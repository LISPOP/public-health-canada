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B2086" w14:textId="48BFC17F" w:rsidR="00CC40BF" w:rsidRPr="007071A0" w:rsidRDefault="00D711D8" w:rsidP="00D711D8">
      <w:pPr>
        <w:pStyle w:val="Heading1"/>
        <w:rPr>
          <w:rFonts w:ascii="Times New Roman" w:hAnsi="Times New Roman" w:cs="Times New Roman"/>
          <w:sz w:val="24"/>
          <w:szCs w:val="24"/>
        </w:rPr>
      </w:pPr>
      <w:r w:rsidRPr="007071A0">
        <w:rPr>
          <w:rFonts w:ascii="Times New Roman" w:hAnsi="Times New Roman" w:cs="Times New Roman"/>
          <w:sz w:val="24"/>
          <w:szCs w:val="24"/>
        </w:rPr>
        <w:t>ABSTRACT</w:t>
      </w:r>
    </w:p>
    <w:p w14:paraId="7F6F0FC2" w14:textId="1E240DB7" w:rsidR="00D711D8" w:rsidRPr="007071A0" w:rsidRDefault="00D711D8" w:rsidP="00D711D8">
      <w:pPr>
        <w:pStyle w:val="Heading2"/>
        <w:rPr>
          <w:rFonts w:ascii="Times New Roman" w:hAnsi="Times New Roman" w:cs="Times New Roman"/>
          <w:sz w:val="24"/>
          <w:szCs w:val="24"/>
        </w:rPr>
      </w:pPr>
      <w:r w:rsidRPr="007071A0">
        <w:rPr>
          <w:rFonts w:ascii="Times New Roman" w:hAnsi="Times New Roman" w:cs="Times New Roman"/>
          <w:sz w:val="24"/>
          <w:szCs w:val="24"/>
        </w:rPr>
        <w:t>Objectives</w:t>
      </w:r>
    </w:p>
    <w:p w14:paraId="3B80DA99" w14:textId="16389FDF" w:rsidR="00D711D8" w:rsidRPr="007071A0" w:rsidRDefault="00D711D8" w:rsidP="00D711D8">
      <w:r w:rsidRPr="007071A0">
        <w:t>This study set out to test whether and how the Canadian public health workforce differed from the Canadian general population in their political attitudes, worldviews and policy preferences related to the COVID19 pandemic.</w:t>
      </w:r>
    </w:p>
    <w:p w14:paraId="35C197D9" w14:textId="77777777" w:rsidR="00D711D8" w:rsidRPr="007071A0" w:rsidRDefault="00D711D8" w:rsidP="00D711D8">
      <w:pPr>
        <w:pStyle w:val="Heading2"/>
        <w:rPr>
          <w:rFonts w:ascii="Times New Roman" w:hAnsi="Times New Roman" w:cs="Times New Roman"/>
          <w:sz w:val="24"/>
          <w:szCs w:val="24"/>
        </w:rPr>
      </w:pPr>
    </w:p>
    <w:p w14:paraId="682EEAF0" w14:textId="1559EC0E" w:rsidR="00D711D8" w:rsidRPr="007071A0" w:rsidRDefault="00D711D8" w:rsidP="00D711D8">
      <w:pPr>
        <w:pStyle w:val="Heading2"/>
        <w:rPr>
          <w:rFonts w:ascii="Times New Roman" w:hAnsi="Times New Roman" w:cs="Times New Roman"/>
          <w:sz w:val="24"/>
          <w:szCs w:val="24"/>
        </w:rPr>
      </w:pPr>
      <w:r w:rsidRPr="007071A0">
        <w:rPr>
          <w:rFonts w:ascii="Times New Roman" w:hAnsi="Times New Roman" w:cs="Times New Roman"/>
          <w:sz w:val="24"/>
          <w:szCs w:val="24"/>
        </w:rPr>
        <w:t>Methods</w:t>
      </w:r>
    </w:p>
    <w:p w14:paraId="06FED8E9" w14:textId="5BFA3A6B" w:rsidR="00D711D8" w:rsidRPr="007071A0" w:rsidRDefault="00D711D8" w:rsidP="00DD09E3">
      <w:r w:rsidRPr="007071A0">
        <w:t xml:space="preserve">Nearly identical surveys were fielded to the Canadian public health workforce </w:t>
      </w:r>
      <w:r w:rsidR="00A87BCE" w:rsidRPr="007071A0">
        <w:t>t</w:t>
      </w:r>
      <w:r w:rsidRPr="007071A0">
        <w:t xml:space="preserve">hrough leading public health associations </w:t>
      </w:r>
      <w:r w:rsidR="00A87BCE" w:rsidRPr="007071A0">
        <w:t xml:space="preserve">and to the general population through a commercial online quota sample. </w:t>
      </w:r>
    </w:p>
    <w:p w14:paraId="29A01382" w14:textId="77777777" w:rsidR="00A87BCE" w:rsidRPr="007071A0" w:rsidRDefault="00A87BCE" w:rsidP="00A87BCE"/>
    <w:p w14:paraId="682D1802" w14:textId="7D1926A2" w:rsidR="00D711D8" w:rsidRPr="007071A0" w:rsidRDefault="00D711D8" w:rsidP="00D711D8">
      <w:pPr>
        <w:pStyle w:val="Heading2"/>
        <w:rPr>
          <w:rFonts w:ascii="Times New Roman" w:hAnsi="Times New Roman" w:cs="Times New Roman"/>
          <w:sz w:val="24"/>
          <w:szCs w:val="24"/>
        </w:rPr>
      </w:pPr>
      <w:r w:rsidRPr="007071A0">
        <w:rPr>
          <w:rFonts w:ascii="Times New Roman" w:hAnsi="Times New Roman" w:cs="Times New Roman"/>
          <w:sz w:val="24"/>
          <w:szCs w:val="24"/>
        </w:rPr>
        <w:t>Results</w:t>
      </w:r>
    </w:p>
    <w:p w14:paraId="48EC0ED6" w14:textId="4C023B9C" w:rsidR="00A87BCE" w:rsidRPr="007071A0" w:rsidRDefault="00A87BCE" w:rsidP="00A87BCE">
      <w:r w:rsidRPr="007071A0">
        <w:t xml:space="preserve">The Canadian public health workforce demonstrates systematically more left-wing political, defines public health problems more in social terms. The public health workforce somewhat preferred keeping schools open to allowing more COVID19 transmission while the general population had the opposite preference. The public health workforce strongly preferred </w:t>
      </w:r>
    </w:p>
    <w:p w14:paraId="49BA7E39" w14:textId="77777777" w:rsidR="00A87BCE" w:rsidRPr="007071A0" w:rsidRDefault="00A87BCE" w:rsidP="00D711D8">
      <w:pPr>
        <w:pStyle w:val="Heading2"/>
        <w:rPr>
          <w:rFonts w:ascii="Times New Roman" w:hAnsi="Times New Roman" w:cs="Times New Roman"/>
          <w:sz w:val="24"/>
          <w:szCs w:val="24"/>
        </w:rPr>
      </w:pPr>
    </w:p>
    <w:p w14:paraId="351B0F2C" w14:textId="36A7A6AE" w:rsidR="00D711D8" w:rsidRDefault="00D711D8" w:rsidP="00D711D8">
      <w:pPr>
        <w:pStyle w:val="Heading2"/>
        <w:rPr>
          <w:ins w:id="0" w:author="Simon Kiss" w:date="2023-02-17T15:08:00Z"/>
          <w:rFonts w:ascii="Times New Roman" w:hAnsi="Times New Roman" w:cs="Times New Roman"/>
          <w:sz w:val="24"/>
          <w:szCs w:val="24"/>
        </w:rPr>
      </w:pPr>
      <w:r w:rsidRPr="007071A0">
        <w:rPr>
          <w:rFonts w:ascii="Times New Roman" w:hAnsi="Times New Roman" w:cs="Times New Roman"/>
          <w:sz w:val="24"/>
          <w:szCs w:val="24"/>
        </w:rPr>
        <w:t>Conclusion</w:t>
      </w:r>
    </w:p>
    <w:p w14:paraId="194B9159" w14:textId="77777777" w:rsidR="00366C76" w:rsidRDefault="00366C76" w:rsidP="00366C76">
      <w:pPr>
        <w:rPr>
          <w:ins w:id="1" w:author="Simon Kiss" w:date="2023-02-17T15:08:00Z"/>
        </w:rPr>
        <w:sectPr w:rsidR="00366C76">
          <w:footerReference w:type="even" r:id="rId7"/>
          <w:footerReference w:type="default" r:id="rId8"/>
          <w:pgSz w:w="12240" w:h="15840"/>
          <w:pgMar w:top="1440" w:right="1440" w:bottom="1440" w:left="1440" w:header="708" w:footer="708" w:gutter="0"/>
          <w:cols w:space="708"/>
          <w:docGrid w:linePitch="360"/>
        </w:sectPr>
      </w:pPr>
    </w:p>
    <w:p w14:paraId="1A41EAA7" w14:textId="77777777" w:rsidR="00366C76" w:rsidRPr="00366C76" w:rsidRDefault="00366C76" w:rsidP="00442333"/>
    <w:p w14:paraId="3BF69C24" w14:textId="2D5F2621" w:rsidR="00A91222" w:rsidRPr="00647535" w:rsidRDefault="00A91222" w:rsidP="00647535">
      <w:pPr>
        <w:pStyle w:val="Heading2"/>
      </w:pPr>
      <w:bookmarkStart w:id="8" w:name="_Toc87448291"/>
      <w:del w:id="9" w:author="Simon Kiss" w:date="2023-09-14T11:46:00Z">
        <w:r w:rsidRPr="007071A0" w:rsidDel="00CA51B9">
          <w:delText>OBJECTIVES</w:delText>
        </w:r>
      </w:del>
      <w:bookmarkEnd w:id="8"/>
      <w:ins w:id="10" w:author="Simon Kiss" w:date="2023-09-14T11:47:00Z">
        <w:r w:rsidR="00CA51B9">
          <w:t>INTRODUCTION</w:t>
        </w:r>
      </w:ins>
    </w:p>
    <w:p w14:paraId="6388D9ED" w14:textId="005D78BA" w:rsidR="007A2D89" w:rsidRDefault="008922C8" w:rsidP="006725E3">
      <w:pPr>
        <w:ind w:firstLine="720"/>
        <w:jc w:val="both"/>
        <w:rPr>
          <w:ins w:id="11" w:author="Simon Kiss" w:date="2023-09-12T09:30:00Z"/>
        </w:rPr>
      </w:pPr>
      <w:bookmarkStart w:id="12" w:name="_Toc87448292"/>
      <w:r w:rsidRPr="007071A0">
        <w:t xml:space="preserve">In the following, </w:t>
      </w:r>
      <w:del w:id="13" w:author="Simon Kiss" w:date="2023-08-02T11:15:00Z">
        <w:r w:rsidRPr="007071A0" w:rsidDel="00B173A8">
          <w:delText>we present data that assess the degree to which Canadian public health workers and the mass public share worldviews and policy preferences</w:delText>
        </w:r>
      </w:del>
      <w:ins w:id="14" w:author="Simon Kiss" w:date="2023-08-02T11:15:00Z">
        <w:r w:rsidR="00B173A8">
          <w:t xml:space="preserve">we present the results of the first survey of </w:t>
        </w:r>
      </w:ins>
      <w:ins w:id="15" w:author="Simon Kiss" w:date="2023-09-11T11:55:00Z">
        <w:r w:rsidR="00B16443">
          <w:t xml:space="preserve">the demographic characteristics and political attitudes of </w:t>
        </w:r>
      </w:ins>
      <w:ins w:id="16" w:author="Simon Kiss" w:date="2023-08-02T11:15:00Z">
        <w:r w:rsidR="00B173A8">
          <w:t>a sample of Canada’s public health workforce</w:t>
        </w:r>
      </w:ins>
      <w:del w:id="17" w:author="Simon Kiss" w:date="2023-08-02T11:15:00Z">
        <w:r w:rsidRPr="007071A0" w:rsidDel="00B173A8">
          <w:delText>. To do so we draw on a novel survey fielded to a sample of Canadian public health workers and the general population</w:delText>
        </w:r>
      </w:del>
      <w:ins w:id="18" w:author="Simon Kiss" w:date="2023-09-11T12:00:00Z">
        <w:r w:rsidR="00B16443">
          <w:t xml:space="preserve">. </w:t>
        </w:r>
      </w:ins>
      <w:ins w:id="19" w:author="Simon Kiss" w:date="2023-09-11T12:01:00Z">
        <w:r w:rsidR="00B16443">
          <w:t xml:space="preserve">There are two objectives. The first is to improve public understanding of the demographic characteristics of Canada’s public health workforce. The Chief Public Health Officer </w:t>
        </w:r>
      </w:ins>
      <w:ins w:id="20" w:author="Simon Kiss" w:date="2023-09-11T12:08:00Z">
        <w:r w:rsidR="00514E08">
          <w:t>identified limited knowledge in this area as an important problem in her 2021 annual report</w:t>
        </w:r>
      </w:ins>
      <w:ins w:id="21" w:author="Simon Kiss" w:date="2023-09-11T12:27:00Z">
        <w:r w:rsidR="00270955">
          <w:t xml:space="preserve"> </w:t>
        </w:r>
      </w:ins>
      <w:r w:rsidR="005B5540">
        <w:fldChar w:fldCharType="begin"/>
      </w:r>
      <w:r w:rsidR="005B5540">
        <w:instrText xml:space="preserve"> ADDIN ZOTERO_ITEM CSL_CITATION {"citationID":"mU8CBleJ","properties":{"formattedCitation":"(2021)","plainCitation":"(2021)","noteIndex":0},"citationItems":[{"id":9881,"uris":["http://zotero.org/users/4203446/items/IJM689I5"],"itemData":{"id":9881,"type":"report","event-place":"Ottawa","publisher":"Public Health Agency of Canada","publisher-place":"Ottawa","title":"A Vision To Transform Canada's Public Health System: The Chief Public Health Offcer of Canada’s Report on the State of Public Health in Canada 2021","URL":"https://www.canada.ca/content/dam/phac-aspc/documents/corporate/publications/chief-public-health-officer-reports-state-public-health-canada/state-public-health-canada-2021/cpho-report-eng.pdf","author":[{"family":"Chief Public Health Officer of Canada","given":""}],"issued":{"date-parts":[["2021",12]]},"citation-key":"chiefpublichealthofficerofcanadaVisionTransformCanada2021"},"label":"page","suppress-author":true}],"schema":"https://github.com/citation-style-language/schema/raw/master/csl-citation.json"} </w:instrText>
      </w:r>
      <w:r w:rsidR="005B5540">
        <w:fldChar w:fldCharType="separate"/>
      </w:r>
      <w:r w:rsidR="005B5540">
        <w:rPr>
          <w:noProof/>
        </w:rPr>
        <w:t>(2021)</w:t>
      </w:r>
      <w:r w:rsidR="005B5540">
        <w:fldChar w:fldCharType="end"/>
      </w:r>
      <w:ins w:id="22" w:author="Simon Kiss" w:date="2023-09-11T12:26:00Z">
        <w:r w:rsidR="00270955">
          <w:t xml:space="preserve">. </w:t>
        </w:r>
      </w:ins>
      <w:del w:id="23" w:author="Simon Kiss" w:date="2023-09-11T12:00:00Z">
        <w:r w:rsidRPr="007071A0" w:rsidDel="00B16443">
          <w:delText>.</w:delText>
        </w:r>
      </w:del>
      <w:del w:id="24" w:author="Simon Kiss" w:date="2023-09-11T11:55:00Z">
        <w:r w:rsidRPr="007071A0" w:rsidDel="00B16443">
          <w:delText xml:space="preserve"> </w:delText>
        </w:r>
      </w:del>
      <w:ins w:id="25" w:author="Simon Kiss" w:date="2023-09-11T12:23:00Z">
        <w:r w:rsidR="00450B4D">
          <w:t>The second is to improve our understanding of the tensions that ex</w:t>
        </w:r>
      </w:ins>
      <w:ins w:id="26" w:author="Simon Kiss" w:date="2023-09-11T12:24:00Z">
        <w:r w:rsidR="00450B4D">
          <w:t>ist for Canadian public health officials as technical experts working in highly politicized environments. S</w:t>
        </w:r>
      </w:ins>
      <w:ins w:id="27" w:author="Simon Kiss" w:date="2023-08-02T12:14:00Z">
        <w:r w:rsidR="004058D6">
          <w:t>pecifically, public health officials</w:t>
        </w:r>
      </w:ins>
      <w:ins w:id="28" w:author="Simon Kiss" w:date="2023-08-02T12:15:00Z">
        <w:r w:rsidR="004058D6">
          <w:t xml:space="preserve"> are expected to provide expert</w:t>
        </w:r>
      </w:ins>
      <w:ins w:id="29" w:author="Simon Kiss" w:date="2023-09-11T10:55:00Z">
        <w:r w:rsidR="00B30D83">
          <w:t xml:space="preserve">, </w:t>
        </w:r>
        <w:proofErr w:type="gramStart"/>
        <w:r w:rsidR="00B30D83">
          <w:t>non-partisan</w:t>
        </w:r>
        <w:proofErr w:type="gramEnd"/>
        <w:r w:rsidR="00B30D83">
          <w:t xml:space="preserve"> and non-political </w:t>
        </w:r>
      </w:ins>
      <w:ins w:id="30" w:author="Simon Kiss" w:date="2023-08-02T12:15:00Z">
        <w:r w:rsidR="004058D6">
          <w:t>advice to</w:t>
        </w:r>
      </w:ins>
      <w:ins w:id="31" w:author="Simon Kiss" w:date="2023-08-02T12:16:00Z">
        <w:r w:rsidR="004058D6">
          <w:t xml:space="preserve"> non-expert</w:t>
        </w:r>
      </w:ins>
      <w:ins w:id="32" w:author="Simon Kiss" w:date="2023-09-11T10:55:00Z">
        <w:r w:rsidR="00B30D83">
          <w:t xml:space="preserve">, </w:t>
        </w:r>
      </w:ins>
      <w:ins w:id="33" w:author="Simon Kiss" w:date="2023-08-02T12:16:00Z">
        <w:r w:rsidR="004058D6">
          <w:t>but elected</w:t>
        </w:r>
      </w:ins>
      <w:ins w:id="34" w:author="Simon Kiss" w:date="2023-09-11T12:25:00Z">
        <w:r w:rsidR="00525583">
          <w:t xml:space="preserve"> politicians. </w:t>
        </w:r>
      </w:ins>
    </w:p>
    <w:p w14:paraId="7F32A17E" w14:textId="461CBDFB" w:rsidR="00685F21" w:rsidRPr="007071A0" w:rsidDel="004058D6" w:rsidRDefault="007A2D89">
      <w:pPr>
        <w:jc w:val="both"/>
        <w:rPr>
          <w:del w:id="35" w:author="Simon Kiss" w:date="2023-08-02T12:19:00Z"/>
        </w:rPr>
        <w:pPrChange w:id="36" w:author="Simon Kiss" w:date="2023-09-14T11:23:00Z">
          <w:pPr>
            <w:ind w:firstLine="720"/>
            <w:jc w:val="both"/>
          </w:pPr>
        </w:pPrChange>
      </w:pPr>
      <w:ins w:id="37" w:author="Simon Kiss" w:date="2023-09-12T09:30:00Z">
        <w:r>
          <w:t>The field of public health has been entangled with politics and ideology from its inception</w:t>
        </w:r>
      </w:ins>
      <w:ins w:id="38" w:author="Simon Kiss" w:date="2023-09-12T09:59:00Z">
        <w:r w:rsidR="00060125">
          <w:t>. Early theories of the propagation of disease and illness were selected and discarded based on the type of social reform they implica</w:t>
        </w:r>
      </w:ins>
      <w:ins w:id="39" w:author="Simon Kiss" w:date="2023-09-12T10:00:00Z">
        <w:r w:rsidR="00060125">
          <w:t xml:space="preserve">ted </w:t>
        </w:r>
      </w:ins>
      <w:r w:rsidR="00060125">
        <w:fldChar w:fldCharType="begin"/>
      </w:r>
      <w:r w:rsidR="00060125">
        <w:instrText xml:space="preserve"> ADDIN ZOTERO_ITEM CSL_CITATION {"citationID":"CjKw7TJk","properties":{"formattedCitation":"(Hamlin 1995)","plainCitation":"(Hamlin 1995)","noteIndex":0},"citationItems":[{"id":9891,"uris":["http://zotero.org/users/4203446/items/TI8W2R7V"],"itemData":{"id":9891,"type":"article-journal","container-title":"Journal of Health Politics, Policy and Law","DOI":"10.1215/03616878-20-4-1025","ISSN":"0361-6878, 1527-1927","issue":"4","language":"en","page":"1025-1031","source":"DOI.org (Crossref)","title":"Finding a Function for Public Health: Disease Theory or Political Philosophy?","title-short":"Finding a Function for Public Health","volume":"20","author":[{"family":"Hamlin","given":"Christopher"}],"issued":{"date-parts":[["1995",8,1]]},"citation-key":"hamlinFindingFunctionPublic1995"}}],"schema":"https://github.com/citation-style-language/schema/raw/master/csl-citation.json"} </w:instrText>
      </w:r>
      <w:r w:rsidR="00060125">
        <w:fldChar w:fldCharType="separate"/>
      </w:r>
      <w:r w:rsidR="00060125">
        <w:rPr>
          <w:noProof/>
        </w:rPr>
        <w:t>(Hamlin 1995)</w:t>
      </w:r>
      <w:r w:rsidR="00060125">
        <w:fldChar w:fldCharType="end"/>
      </w:r>
      <w:ins w:id="40" w:author="Simon Kiss" w:date="2023-09-12T09:30:00Z">
        <w:r>
          <w:t xml:space="preserve">. </w:t>
        </w:r>
      </w:ins>
      <w:ins w:id="41" w:author="Simon Kiss" w:date="2023-09-12T09:34:00Z">
        <w:r w:rsidR="005C2633">
          <w:t xml:space="preserve">Efforts </w:t>
        </w:r>
      </w:ins>
      <w:ins w:id="42" w:author="Simon Kiss" w:date="2023-09-12T09:47:00Z">
        <w:r w:rsidR="005367C1">
          <w:t xml:space="preserve">to </w:t>
        </w:r>
      </w:ins>
      <w:ins w:id="43" w:author="Simon Kiss" w:date="2023-09-12T09:35:00Z">
        <w:r w:rsidR="005C2633">
          <w:t xml:space="preserve">expand water fluoridation and </w:t>
        </w:r>
      </w:ins>
      <w:ins w:id="44" w:author="Simon Kiss" w:date="2023-09-12T09:34:00Z">
        <w:r w:rsidR="005C2633">
          <w:t>to reduce tobacco use generated concerns about public health initi</w:t>
        </w:r>
      </w:ins>
      <w:ins w:id="45" w:author="Simon Kiss" w:date="2023-09-12T09:35:00Z">
        <w:r w:rsidR="005C2633">
          <w:t xml:space="preserve">atives reducing individual liberties </w:t>
        </w:r>
      </w:ins>
      <w:r w:rsidR="00FE3D50">
        <w:fldChar w:fldCharType="begin"/>
      </w:r>
      <w:r w:rsidR="00FE3D50">
        <w:instrText xml:space="preserve"> ADDIN ZOTERO_ITEM CSL_CITATION {"citationID":"seXo9ICp","properties":{"formattedCitation":"(Beauchamp 1980; Gamson 1961; Carstairs and Elder 2008)","plainCitation":"(Beauchamp 1980; Gamson 1961; Carstairs and Elder 2008)","noteIndex":0},"citationItems":[{"id":9888,"uris":["http://zotero.org/users/4203446/items/EQF4WFSY"],"itemData":{"id":9888,"type":"article-journal","container-title":"Annual Review of Public Health","DOI":"10.1146/annurev.pu.01.050180.001005","issue":"1","note":"_eprint: https://doi.org/10.1146/annurev.pu.01.050180.001005\nPMID: 6753861","page":"121-136","source":"Annual Reviews","title":"Public Health and Individual Liberty","volume":"1","author":[{"family":"Beauchamp","given":"D E"}],"issued":{"date-parts":[["1980"]]},"citation-key":"beauchampPublicHealthIndividual1980"}},{"id":1131,"uris":["http://zotero.org/users/4203446/items/DD2M8YZ7"],"itemData":{"id":1131,"type":"article-journal","abstract":"In many communities the proposal to add minute quantities of a fluoride to the water supply as a means of reducing the amount of tooth decay in the population has provoked bitter controversy. Here is a study that inquires into the attitudes and motivations of the people who vote against fluoridation in the referenda which have been held on the issue.","container-title":"The Public Opinion Quarterly","issue":"4","journalAbbreviation":"The Public Opinion Quarterly","page":"526-537","title":"The Fluoridation Dialogue: Is It an Ideological Conflict?","volume":"25","author":[{"family":"Gamson","given":"William A"}],"issued":{"date-parts":[["1961",12,1]]},"citation-key":"gamsonFluoridationDialogueIt1961"}},{"id":1310,"uris":["http://zotero.org/users/4203446/items/LKYUB3WV"],"itemData":{"id":1310,"type":"article-journal","container-title":"Canadian Historical Review","DOI":"10.3138/chr.89.3.345","ISSN":"0008-3755, 1710-1093","issue":"3","language":"en","page":"345-371","source":"CrossRef","title":"Expertise, Health, and Popular Opinion: Debating Water Fluoridation, 1945–80","title-short":"Expertise, Health, and Popular Opinion","volume":"89","author":[{"family":"Carstairs","given":"Catherine"},{"family":"Elder","given":"Rachel"}],"issued":{"date-parts":[["2008",9]]},"citation-key":"carstairsExpertiseHealthPopular2008"}}],"schema":"https://github.com/citation-style-language/schema/raw/master/csl-citation.json"} </w:instrText>
      </w:r>
      <w:r w:rsidR="00FE3D50">
        <w:fldChar w:fldCharType="separate"/>
      </w:r>
      <w:r w:rsidR="00FE3D50">
        <w:rPr>
          <w:noProof/>
        </w:rPr>
        <w:t>(Beauchamp 1980; Gamson 1961; Carstairs and Elder 2008)</w:t>
      </w:r>
      <w:r w:rsidR="00FE3D50">
        <w:fldChar w:fldCharType="end"/>
      </w:r>
      <w:ins w:id="46" w:author="Simon Kiss" w:date="2023-09-12T09:35:00Z">
        <w:r w:rsidR="005C2633">
          <w:t>.</w:t>
        </w:r>
      </w:ins>
      <w:ins w:id="47" w:author="Simon Kiss" w:date="2023-09-12T09:47:00Z">
        <w:r w:rsidR="00937444">
          <w:t xml:space="preserve"> </w:t>
        </w:r>
      </w:ins>
      <w:ins w:id="48" w:author="Simon Kiss" w:date="2023-09-12T09:49:00Z">
        <w:r w:rsidR="00937444">
          <w:t>While t</w:t>
        </w:r>
      </w:ins>
      <w:ins w:id="49" w:author="Simon Kiss" w:date="2023-09-12T09:47:00Z">
        <w:r w:rsidR="00937444">
          <w:t xml:space="preserve">hese initiatives have strong ethical </w:t>
        </w:r>
      </w:ins>
      <w:ins w:id="50" w:author="Simon Kiss" w:date="2023-09-12T09:48:00Z">
        <w:r w:rsidR="00937444">
          <w:t>foundations</w:t>
        </w:r>
      </w:ins>
      <w:ins w:id="51" w:author="Simon Kiss" w:date="2023-09-12T10:00:00Z">
        <w:r w:rsidR="00C76F8E">
          <w:t xml:space="preserve"> in that they seek to maximize welfare and distribute life chances equally</w:t>
        </w:r>
      </w:ins>
      <w:ins w:id="52" w:author="Simon Kiss" w:date="2023-09-12T09:48:00Z">
        <w:r w:rsidR="00937444">
          <w:t xml:space="preserve">, </w:t>
        </w:r>
      </w:ins>
      <w:ins w:id="53" w:author="Simon Kiss" w:date="2023-09-12T10:00:00Z">
        <w:r w:rsidR="00C76F8E">
          <w:t>these are not the only ethical commitments people adhere to in society</w:t>
        </w:r>
      </w:ins>
      <w:ins w:id="54" w:author="Simon Kiss" w:date="2023-09-12T09:49:00Z">
        <w:r w:rsidR="00937444">
          <w:t>.</w:t>
        </w:r>
      </w:ins>
      <w:ins w:id="55" w:author="Simon Kiss" w:date="2023-09-12T10:00:00Z">
        <w:r w:rsidR="00C76F8E">
          <w:t xml:space="preserve"> This </w:t>
        </w:r>
      </w:ins>
      <w:ins w:id="56" w:author="Simon Kiss" w:date="2023-09-12T10:01:00Z">
        <w:r w:rsidR="00C76F8E">
          <w:t xml:space="preserve">necessarily </w:t>
        </w:r>
      </w:ins>
      <w:ins w:id="57" w:author="Simon Kiss" w:date="2023-09-12T10:00:00Z">
        <w:r w:rsidR="00C76F8E">
          <w:t>engenders value conflict an</w:t>
        </w:r>
      </w:ins>
      <w:ins w:id="58" w:author="Simon Kiss" w:date="2023-09-12T10:01:00Z">
        <w:r w:rsidR="00C76F8E">
          <w:t>d politic</w:t>
        </w:r>
      </w:ins>
      <w:ins w:id="59" w:author="Simon Kiss" w:date="2023-09-14T11:27:00Z">
        <w:r w:rsidR="00080C53">
          <w:t>s, which public health must take se</w:t>
        </w:r>
      </w:ins>
      <w:ins w:id="60" w:author="Simon Kiss" w:date="2023-09-14T11:28:00Z">
        <w:r w:rsidR="00080C53">
          <w:t>riously to be successful</w:t>
        </w:r>
      </w:ins>
      <w:ins w:id="61" w:author="Simon Kiss" w:date="2023-09-14T11:27:00Z">
        <w:r w:rsidR="00080C53">
          <w:t xml:space="preserve"> </w:t>
        </w:r>
      </w:ins>
      <w:r w:rsidR="005822CF">
        <w:fldChar w:fldCharType="begin"/>
      </w:r>
      <w:r w:rsidR="00812641">
        <w:instrText xml:space="preserve"> ADDIN ZOTERO_ITEM CSL_CITATION {"citationID":"uD0OqN5L","properties":{"formattedCitation":"(Fafard, Cassola, and de Leeuw 2022)","plainCitation":"(Fafard, Cassola, and de Leeuw 2022)","noteIndex":0},"citationItems":[{"id":"6GeTO20c/jahRcXte","uris":["http://zotero.org/users/239208/items/PB2S9JCM"],"itemData":{"id":"iBy0kNL6/kHThUV7r","type":"book","event-place":"Cham","ISBN":"978-3-030-98984-2","language":"en","note":"DOI: 10.1007/978-3-030-98985-9","publisher":"Springer International Publishing","publisher-place":"Cham","source":"DOI.org (Crossref)","title":"Integrating Science and Politics for Public Health","URL":"https://link.springer.com/10.1007/978-3-030-98985-9","editor":[{"family":"Fafard","given":"Patrick"},{"family":"Cassola","given":"Adèle"},{"family":"Leeuw","given":"Evelyne","non-dropping-particle":"de"}],"accessed":{"date-parts":[["2022",8,10]]},"issued":{"date-parts":[["2022"]]}},"label":"page"}],"schema":"https://github.com/citation-style-language/schema/raw/master/csl-citation.json"} </w:instrText>
      </w:r>
      <w:r w:rsidR="005822CF">
        <w:fldChar w:fldCharType="separate"/>
      </w:r>
      <w:r w:rsidR="001C25AB">
        <w:rPr>
          <w:noProof/>
        </w:rPr>
        <w:t>(Fafard, Cassola, and de Leeuw 2022)</w:t>
      </w:r>
      <w:r w:rsidR="005822CF">
        <w:fldChar w:fldCharType="end"/>
      </w:r>
      <w:del w:id="62" w:author="Simon Kiss" w:date="2023-09-12T09:33:00Z">
        <w:r w:rsidR="005C2633" w:rsidDel="005C2633">
          <w:fldChar w:fldCharType="begin"/>
        </w:r>
        <w:r w:rsidR="005C2633" w:rsidDel="005C2633">
          <w:delInstrText xml:space="preserve"> ADDIN ZOTERO_ITEM CSL_CITATION {"citationID":"YqWtHPbk","properties":{"formattedCitation":"(1980)","plainCitation":"(1980)","noteIndex":0},"citationItems":[{"id":9888,"uris":["http://zotero.org/users/4203446/items/EQF4WFSY"],"itemData":{"id":9888,"type":"article-journal","container-title":"Annual Review of Public Health","DOI":"10.1146/annurev.pu.01.050180.001005","issue":"1","note":"_eprint: https://doi.org/10.1146/annurev.pu.01.050180.001005\nPMID: 6753861","page":"121-136","source":"Annual Reviews","title":"Public Health and Individual Liberty","volume":"1","author":[{"family":"Beauchamp","given":"D E"}],"issued":{"date-parts":[["1980"]]},"citation-key":"beauchampPublicHealthIndividual1980"},"label":"page","suppress-author":true}],"schema":"https://github.com/citation-style-language/schema/raw/master/csl-citation.json"} </w:delInstrText>
        </w:r>
        <w:r w:rsidR="005C2633" w:rsidDel="005C2633">
          <w:fldChar w:fldCharType="separate"/>
        </w:r>
        <w:r w:rsidR="005C2633" w:rsidDel="005C2633">
          <w:rPr>
            <w:noProof/>
          </w:rPr>
          <w:delText>(1980)</w:delText>
        </w:r>
        <w:r w:rsidR="005C2633" w:rsidDel="005C2633">
          <w:fldChar w:fldCharType="end"/>
        </w:r>
      </w:del>
    </w:p>
    <w:p w14:paraId="6E5EA98C" w14:textId="08602587" w:rsidR="007071A0" w:rsidDel="00AE0652" w:rsidRDefault="00DD7506">
      <w:pPr>
        <w:jc w:val="both"/>
        <w:rPr>
          <w:del w:id="63" w:author="Simon Kiss" w:date="2023-08-02T12:33:00Z"/>
        </w:rPr>
        <w:pPrChange w:id="64" w:author="Simon Kiss" w:date="2023-09-14T11:23:00Z">
          <w:pPr>
            <w:ind w:firstLine="720"/>
            <w:jc w:val="both"/>
          </w:pPr>
        </w:pPrChange>
      </w:pPr>
      <w:commentRangeStart w:id="65"/>
      <w:commentRangeStart w:id="66"/>
      <w:del w:id="67" w:author="Simon Kiss" w:date="2023-08-02T12:19:00Z">
        <w:r w:rsidRPr="00442333" w:rsidDel="004058D6">
          <w:rPr>
            <w:color w:val="000000"/>
            <w:highlight w:val="yellow"/>
          </w:rPr>
          <w:delText xml:space="preserve">The net effect of the argument is that the public health community ends up making a highly political assertion relying almost exclusively on its credentials to do so. </w:delText>
        </w:r>
        <w:commentRangeEnd w:id="65"/>
        <w:r w:rsidR="00F15745" w:rsidRPr="00442333" w:rsidDel="004058D6">
          <w:rPr>
            <w:rStyle w:val="CommentReference"/>
            <w:highlight w:val="yellow"/>
          </w:rPr>
          <w:commentReference w:id="65"/>
        </w:r>
        <w:commentRangeEnd w:id="66"/>
        <w:r w:rsidR="00F971FB" w:rsidDel="004058D6">
          <w:rPr>
            <w:rStyle w:val="CommentReference"/>
          </w:rPr>
          <w:commentReference w:id="66"/>
        </w:r>
        <w:r w:rsidR="002367BA" w:rsidRPr="00CF09E3" w:rsidDel="004058D6">
          <w:delText>“T</w:delText>
        </w:r>
      </w:del>
      <w:del w:id="68" w:author="Simon Kiss" w:date="2023-09-12T10:01:00Z">
        <w:r w:rsidR="002367BA" w:rsidRPr="00CF09E3" w:rsidDel="00497B40">
          <w:delText xml:space="preserve">here is a great deal of research that shows the complex and variable role of scientific evidence in the making of public policy (see for example, Cairney 2016, [perhaps a few others]). </w:delText>
        </w:r>
      </w:del>
      <w:del w:id="69" w:author="Simon Kiss" w:date="2023-08-02T12:20:00Z">
        <w:r w:rsidR="002367BA" w:rsidRPr="00CF09E3" w:rsidDel="004058D6">
          <w:delText>At the very same time, o</w:delText>
        </w:r>
      </w:del>
      <w:del w:id="70" w:author="Simon Kiss" w:date="2023-09-14T11:23:00Z">
        <w:r w:rsidR="002367BA" w:rsidRPr="00CF09E3" w:rsidDel="005B5540">
          <w:delText xml:space="preserve">ur collective experience with the COVID-19 pandemic reveals often sharp differences between how the general public, public health experts, and governments understand and assess scientific evidence. </w:delText>
        </w:r>
      </w:del>
      <w:del w:id="71" w:author="Simon Kiss" w:date="2023-08-02T12:20:00Z">
        <w:r w:rsidR="002367BA" w:rsidRPr="00CF09E3" w:rsidDel="004058D6">
          <w:delText xml:space="preserve">With this in mind we </w:delText>
        </w:r>
      </w:del>
      <w:del w:id="72" w:author="Simon Kiss" w:date="2023-08-02T12:19:00Z">
        <w:r w:rsidR="002367BA" w:rsidRPr="00CF09E3" w:rsidDel="004058D6">
          <w:delText>…”a</w:delText>
        </w:r>
      </w:del>
    </w:p>
    <w:p w14:paraId="20841464" w14:textId="6B8C6343" w:rsidR="00466DF4" w:rsidDel="004058D6" w:rsidRDefault="00A12817">
      <w:pPr>
        <w:jc w:val="both"/>
        <w:rPr>
          <w:del w:id="73" w:author="Simon Kiss" w:date="2023-07-26T10:11:00Z"/>
          <w:highlight w:val="yellow"/>
        </w:rPr>
        <w:pPrChange w:id="74" w:author="Simon Kiss" w:date="2023-09-14T11:23:00Z">
          <w:pPr>
            <w:ind w:firstLine="720"/>
            <w:jc w:val="both"/>
          </w:pPr>
        </w:pPrChange>
      </w:pPr>
      <w:del w:id="75" w:author="Simon Kiss" w:date="2023-07-26T10:11:00Z">
        <w:r w:rsidRPr="00442333" w:rsidDel="002367BA">
          <w:rPr>
            <w:highlight w:val="yellow"/>
          </w:rPr>
          <w:delText xml:space="preserve">And yet through the entire pandemic, the public health community and policy makers routinely argued that their advice were based on “best evidence”. </w:delText>
        </w:r>
        <w:r w:rsidR="00C15690" w:rsidRPr="00442333" w:rsidDel="002367BA">
          <w:rPr>
            <w:highlight w:val="yellow"/>
          </w:rPr>
          <w:delText xml:space="preserve"> </w:delText>
        </w:r>
        <w:r w:rsidRPr="00442333" w:rsidDel="002367BA">
          <w:rPr>
            <w:highlight w:val="yellow"/>
          </w:rPr>
          <w:delText xml:space="preserve">Elected politicians routinely enlisted the scientific expertise of their public health advisors to provide justification for their very difficult </w:delText>
        </w:r>
        <w:commentRangeStart w:id="76"/>
        <w:commentRangeStart w:id="77"/>
        <w:r w:rsidRPr="00442333" w:rsidDel="002367BA">
          <w:rPr>
            <w:highlight w:val="yellow"/>
          </w:rPr>
          <w:delText>advice</w:delText>
        </w:r>
        <w:commentRangeEnd w:id="76"/>
        <w:r w:rsidR="00F15745" w:rsidRPr="00442333" w:rsidDel="002367BA">
          <w:rPr>
            <w:rStyle w:val="CommentReference"/>
            <w:highlight w:val="yellow"/>
          </w:rPr>
          <w:commentReference w:id="76"/>
        </w:r>
        <w:commentRangeEnd w:id="77"/>
        <w:r w:rsidR="003333A4" w:rsidDel="002367BA">
          <w:rPr>
            <w:rStyle w:val="CommentReference"/>
          </w:rPr>
          <w:commentReference w:id="77"/>
        </w:r>
        <w:r w:rsidRPr="00442333" w:rsidDel="002367BA">
          <w:rPr>
            <w:highlight w:val="yellow"/>
          </w:rPr>
          <w:delText xml:space="preserve">. </w:delText>
        </w:r>
      </w:del>
    </w:p>
    <w:p w14:paraId="28282823" w14:textId="3A3A8445" w:rsidR="00EB331C" w:rsidRPr="007071A0" w:rsidDel="002367BA" w:rsidRDefault="00EB331C">
      <w:pPr>
        <w:jc w:val="both"/>
        <w:rPr>
          <w:del w:id="78" w:author="Simon Kiss" w:date="2023-07-26T10:11:00Z"/>
        </w:rPr>
        <w:pPrChange w:id="79" w:author="Simon Kiss" w:date="2023-09-14T11:23:00Z">
          <w:pPr>
            <w:ind w:firstLine="720"/>
            <w:jc w:val="both"/>
          </w:pPr>
        </w:pPrChange>
      </w:pPr>
      <w:del w:id="80" w:author="Simon Kiss" w:date="2023-07-26T10:11:00Z">
        <w:r w:rsidRPr="00442333" w:rsidDel="002367BA">
          <w:rPr>
            <w:highlight w:val="yellow"/>
          </w:rPr>
          <w:delText>These observations draw on a long tradition of scholarship that seeks to understand the relationship between scientific evidence, experts, mass publics and democratically</w:delText>
        </w:r>
        <w:r w:rsidR="00DD7506" w:rsidRPr="00442333" w:rsidDel="002367BA">
          <w:rPr>
            <w:highlight w:val="yellow"/>
          </w:rPr>
          <w:delText xml:space="preserve"> </w:delText>
        </w:r>
        <w:r w:rsidRPr="00442333" w:rsidDel="002367BA">
          <w:rPr>
            <w:highlight w:val="yellow"/>
          </w:rPr>
          <w:delText xml:space="preserve">elected representatives. On the one hand, there is a movement within the field of public policy to advocate for “evidence-based policymaking”.  The vision of this form of public policy making is that public welfare can be maximized by minimizing the role that politics </w:delText>
        </w:r>
      </w:del>
      <w:ins w:id="81" w:author="Joslyn Trowbridge" w:date="2022-11-11T14:53:00Z">
        <w:del w:id="82" w:author="Simon Kiss" w:date="2023-07-26T10:11:00Z">
          <w:r w:rsidR="00F15745" w:rsidRPr="00442333" w:rsidDel="002367BA">
            <w:rPr>
              <w:highlight w:val="yellow"/>
            </w:rPr>
            <w:delText>plays in</w:delText>
          </w:r>
          <w:r w:rsidR="00B44C05" w:rsidRPr="00442333" w:rsidDel="002367BA">
            <w:rPr>
              <w:highlight w:val="yellow"/>
            </w:rPr>
            <w:delText xml:space="preserve"> policy decisions </w:delText>
          </w:r>
        </w:del>
      </w:ins>
      <w:del w:id="83" w:author="Simon Kiss" w:date="2023-07-26T10:11:00Z">
        <w:r w:rsidR="00C330CB" w:rsidRPr="00442333" w:rsidDel="002367BA">
          <w:rPr>
            <w:highlight w:val="yellow"/>
          </w:rPr>
          <w:fldChar w:fldCharType="begin"/>
        </w:r>
        <w:r w:rsidR="00454EE1" w:rsidRPr="00442333" w:rsidDel="002367BA">
          <w:rPr>
            <w:highlight w:val="yellow"/>
          </w:rPr>
          <w:delInstrText xml:space="preserve"> ADDIN ZOTERO_ITEM CSL_CITATION {"citationID":"507CJB1Q","properties":{"formattedCitation":"(Sanderson 2002; Sutcliffe and Court 2005; Cairney 2016)","plainCitation":"(Sanderson 2002; Sutcliffe and Court 2005; Cairney 2016)","noteIndex":0},"citationItems":[{"id":3450,"uris":["http://zotero.org/users/4203446/items/QG8LAQL6"],"itemData":{"id":3450,"type":"article-journal","abstract":"The increasing emphasis on the need for evidence-based policy indicates the continuing influence of the ‘modernist’ faith in progress informed by reason. Although the rationalist assumptions of evidence-based policy making have been subject to severe challenge from constructivist and post-modernist perspectives, it is argued that the attempt to ground policy making in more reliable knowledge of ‘what works’ retains its relevance and importance. Indeed, its importance is enhanced by the need for effective governance of complex social systems and it is argued that ‘reflexive social learning’ informed by policy and programme evaluation constitutes an increasingly important basis for ‘interactive governance’. The expanded use of piloting of new policies and programmes by the current UK Government is considered to provide limited scope for evaluation to derive reliable evidence of whether policies work. There is a need for greater clarity about the role of evaluation in situations where piloting essentially constitutes ‘prototyping’. More emphasis should be placed on developing a sound evidence base for policy through long-term impact evaluations of policies and programmes. It is argued from a realist position that such evaluation should be theory-based and focused on explaining and understanding how policies achieve their effects using ‘multi-method’ approaches.","container-title":"Public Administration","DOI":"10.1111/1467-9299.00292","ISSN":"1467-9299","issue":"1","language":"en","license":"Blackwell Publishers Ltd. 2002","note":"_eprint: https://onlinelibrary.wiley.com/doi/pdf/10.1111/1467-9299.00292","page":"1-22","source":"Wiley Online Library","title":"Evaluation, Policy Learning and Evidence-Based Policy Making","volume":"80","author":[{"family":"Sanderson","given":"Ian"}],"issued":{"date-parts":[["2002"]]},"citation-key":"sandersonEvaluationPolicyLearning2002"}},{"id":3446,"uris":["http://zotero.org/users/4203446/items/CCWZT8ZY"],"itemData":{"id":3446,"type":"report","language":"en","page":"50","publisher":"Overseas Development INstitute","source":"Zotero","title":"Evidence-Based Policymaking: What is it? How does it work? What relevance for developing countries? -","URL":"https://www.odi.org/sites/odi.org.uk/files/odi-assets/publications-opinion-files/3683.pdf","author":[{"family":"Sutcliffe","given":"Sophie"},{"family":"Court","given":"Julius"}],"issued":{"date-parts":[["2005"]]},"citation-key":"sutcliffeEvidenceBasedPolicymakingWhat2005"}},{"id":3451,"uris":["http://zotero.org/users/4203446/items/BN7NK7GM"],"itemData":{"id":3451,"type":"book","abstract":"The Politics of Evidence Based Policymaking identifies how to work with policymakers to maximize the use of scientific evidence. Policymakers cannot consider all evidence relevant to policy problems. They use two shortcuts: ‘rational’ ways to gather enough evidence, and ‘irrational’ decision-making, drawing on emotions, beliefs, and habits. Most scientific studies focus on the former. They identify uncertainty when policymakers have incomplete evidence, and try to solve it by improving the supply of information. They do not respond to ambiguity, or the potential for policymakers to understand problems in very different ways. A good strategy requires advocates to be persuasive: forming coalitions with like-minded actors, and accompanying evidence with simple stories to exploit the emotional or ideological biases of policymakers.","ISBN":"978-1-137-51781-4","language":"en","note":"Google-Books-ID: S9L7CwAAQBAJ","number-of-pages":"152","publisher":"Springer","source":"Google Books","title":"The Politics of Evidence-Based Policy Making","author":[{"family":"Cairney","given":"Paul"}],"issued":{"date-parts":[["2016",4,11]]},"citation-key":"cairneyPoliticsEvidenceBasedPolicy2016"}}],"schema":"https://github.com/citation-style-language/schema/raw/master/csl-citation.json"} </w:delInstrText>
        </w:r>
        <w:r w:rsidR="00C330CB" w:rsidRPr="00442333" w:rsidDel="002367BA">
          <w:rPr>
            <w:highlight w:val="yellow"/>
          </w:rPr>
          <w:fldChar w:fldCharType="separate"/>
        </w:r>
        <w:r w:rsidR="00C330CB" w:rsidRPr="00442333" w:rsidDel="002367BA">
          <w:rPr>
            <w:noProof/>
            <w:highlight w:val="yellow"/>
          </w:rPr>
          <w:delText>(Sanderson 2002; Sutcliffe and Court 2005; Cairney 2016)</w:delText>
        </w:r>
        <w:r w:rsidR="00C330CB" w:rsidRPr="00442333" w:rsidDel="002367BA">
          <w:rPr>
            <w:highlight w:val="yellow"/>
          </w:rPr>
          <w:fldChar w:fldCharType="end"/>
        </w:r>
        <w:r w:rsidRPr="00442333" w:rsidDel="002367BA">
          <w:rPr>
            <w:highlight w:val="yellow"/>
          </w:rPr>
          <w:delText xml:space="preserve">. A weaker version of the same claim is to advocate for “evidence informed policy-making”. </w:delText>
        </w:r>
        <w:r w:rsidR="00554F5B" w:rsidRPr="00442333" w:rsidDel="002367BA">
          <w:rPr>
            <w:highlight w:val="yellow"/>
          </w:rPr>
          <w:delText>Critics of evidence-</w:delText>
        </w:r>
        <w:commentRangeStart w:id="84"/>
        <w:commentRangeStart w:id="85"/>
        <w:r w:rsidR="00554F5B" w:rsidRPr="00442333" w:rsidDel="002367BA">
          <w:rPr>
            <w:highlight w:val="yellow"/>
          </w:rPr>
          <w:delText>based</w:delText>
        </w:r>
        <w:commentRangeEnd w:id="84"/>
        <w:r w:rsidR="00B44C05" w:rsidRPr="00442333" w:rsidDel="002367BA">
          <w:rPr>
            <w:rStyle w:val="CommentReference"/>
            <w:highlight w:val="yellow"/>
          </w:rPr>
          <w:commentReference w:id="84"/>
        </w:r>
        <w:commentRangeEnd w:id="85"/>
        <w:r w:rsidR="003333A4" w:rsidDel="002367BA">
          <w:rPr>
            <w:rStyle w:val="CommentReference"/>
          </w:rPr>
          <w:commentReference w:id="85"/>
        </w:r>
        <w:r w:rsidR="00554F5B" w:rsidRPr="00442333" w:rsidDel="002367BA">
          <w:rPr>
            <w:highlight w:val="yellow"/>
          </w:rPr>
          <w:delText xml:space="preserve"> policy making make multiple arguments</w:delText>
        </w:r>
        <w:r w:rsidR="00F4145D" w:rsidRPr="00442333" w:rsidDel="002367BA">
          <w:rPr>
            <w:highlight w:val="yellow"/>
          </w:rPr>
          <w:delText>. Scholars of public policy who emphasize these points argue, for example, there is no agreement about what actually constitutes “evidence”</w:delText>
        </w:r>
        <w:r w:rsidR="00C330CB" w:rsidRPr="00442333" w:rsidDel="002367BA">
          <w:rPr>
            <w:highlight w:val="yellow"/>
          </w:rPr>
          <w:delText xml:space="preserve"> </w:delText>
        </w:r>
        <w:r w:rsidR="00C330CB" w:rsidRPr="00442333" w:rsidDel="002367BA">
          <w:rPr>
            <w:highlight w:val="yellow"/>
          </w:rPr>
          <w:fldChar w:fldCharType="begin"/>
        </w:r>
        <w:r w:rsidR="00454EE1" w:rsidRPr="00442333" w:rsidDel="002367BA">
          <w:rPr>
            <w:highlight w:val="yellow"/>
          </w:rPr>
          <w:delInstrText xml:space="preserve"> ADDIN ZOTERO_ITEM CSL_CITATION {"citationID":"uiVTKbnc","properties":{"formattedCitation":"(Cairney 2016)","plainCitation":"(Cairney 2016)","noteIndex":0},"citationItems":[{"id":3451,"uris":["http://zotero.org/users/4203446/items/BN7NK7GM"],"itemData":{"id":3451,"type":"book","abstract":"The Politics of Evidence Based Policymaking identifies how to work with policymakers to maximize the use of scientific evidence. Policymakers cannot consider all evidence relevant to policy problems. They use two shortcuts: ‘rational’ ways to gather enough evidence, and ‘irrational’ decision-making, drawing on emotions, beliefs, and habits. Most scientific studies focus on the former. They identify uncertainty when policymakers have incomplete evidence, and try to solve it by improving the supply of information. They do not respond to ambiguity, or the potential for policymakers to understand problems in very different ways. A good strategy requires advocates to be persuasive: forming coalitions with like-minded actors, and accompanying evidence with simple stories to exploit the emotional or ideological biases of policymakers.","ISBN":"978-1-137-51781-4","language":"en","note":"Google-Books-ID: S9L7CwAAQBAJ","number-of-pages":"152","publisher":"Springer","source":"Google Books","title":"The Politics of Evidence-Based Policy Making","author":[{"family":"Cairney","given":"Paul"}],"issued":{"date-parts":[["2016",4,11]]},"citation-key":"cairneyPoliticsEvidenceBasedPolicy2016"}}],"schema":"https://github.com/citation-style-language/schema/raw/master/csl-citation.json"} </w:delInstrText>
        </w:r>
        <w:r w:rsidR="00C330CB" w:rsidRPr="00442333" w:rsidDel="002367BA">
          <w:rPr>
            <w:highlight w:val="yellow"/>
          </w:rPr>
          <w:fldChar w:fldCharType="separate"/>
        </w:r>
        <w:r w:rsidR="00C330CB" w:rsidRPr="00442333" w:rsidDel="002367BA">
          <w:rPr>
            <w:noProof/>
            <w:highlight w:val="yellow"/>
          </w:rPr>
          <w:delText>(Cairney 2016)</w:delText>
        </w:r>
        <w:r w:rsidR="00C330CB" w:rsidRPr="00442333" w:rsidDel="002367BA">
          <w:rPr>
            <w:highlight w:val="yellow"/>
          </w:rPr>
          <w:fldChar w:fldCharType="end"/>
        </w:r>
        <w:r w:rsidR="00F4145D" w:rsidRPr="00442333" w:rsidDel="002367BA">
          <w:rPr>
            <w:highlight w:val="yellow"/>
          </w:rPr>
          <w:delText>.</w:delText>
        </w:r>
        <w:r w:rsidR="00206C94" w:rsidRPr="00442333" w:rsidDel="002367BA">
          <w:rPr>
            <w:highlight w:val="yellow"/>
          </w:rPr>
          <w:delText xml:space="preserve"> </w:delText>
        </w:r>
        <w:r w:rsidR="00F4145D" w:rsidRPr="00442333" w:rsidDel="002367BA">
          <w:rPr>
            <w:highlight w:val="yellow"/>
          </w:rPr>
          <w:delText xml:space="preserve"> </w:delText>
        </w:r>
        <w:r w:rsidR="00C330CB" w:rsidRPr="00442333" w:rsidDel="002367BA">
          <w:rPr>
            <w:highlight w:val="yellow"/>
          </w:rPr>
          <w:delText xml:space="preserve">In this vein, </w:delText>
        </w:r>
        <w:r w:rsidR="00206C94" w:rsidRPr="00442333" w:rsidDel="002367BA">
          <w:rPr>
            <w:highlight w:val="yellow"/>
          </w:rPr>
          <w:delText xml:space="preserve">Fairchild, Lee et al. </w:delText>
        </w:r>
        <w:r w:rsidR="00206C94" w:rsidRPr="00442333" w:rsidDel="002367BA">
          <w:rPr>
            <w:highlight w:val="yellow"/>
          </w:rPr>
          <w:fldChar w:fldCharType="begin"/>
        </w:r>
        <w:r w:rsidR="00454EE1" w:rsidRPr="00442333" w:rsidDel="002367BA">
          <w:rPr>
            <w:highlight w:val="yellow"/>
          </w:rPr>
          <w:delInstrText xml:space="preserve"> ADDIN ZOTERO_ITEM CSL_CITATION {"citationID":"KE1LK5kq","properties":{"formattedCitation":"(2019)","plainCitation":"(2019)","noteIndex":0},"citationItems":[{"id":3805,"uris":["http://zotero.org/users/4203446/items/6UU5DWZP"],"itemData":{"id":3805,"type":"article-journal","abstract":"Two major public health evaluations of e-cigarettes—one from the National Academies of Science, Engineering, and Medicine (NASEM), the other from Public Health England (PHE)—were issued back to back in the winter of 2018. While some have read these analyses as broadly consistent, providing support for the view that e-cigarettes could play a role in smoking harm reduction, in every major respect, they come to very different conclusions about what the evidence suggests in terms of public health policy. How is that possible?The explanation rests in what the 2 reports see as the central challenge posed by e-cigarettes, which helped to determine what counted as evidence. For NASEM, the core question was how to protect nonsmokers from the potential risks of exposure to nicotine and other contaminants or from the risk of smoking combustible cigarettes through renormalization. A precautionary standard was imperative, making evidence that could speak most conclusively to the question of causality paramount. For PHE, the priority was how to reduce the burdens now borne by current smokers, burdens reflected in measurable patterns of morbidity and mortality. With a focus on immediate harms, PHE turned to evidence that was “relevant and meaningful.”Thus, competing priorities determined what counted as evidence when it came to the impact of e-cigarettes on current smokers, nonsmoking bystanders, and children and adolescents. A new clinical trial demonstrating the efficacy of e-cigarettes as a cessation tool makes understanding how values and framing shape core questions and conclusive evidence imperative.","container-title":"American Journal of Public Health","DOI":"10.2105/AJPH.2019.305107","ISSN":"0090-0036","issue":"7","journalAbbreviation":"Am J Public Health","note":"publisher: American Public Health Association","page":"1000-1006","source":"ajph.aphapublications.org (Atypon)","title":"The E-Cigarette Debate: What Counts as Evidence?","title-short":"The E-Cigarette Debate","volume":"109","author":[{"family":"Fairchild","given":"Amy Lauren"},{"family":"Bayer","given":"Ronald"},{"family":"Lee","given":"Ju Sung"}],"issued":{"date-parts":[["2019",5,16]]},"citation-key":"fairchildECigaretteDebateWhat2019"},"suppress-author":true}],"schema":"https://github.com/citation-style-language/schema/raw/master/csl-citation.json"} </w:delInstrText>
        </w:r>
        <w:r w:rsidR="00206C94" w:rsidRPr="00442333" w:rsidDel="002367BA">
          <w:rPr>
            <w:highlight w:val="yellow"/>
          </w:rPr>
          <w:fldChar w:fldCharType="separate"/>
        </w:r>
        <w:r w:rsidR="00206C94" w:rsidRPr="00442333" w:rsidDel="002367BA">
          <w:rPr>
            <w:noProof/>
            <w:highlight w:val="yellow"/>
          </w:rPr>
          <w:delText>(2019)</w:delText>
        </w:r>
        <w:r w:rsidR="00206C94" w:rsidRPr="00442333" w:rsidDel="002367BA">
          <w:rPr>
            <w:highlight w:val="yellow"/>
          </w:rPr>
          <w:fldChar w:fldCharType="end"/>
        </w:r>
        <w:r w:rsidR="00206C94" w:rsidRPr="00442333" w:rsidDel="002367BA">
          <w:rPr>
            <w:highlight w:val="yellow"/>
          </w:rPr>
          <w:delText xml:space="preserve"> highlight how two evaluations of the risks of e-cigarettes lead to two completely different policy recommendations based on different interpretations of what constitutes in evidence.</w:delText>
        </w:r>
        <w:r w:rsidR="00206C94" w:rsidRPr="00442333" w:rsidDel="002367BA">
          <w:rPr>
            <w:rStyle w:val="FootnoteReference"/>
            <w:highlight w:val="yellow"/>
          </w:rPr>
          <w:footnoteReference w:id="1"/>
        </w:r>
        <w:r w:rsidR="00206C94" w:rsidRPr="007071A0" w:rsidDel="002367BA">
          <w:delText xml:space="preserve"> </w:delText>
        </w:r>
      </w:del>
    </w:p>
    <w:p w14:paraId="32648A66" w14:textId="3E3DE1DA" w:rsidR="00F63EB8" w:rsidRDefault="00554F5B">
      <w:pPr>
        <w:jc w:val="both"/>
        <w:rPr>
          <w:ins w:id="88" w:author="Simon Kiss" w:date="2023-09-12T10:03:00Z"/>
        </w:rPr>
        <w:pPrChange w:id="89" w:author="Simon Kiss" w:date="2023-09-14T11:37:00Z">
          <w:pPr>
            <w:ind w:firstLine="720"/>
            <w:jc w:val="both"/>
          </w:pPr>
        </w:pPrChange>
      </w:pPr>
      <w:del w:id="90" w:author="Simon Kiss" w:date="2023-09-11T12:26:00Z">
        <w:r w:rsidRPr="007071A0" w:rsidDel="006725E3">
          <w:delText>G</w:delText>
        </w:r>
      </w:del>
      <w:del w:id="91" w:author="Simon Kiss" w:date="2023-09-14T11:23:00Z">
        <w:r w:rsidRPr="007071A0" w:rsidDel="005B5540">
          <w:delText>iven the significant conflicts over the interpretation of evidence, assessment of risks and eval</w:delText>
        </w:r>
        <w:r w:rsidR="00C75573" w:rsidRPr="007071A0" w:rsidDel="005B5540">
          <w:delText>u</w:delText>
        </w:r>
        <w:r w:rsidRPr="007071A0" w:rsidDel="005B5540">
          <w:delText>ation of risk m</w:delText>
        </w:r>
        <w:r w:rsidR="001E659D" w:rsidRPr="007071A0" w:rsidDel="005B5540">
          <w:delText>a</w:delText>
        </w:r>
        <w:r w:rsidRPr="007071A0" w:rsidDel="005B5540">
          <w:delText>nagement strategies in the COVID19 pandemic</w:delText>
        </w:r>
      </w:del>
      <w:del w:id="92" w:author="Simon Kiss" w:date="2023-09-12T10:02:00Z">
        <w:r w:rsidRPr="007071A0" w:rsidDel="00F63EB8">
          <w:delText xml:space="preserve"> and in light of the theoretical background of how evidence, politics and public policy interact, </w:delText>
        </w:r>
      </w:del>
      <w:del w:id="93" w:author="Simon Kiss" w:date="2023-09-12T10:03:00Z">
        <w:r w:rsidRPr="007071A0" w:rsidDel="00F63EB8">
          <w:delText>w</w:delText>
        </w:r>
      </w:del>
      <w:ins w:id="94" w:author="Simon Kiss" w:date="2023-09-14T11:37:00Z">
        <w:r w:rsidR="001C25AB">
          <w:t>/</w:t>
        </w:r>
      </w:ins>
      <w:del w:id="95" w:author="Simon Kiss" w:date="2023-09-14T11:37:00Z">
        <w:r w:rsidRPr="007071A0" w:rsidDel="001C25AB">
          <w:delText>e test four hypotheses about the relationship between the attitudes and preferences of the Canad</w:delText>
        </w:r>
        <w:r w:rsidR="007018A1" w:rsidRPr="007071A0" w:rsidDel="001C25AB">
          <w:delText>i</w:delText>
        </w:r>
        <w:r w:rsidRPr="007071A0" w:rsidDel="001C25AB">
          <w:delText xml:space="preserve">an public health workforce and the Canadian general </w:delText>
        </w:r>
        <w:commentRangeStart w:id="96"/>
        <w:commentRangeStart w:id="97"/>
        <w:commentRangeStart w:id="98"/>
        <w:r w:rsidRPr="007071A0" w:rsidDel="001C25AB">
          <w:delText>population</w:delText>
        </w:r>
        <w:commentRangeEnd w:id="96"/>
        <w:r w:rsidR="00B44C05" w:rsidDel="001C25AB">
          <w:rPr>
            <w:rStyle w:val="CommentReference"/>
          </w:rPr>
          <w:commentReference w:id="96"/>
        </w:r>
        <w:commentRangeEnd w:id="97"/>
        <w:commentRangeEnd w:id="98"/>
        <w:r w:rsidR="003333A4" w:rsidDel="001C25AB">
          <w:rPr>
            <w:rStyle w:val="CommentReference"/>
          </w:rPr>
          <w:commentReference w:id="97"/>
        </w:r>
        <w:r w:rsidR="00B44C05" w:rsidDel="001C25AB">
          <w:rPr>
            <w:rStyle w:val="CommentReference"/>
          </w:rPr>
          <w:commentReference w:id="98"/>
        </w:r>
        <w:r w:rsidRPr="007071A0" w:rsidDel="001C25AB">
          <w:delText>.</w:delText>
        </w:r>
      </w:del>
    </w:p>
    <w:p w14:paraId="432BEAA7" w14:textId="0AD97F72" w:rsidR="00E50858" w:rsidRDefault="001C25AB" w:rsidP="006725E3">
      <w:pPr>
        <w:ind w:firstLine="720"/>
        <w:jc w:val="both"/>
        <w:rPr>
          <w:ins w:id="99" w:author="Simon Kiss" w:date="2023-09-12T10:38:00Z"/>
        </w:rPr>
      </w:pPr>
      <w:ins w:id="100" w:author="Simon Kiss" w:date="2023-09-14T11:37:00Z">
        <w:r>
          <w:t>To develop our hypotheses, we relied on</w:t>
        </w:r>
      </w:ins>
      <w:ins w:id="101" w:author="Simon Kiss" w:date="2023-09-12T10:04:00Z">
        <w:r w:rsidR="00F63EB8">
          <w:t xml:space="preserve"> </w:t>
        </w:r>
      </w:ins>
      <w:ins w:id="102" w:author="Simon Kiss" w:date="2023-09-14T11:37:00Z">
        <w:r>
          <w:t>two</w:t>
        </w:r>
      </w:ins>
      <w:ins w:id="103" w:author="Simon Kiss" w:date="2023-09-12T10:04:00Z">
        <w:r w:rsidR="00F63EB8">
          <w:t xml:space="preserve"> theoretical perspectives that have been used to study the intersection of politics, ideology, </w:t>
        </w:r>
        <w:proofErr w:type="gramStart"/>
        <w:r w:rsidR="00F63EB8">
          <w:t>science</w:t>
        </w:r>
        <w:proofErr w:type="gramEnd"/>
        <w:r w:rsidR="00F63EB8">
          <w:t xml:space="preserve"> and public health. </w:t>
        </w:r>
      </w:ins>
      <w:ins w:id="104" w:author="Simon Kiss" w:date="2023-09-21T11:23:00Z">
        <w:r w:rsidR="00C023C2">
          <w:t>First</w:t>
        </w:r>
      </w:ins>
      <w:ins w:id="105" w:author="Simon Kiss" w:date="2023-09-12T10:04:00Z">
        <w:r w:rsidR="00F63EB8">
          <w:t xml:space="preserve">, we start with a theory of risks, developed by </w:t>
        </w:r>
      </w:ins>
      <w:ins w:id="106" w:author="Simon Kiss" w:date="2023-09-12T10:06:00Z">
        <w:r w:rsidR="00353E88">
          <w:t xml:space="preserve">Douglas and </w:t>
        </w:r>
        <w:proofErr w:type="spellStart"/>
        <w:r w:rsidR="00353E88">
          <w:t>Wildavsky</w:t>
        </w:r>
        <w:proofErr w:type="spellEnd"/>
        <w:r w:rsidR="00353E88">
          <w:t xml:space="preserve"> </w:t>
        </w:r>
      </w:ins>
      <w:r w:rsidR="00353E88">
        <w:fldChar w:fldCharType="begin"/>
      </w:r>
      <w:r w:rsidR="00353E88">
        <w:instrText xml:space="preserve"> ADDIN ZOTERO_ITEM CSL_CITATION {"citationID":"lCN1l8Ho","properties":{"formattedCitation":"(1983)","plainCitation":"(1983)","noteIndex":0},"citationItems":[{"id":3048,"uris":["http://zotero.org/users/4203446/items/SGBFTWVJ"],"itemData":{"id":3048,"type":"book","abstract":"This book is based upon research supported by the National Science Foundation under Grant No. ERS77-15503 and by the Russell Sage Foundation. Any opinions, findings, and conclusions or recommendations expressed in this publication are those of the authors ...","event-place":"Berkely and Los Angeles, California","publisher":"University of California Press","publisher-place":"Berkely and Los Angeles, California","title":"Risk and culture: an essay on the selection of technical and environmental dangers","URL":"http://books.google.com/books?hl=en&amp;lr=&amp;id=rXrGbnMg63YC&amp;oi=fnd&amp;pg=PP8&amp;dq=risk+and+culture&amp;ots=dUZ8DsvOiO&amp;sig=d_RSJ6ExXZ64O4jrweLBB6Y-NDI","author":[{"family":"Douglas","given":"M"},{"family":"Wildavsky","given":"A"}],"issued":{"date-parts":[["1983",1,1]]},"citation-key":"douglasRiskCultureEssay1983"},"label":"page","suppress-author":true}],"schema":"https://github.com/citation-style-language/schema/raw/master/csl-citation.json"} </w:instrText>
      </w:r>
      <w:r w:rsidR="00353E88">
        <w:fldChar w:fldCharType="separate"/>
      </w:r>
      <w:r w:rsidR="00353E88">
        <w:rPr>
          <w:noProof/>
        </w:rPr>
        <w:t>(1983)</w:t>
      </w:r>
      <w:r w:rsidR="00353E88">
        <w:fldChar w:fldCharType="end"/>
      </w:r>
      <w:ins w:id="107" w:author="Simon Kiss" w:date="2023-09-12T10:06:00Z">
        <w:r w:rsidR="00353E88">
          <w:t>. This theory, rooted in functional anthropology argues that risks serve the social purpose of reinforcing preferred forms of social organization. Groups must make fundamental choices about the degree to which they will be organized on a hierarchical</w:t>
        </w:r>
      </w:ins>
      <w:ins w:id="108" w:author="Simon Kiss" w:date="2023-09-12T10:07:00Z">
        <w:r w:rsidR="00353E88">
          <w:t xml:space="preserve">-egalitarian dimension and on an individualist-collectivist dimension. </w:t>
        </w:r>
        <w:r w:rsidR="00114705">
          <w:t>This theoretical approach has been used extensively to stu</w:t>
        </w:r>
      </w:ins>
      <w:ins w:id="109" w:author="Simon Kiss" w:date="2023-09-12T10:08:00Z">
        <w:r w:rsidR="00114705">
          <w:t xml:space="preserve">dy public opinion and regulatory forms in the fields of water fluoridation </w:t>
        </w:r>
      </w:ins>
      <w:r w:rsidR="00D379DD">
        <w:fldChar w:fldCharType="begin"/>
      </w:r>
      <w:r w:rsidR="00BA2670">
        <w:instrText xml:space="preserve"> ADDIN ZOTERO_ITEM CSL_CITATION {"citationID":"TlzPWfOV","properties":{"formattedCitation":"(Perrella and Kiss 2015)","plainCitation":"(Perrella and Kiss 2015)","noteIndex":0},"citationItems":[{"id":9536,"uris":["http://zotero.org/users/4203446/items/DHUNVBDQ"],"itemData":{"id":9536,"type":"article-journal","container-title":"Canadian Journal of Public Health","issue":"4","page":"e197-e203","title":"Risk Perception, Psychological Heuristics and the Water Fluoridation Controversy","volume":"106","author":[{"family":"Perrella","given":"Andrea ML"},{"family":"Kiss","given":"Simon J."}],"issued":{"date-parts":[["2015",5,1]]},"citation-key":"perrellaRiskPerceptionPsychological2015"}}],"schema":"https://github.com/citation-style-language/schema/raw/master/csl-citation.json"} </w:instrText>
      </w:r>
      <w:r w:rsidR="00D379DD">
        <w:fldChar w:fldCharType="separate"/>
      </w:r>
      <w:r w:rsidR="00BA2670">
        <w:rPr>
          <w:noProof/>
        </w:rPr>
        <w:t>(Perrella and Kiss 2015)</w:t>
      </w:r>
      <w:r w:rsidR="00D379DD">
        <w:fldChar w:fldCharType="end"/>
      </w:r>
      <w:ins w:id="110" w:author="Simon Kiss" w:date="2023-09-12T10:26:00Z">
        <w:r w:rsidR="00BA2670">
          <w:t xml:space="preserve">, </w:t>
        </w:r>
      </w:ins>
      <w:ins w:id="111" w:author="Simon Kiss" w:date="2023-09-12T10:27:00Z">
        <w:r w:rsidR="00CB6D3C">
          <w:t>the HPV vaccine</w:t>
        </w:r>
        <w:r w:rsidR="00BA2670">
          <w:t xml:space="preserve"> </w:t>
        </w:r>
      </w:ins>
      <w:r w:rsidR="00CB6D3C">
        <w:fldChar w:fldCharType="begin"/>
      </w:r>
      <w:r w:rsidR="00244DA4">
        <w:instrText xml:space="preserve"> ADDIN ZOTERO_ITEM CSL_CITATION {"citationID":"rEpkzOOY","properties":{"formattedCitation":"(D M Kahan et al. 2010)","plainCitation":"(D M Kahan et al. 2010)","dontUpdate":true,"noteIndex":0},"citationItems":[{"id":1341,"uris":["http://zotero.org/users/4203446/items/8YXSV237"],"itemData":{"id":1341,"type":"article-journal","abstract":"Abstract 1. The cultural cognition thesis holds that individuals form risk perceptions that reflect their commitments to contested views of the good society. We conducted a study that used the dispute over mandatory HPV vaccination to test the cultural cognition thesis. ...","container-title":"Law and human behaviour","page":"501-516","title":"Who fears the HPV vaccine, who doesn't, and why? An experimental study of the mechanisms of cultural cognition.","volume":"34","author":[{"family":"Kahan","given":"D M"},{"family":"Braman","given":"D"},{"family":"Cohen","given":"G L"},{"family":"Gastil","given":"J"}],"issued":{"date-parts":[["2010",1,1]]},"citation-key":"kahanWhoFearsHPV2010"}}],"schema":"https://github.com/citation-style-language/schema/raw/master/csl-citation.json"} </w:instrText>
      </w:r>
      <w:r w:rsidR="00CB6D3C">
        <w:fldChar w:fldCharType="separate"/>
      </w:r>
      <w:r w:rsidR="00CB6D3C">
        <w:rPr>
          <w:noProof/>
        </w:rPr>
        <w:t>(</w:t>
      </w:r>
      <w:del w:id="112" w:author="Simon Kiss" w:date="2023-09-12T10:31:00Z">
        <w:r w:rsidR="00CB6D3C" w:rsidDel="003B6E45">
          <w:rPr>
            <w:noProof/>
          </w:rPr>
          <w:delText xml:space="preserve">D M </w:delText>
        </w:r>
      </w:del>
      <w:r w:rsidR="00CB6D3C">
        <w:rPr>
          <w:noProof/>
        </w:rPr>
        <w:t>Kahan et al. 2010)</w:t>
      </w:r>
      <w:r w:rsidR="00CB6D3C">
        <w:fldChar w:fldCharType="end"/>
      </w:r>
      <w:ins w:id="113" w:author="Simon Kiss" w:date="2023-09-12T10:37:00Z">
        <w:r w:rsidR="00D04AC9">
          <w:t xml:space="preserve"> and drinking water quality </w:t>
        </w:r>
      </w:ins>
      <w:r w:rsidR="004E1487">
        <w:fldChar w:fldCharType="begin"/>
      </w:r>
      <w:r w:rsidR="004E1487">
        <w:instrText xml:space="preserve"> ADDIN ZOTERO_ITEM CSL_CITATION {"citationID":"u1QkbPXD","properties":{"formattedCitation":"(Koehler et al. 2018)","plainCitation":"(Koehler et al. 2018)","noteIndex":0},"citationItems":[{"id":9892,"uris":["http://zotero.org/users/4203446/items/3AEDC3AD"],"itemData":{"id":9892,"type":"article-journal","abstract":"Global progress towards the goal of universal, safely managed drinking water services will be shaped by the dynamic relationship between water risks, values and institutions. We apply Mary Douglas’ cultural theory to rural waterpoint management and discuss its operationalisation in pluralist arrangements through networking different management cultures at scale. The theory is tested in coastal Kenya, an area that typifies the challenges faced across Africa in providing rural communities with safely managed water. Drawing on findings from a longitudinal study of 3500 households, we examine how different management cultures face and manage operational, financial, institutional and environmental risks. This paper makes the case for cooperative solutions across systems where current policy effectively separates communities from the state or markets. The contribution of this research is both a theoretical and empirical case to consider pluralist institutional arrangements that enable risks and responsibilities to be re-conceptualised and re-allocated between the state, market and communities to create value for rural water users.","container-title":"Global Environmental Change","DOI":"10.1016/j.gloenvcha.2018.03.006","ISSN":"0959-3780","journalAbbreviation":"Global Environmental Change","page":"268-277","source":"ScienceDirect","title":"A cultural theory of drinking water risks, values and institutional change","volume":"50","author":[{"family":"Koehler","given":"Johanna"},{"family":"Rayner","given":"Steve"},{"family":"Katuva","given":"Jacob"},{"family":"Thomson","given":"Patrick"},{"family":"Hope","given":"Rob"}],"issued":{"date-parts":[["2018",5,1]]},"citation-key":"koehlerCulturalTheoryDrinking2018"}}],"schema":"https://github.com/citation-style-language/schema/raw/master/csl-citation.json"} </w:instrText>
      </w:r>
      <w:r w:rsidR="004E1487">
        <w:fldChar w:fldCharType="separate"/>
      </w:r>
      <w:r w:rsidR="004E1487">
        <w:rPr>
          <w:noProof/>
        </w:rPr>
        <w:t>(Koehler et al. 2018)</w:t>
      </w:r>
      <w:r w:rsidR="004E1487">
        <w:fldChar w:fldCharType="end"/>
      </w:r>
      <w:ins w:id="114" w:author="Simon Kiss" w:date="2023-09-12T10:38:00Z">
        <w:r w:rsidR="004E1487">
          <w:t>.</w:t>
        </w:r>
      </w:ins>
      <w:del w:id="115" w:author="Simon Kiss" w:date="2023-09-12T10:04:00Z">
        <w:r w:rsidR="00554F5B" w:rsidRPr="007071A0" w:rsidDel="00F63EB8">
          <w:delText xml:space="preserve"> </w:delText>
        </w:r>
      </w:del>
    </w:p>
    <w:p w14:paraId="037010A7" w14:textId="459091EE" w:rsidR="00586C08" w:rsidRDefault="004E1487" w:rsidP="00586C08">
      <w:pPr>
        <w:ind w:firstLine="720"/>
        <w:jc w:val="both"/>
        <w:rPr>
          <w:ins w:id="116" w:author="Simon Kiss" w:date="2023-08-02T12:30:00Z"/>
        </w:rPr>
      </w:pPr>
      <w:ins w:id="117" w:author="Simon Kiss" w:date="2023-09-12T10:38:00Z">
        <w:r>
          <w:t xml:space="preserve">In addition, we draw on previous studies of public health </w:t>
        </w:r>
      </w:ins>
      <w:ins w:id="118" w:author="Simon Kiss" w:date="2023-09-12T10:54:00Z">
        <w:r>
          <w:t>as a profession</w:t>
        </w:r>
      </w:ins>
      <w:ins w:id="119" w:author="Simon Kiss" w:date="2023-09-14T10:39:00Z">
        <w:r w:rsidR="00855156">
          <w:t xml:space="preserve"> to test hypotheses about whether there are political divisions</w:t>
        </w:r>
      </w:ins>
      <w:ins w:id="120" w:author="Simon Kiss" w:date="2023-09-14T10:40:00Z">
        <w:r w:rsidR="00855156">
          <w:t xml:space="preserve"> </w:t>
        </w:r>
        <w:r w:rsidR="00855156">
          <w:rPr>
            <w:i/>
            <w:iCs/>
          </w:rPr>
          <w:t>within</w:t>
        </w:r>
        <w:r w:rsidR="00855156">
          <w:t xml:space="preserve"> public health.</w:t>
        </w:r>
      </w:ins>
      <w:ins w:id="121" w:author="Simon Kiss" w:date="2023-09-14T10:41:00Z">
        <w:r w:rsidR="00407EAC">
          <w:t xml:space="preserve"> </w:t>
        </w:r>
      </w:ins>
      <w:proofErr w:type="spellStart"/>
      <w:ins w:id="122" w:author="Simon Kiss" w:date="2023-09-14T10:59:00Z">
        <w:r w:rsidR="00FA0414">
          <w:t>Tengland</w:t>
        </w:r>
        <w:proofErr w:type="spellEnd"/>
        <w:r w:rsidR="00FA0414">
          <w:t xml:space="preserve"> </w:t>
        </w:r>
      </w:ins>
      <w:r w:rsidR="00836302">
        <w:fldChar w:fldCharType="begin"/>
      </w:r>
      <w:r w:rsidR="00992FA7">
        <w:instrText xml:space="preserve"> ADDIN ZOTERO_ITEM CSL_CITATION {"citationID":"pJP4847r","properties":{"formattedCitation":"(2010)","plainCitation":"(2010)","noteIndex":0},"citationItems":[{"id":9897,"uris":["http://zotero.org/users/4203446/items/C6QZR2IW"],"itemData":{"id":9897,"type":"article-journal","abstract":"It appears that there are two distinct practices within public health, namely health promotion and disease prevention, leading to different goals. But does the distinction hold? Can we promote health without preventing disease, and vice versa? The aim of the paper is to answer these questions. First, the central concepts are defined and the logical relations between them are spelt out. A preliminary conclusion is that there is a logical difference between health and disease, which makes health promotion and disease prevention two distinct endeavours. However, since disease is defined in relation to health, as those kinds of internal processes and states that typically lead to ill health, the difference is smaller than it might appear. Second, in order to answer the practical question whether it is possible to promote health without preventing disease, and vice versa, several kinds of public health interventions are discussed. The conclusion is that while health promotion and disease prevention can be distinguished conceptually, they can hardly be distinguished in practice. Most general measures do both at the same time.[PUBLICATION ABSTRACT]","container-title":"Health Care Analysis : HCA","DOI":"10.1007/s10728-009-0124-1","ISSN":"10653058","issue":"3","language":"English","license":"Springer Science+Business Media, LLC 2010","note":"number-of-pages: 203-21\npublisher-place: New York, Netherlands\npublisher: Springer Nature B.V.","page":"203-21","source":"ProQuest","title":"Health Promotion or Disease Prevention: A Real Difference for Public Health Practice?","title-short":"Health Promotion or Disease Prevention","volume":"18","author":[{"family":"Tengland","given":"Per-anders"}],"issued":{"date-parts":[["2010",9]]},"citation-key":"tenglandHealthPromotionDisease2010"},"label":"page","suppress-author":true}],"schema":"https://github.com/citation-style-language/schema/raw/master/csl-citation.json"} </w:instrText>
      </w:r>
      <w:r w:rsidR="00836302">
        <w:fldChar w:fldCharType="separate"/>
      </w:r>
      <w:r w:rsidR="00992FA7">
        <w:rPr>
          <w:noProof/>
        </w:rPr>
        <w:t>(2010)</w:t>
      </w:r>
      <w:r w:rsidR="00836302">
        <w:fldChar w:fldCharType="end"/>
      </w:r>
      <w:ins w:id="123" w:author="Simon Kiss" w:date="2023-09-14T10:38:00Z">
        <w:r w:rsidR="00855156">
          <w:t xml:space="preserve"> </w:t>
        </w:r>
      </w:ins>
      <w:ins w:id="124" w:author="Simon Kiss" w:date="2023-09-14T10:59:00Z">
        <w:r w:rsidR="00FA0414">
          <w:t xml:space="preserve">argues that there are two distinct goals within public health: </w:t>
        </w:r>
      </w:ins>
      <w:ins w:id="125" w:author="Simon Kiss" w:date="2023-09-14T11:05:00Z">
        <w:r w:rsidR="00EF3514">
          <w:t>disease prevention and health promotion</w:t>
        </w:r>
      </w:ins>
      <w:ins w:id="126" w:author="Simon Kiss" w:date="2023-09-14T10:59:00Z">
        <w:r w:rsidR="00FA0414">
          <w:t xml:space="preserve">. </w:t>
        </w:r>
      </w:ins>
      <w:ins w:id="127" w:author="Simon Kiss" w:date="2023-09-14T11:06:00Z">
        <w:r w:rsidR="00EF3514">
          <w:t xml:space="preserve">In his eyes, disease prevention, had a narrow and medical conception of health as the absence of disease while the latter had a more holistic, positive conception of health that implied </w:t>
        </w:r>
      </w:ins>
      <w:ins w:id="128" w:author="Simon Kiss" w:date="2023-09-14T11:16:00Z">
        <w:r w:rsidR="003F1D8C">
          <w:t>social and pol</w:t>
        </w:r>
      </w:ins>
      <w:ins w:id="129" w:author="Simon Kiss" w:date="2023-09-14T11:17:00Z">
        <w:r w:rsidR="003F1D8C">
          <w:t>itical reform for egalitarian ends.</w:t>
        </w:r>
      </w:ins>
      <w:ins w:id="130" w:author="Simon Kiss" w:date="2023-09-14T11:37:00Z">
        <w:r w:rsidR="003C0A64">
          <w:t xml:space="preserve"> Given the foregoing, we te</w:t>
        </w:r>
      </w:ins>
      <w:ins w:id="131" w:author="Simon Kiss" w:date="2023-09-14T11:38:00Z">
        <w:r w:rsidR="003C0A64">
          <w:t>sted four primary hypotheses.</w:t>
        </w:r>
      </w:ins>
      <w:del w:id="132" w:author="Simon Kiss" w:date="2023-09-14T10:41:00Z">
        <w:r w:rsidR="00855156" w:rsidDel="00855156">
          <w:fldChar w:fldCharType="begin"/>
        </w:r>
        <w:r w:rsidR="00855156" w:rsidDel="00855156">
          <w:delInstrText xml:space="preserve"> ADDIN ZOTERO_ITEM CSL_CITATION {"citationID":"NOu6Bp2P","properties":{"formattedCitation":"(2022)","plainCitation":"(2022)","noteIndex":0},"citationItems":[{"id":9899,"uris":["http://zotero.org/users/4203446/items/2GJXIRFX"],"itemData":{"id":9899,"type":"chapter","container-title":"Integrating Science and Politics for Public Health","page":"33–57","publisher":"Springer International Publishing Cham","source":"Google Scholar","title":"Professions, Data, and Political Will: From the Pandemic Toward a Political Science with Public Health","title-short":"Professions, Data, and Political Will","author":[{"family":"Greer","given":"Scott"}],"issued":{"date-parts":[["2022"]]},"citation-key":"greerProfessionsDataPolitical2022"},"label":"page","suppress-author":true}],"schema":"https://github.com/citation-style-language/schema/raw/master/csl-citation.json"} </w:delInstrText>
        </w:r>
        <w:r w:rsidR="00855156" w:rsidDel="00855156">
          <w:fldChar w:fldCharType="separate"/>
        </w:r>
        <w:r w:rsidR="00855156" w:rsidDel="00855156">
          <w:rPr>
            <w:noProof/>
          </w:rPr>
          <w:delText>(2022)</w:delText>
        </w:r>
        <w:r w:rsidR="00855156" w:rsidDel="00855156">
          <w:fldChar w:fldCharType="end"/>
        </w:r>
      </w:del>
    </w:p>
    <w:p w14:paraId="695B6939" w14:textId="4E8774CB" w:rsidR="00CB57BD" w:rsidRPr="007071A0" w:rsidDel="00AE0652" w:rsidRDefault="00CB57BD" w:rsidP="00E50858">
      <w:pPr>
        <w:ind w:firstLine="720"/>
        <w:jc w:val="both"/>
        <w:rPr>
          <w:del w:id="133" w:author="Simon Kiss" w:date="2023-08-02T12:35:00Z"/>
        </w:rPr>
      </w:pPr>
    </w:p>
    <w:p w14:paraId="73B91028" w14:textId="77777777" w:rsidR="00EA10E4" w:rsidRPr="007071A0" w:rsidRDefault="00EA10E4" w:rsidP="00E50858">
      <w:pPr>
        <w:ind w:firstLine="720"/>
        <w:jc w:val="both"/>
      </w:pPr>
    </w:p>
    <w:p w14:paraId="2D1098C8" w14:textId="77777777" w:rsidR="00B927FA" w:rsidRPr="007071A0" w:rsidRDefault="00E50858" w:rsidP="00E50858">
      <w:pPr>
        <w:ind w:firstLine="720"/>
        <w:jc w:val="both"/>
      </w:pPr>
      <w:r w:rsidRPr="007071A0">
        <w:t xml:space="preserve">H1: The Canadian public health workforce will demonstrate more egalitarian and less individualistic attitudes than the general population. </w:t>
      </w:r>
    </w:p>
    <w:p w14:paraId="50462F83" w14:textId="673D7BEF" w:rsidR="00E50858" w:rsidRPr="007071A0" w:rsidDel="00C76A6E" w:rsidRDefault="00B927FA" w:rsidP="00E50858">
      <w:pPr>
        <w:ind w:firstLine="720"/>
        <w:jc w:val="both"/>
        <w:rPr>
          <w:del w:id="134" w:author="Simon Kiss" w:date="2023-09-21T11:39:00Z"/>
        </w:rPr>
      </w:pPr>
      <w:del w:id="135" w:author="Simon Kiss" w:date="2023-09-21T11:39:00Z">
        <w:r w:rsidRPr="007071A0" w:rsidDel="00C76A6E">
          <w:delText xml:space="preserve">H2: </w:delText>
        </w:r>
        <w:r w:rsidR="00BA2EBE" w:rsidRPr="007071A0" w:rsidDel="00C76A6E">
          <w:delText xml:space="preserve">The Canadian public health workforce will be more likely </w:delText>
        </w:r>
        <w:r w:rsidR="00275B33" w:rsidRPr="007071A0" w:rsidDel="00C76A6E">
          <w:delText xml:space="preserve">than the </w:delText>
        </w:r>
        <w:r w:rsidR="004B163E" w:rsidRPr="007071A0" w:rsidDel="00C76A6E">
          <w:delText xml:space="preserve">general </w:delText>
        </w:r>
        <w:r w:rsidR="00275B33" w:rsidRPr="007071A0" w:rsidDel="00C76A6E">
          <w:delText xml:space="preserve">population </w:delText>
        </w:r>
        <w:r w:rsidR="00BA2EBE" w:rsidRPr="007071A0" w:rsidDel="00C76A6E">
          <w:delText xml:space="preserve">to define public health problems in social, rather than in </w:delText>
        </w:r>
      </w:del>
      <w:commentRangeStart w:id="136"/>
      <w:del w:id="137" w:author="Simon Kiss" w:date="2023-07-26T10:09:00Z">
        <w:r w:rsidR="00BA2EBE" w:rsidRPr="007071A0" w:rsidDel="00442333">
          <w:delText>medico-physical</w:delText>
        </w:r>
      </w:del>
      <w:del w:id="138" w:author="Simon Kiss" w:date="2023-09-21T11:39:00Z">
        <w:r w:rsidR="00BA2EBE" w:rsidRPr="007071A0" w:rsidDel="00C76A6E">
          <w:delText xml:space="preserve"> </w:delText>
        </w:r>
        <w:commentRangeEnd w:id="136"/>
        <w:r w:rsidR="003333A4" w:rsidDel="00C76A6E">
          <w:rPr>
            <w:rStyle w:val="CommentReference"/>
          </w:rPr>
          <w:commentReference w:id="136"/>
        </w:r>
        <w:r w:rsidR="00BA2EBE" w:rsidRPr="007071A0" w:rsidDel="00C76A6E">
          <w:delText xml:space="preserve">terms. </w:delText>
        </w:r>
      </w:del>
    </w:p>
    <w:p w14:paraId="33D664A0" w14:textId="425BD36D" w:rsidR="00DD09E3" w:rsidRPr="007071A0" w:rsidRDefault="0051409D" w:rsidP="00E50858">
      <w:pPr>
        <w:ind w:firstLine="720"/>
        <w:jc w:val="both"/>
      </w:pPr>
      <w:r w:rsidRPr="007071A0">
        <w:t>H</w:t>
      </w:r>
      <w:ins w:id="139" w:author="Simon Kiss" w:date="2023-09-21T11:39:00Z">
        <w:r w:rsidR="005D377D">
          <w:t>2</w:t>
        </w:r>
      </w:ins>
      <w:del w:id="140" w:author="Simon Kiss" w:date="2023-09-21T11:39:00Z">
        <w:r w:rsidRPr="007071A0" w:rsidDel="005D377D">
          <w:delText>3</w:delText>
        </w:r>
      </w:del>
      <w:r w:rsidRPr="007071A0">
        <w:t xml:space="preserve">: </w:t>
      </w:r>
      <w:r w:rsidR="00DD09E3" w:rsidRPr="007071A0">
        <w:t xml:space="preserve">The Canadian public health workforce </w:t>
      </w:r>
      <w:r w:rsidR="001F5A5D" w:rsidRPr="007071A0">
        <w:t xml:space="preserve">will be divided in worldviews </w:t>
      </w:r>
      <w:del w:id="141" w:author="Simon Kiss" w:date="2023-09-25T09:39:00Z">
        <w:r w:rsidR="001F5A5D" w:rsidRPr="007071A0" w:rsidDel="00E0128F">
          <w:delText xml:space="preserve">and issue problem definition </w:delText>
        </w:r>
      </w:del>
      <w:r w:rsidR="001F5A5D" w:rsidRPr="007071A0">
        <w:t xml:space="preserve">between those in health promotion positions and those in other public health positions. </w:t>
      </w:r>
    </w:p>
    <w:p w14:paraId="41D6DC4B" w14:textId="1FEF29E9" w:rsidR="0051409D" w:rsidRPr="007071A0" w:rsidRDefault="00DD09E3" w:rsidP="00E50858">
      <w:pPr>
        <w:ind w:firstLine="720"/>
        <w:jc w:val="both"/>
      </w:pPr>
      <w:r w:rsidRPr="007071A0">
        <w:t>H</w:t>
      </w:r>
      <w:ins w:id="142" w:author="Simon Kiss" w:date="2023-09-21T11:39:00Z">
        <w:r w:rsidR="00BE4A83">
          <w:t>3</w:t>
        </w:r>
      </w:ins>
      <w:del w:id="143" w:author="Simon Kiss" w:date="2023-09-21T11:39:00Z">
        <w:r w:rsidRPr="007071A0" w:rsidDel="00BE4A83">
          <w:delText>4</w:delText>
        </w:r>
      </w:del>
      <w:r w:rsidRPr="007071A0">
        <w:t xml:space="preserve">: </w:t>
      </w:r>
      <w:r w:rsidR="00487245" w:rsidRPr="007071A0">
        <w:t xml:space="preserve"> </w:t>
      </w:r>
      <w:r w:rsidR="003C3F7F">
        <w:t>The public health workforce will prefer stricter COVID19 measures than the general population</w:t>
      </w:r>
    </w:p>
    <w:p w14:paraId="6DA9700D" w14:textId="75CB6432" w:rsidR="00A91222" w:rsidRPr="007071A0" w:rsidRDefault="00A91222" w:rsidP="00EB331C">
      <w:pPr>
        <w:pStyle w:val="Heading1"/>
        <w:jc w:val="both"/>
        <w:rPr>
          <w:rFonts w:ascii="Times New Roman" w:hAnsi="Times New Roman" w:cs="Times New Roman"/>
          <w:sz w:val="24"/>
          <w:szCs w:val="24"/>
        </w:rPr>
      </w:pPr>
      <w:r w:rsidRPr="007071A0">
        <w:rPr>
          <w:rFonts w:ascii="Times New Roman" w:hAnsi="Times New Roman" w:cs="Times New Roman"/>
          <w:sz w:val="24"/>
          <w:szCs w:val="24"/>
        </w:rPr>
        <w:t>METHODS</w:t>
      </w:r>
      <w:bookmarkEnd w:id="12"/>
    </w:p>
    <w:p w14:paraId="6C603FB6" w14:textId="38440DBB" w:rsidR="00C01202" w:rsidRPr="007071A0" w:rsidRDefault="008922C8" w:rsidP="00427BA7">
      <w:pPr>
        <w:ind w:firstLine="720"/>
        <w:jc w:val="both"/>
      </w:pPr>
      <w:commentRangeStart w:id="144"/>
      <w:del w:id="145" w:author="Simon Kiss" w:date="2023-02-17T15:14:00Z">
        <w:r w:rsidRPr="007071A0" w:rsidDel="00D91236">
          <w:delText>Partnering with the Canadian Public Health Association</w:delText>
        </w:r>
        <w:commentRangeStart w:id="146"/>
        <w:commentRangeEnd w:id="146"/>
        <w:r w:rsidR="003333A4" w:rsidDel="00D91236">
          <w:rPr>
            <w:rStyle w:val="CommentReference"/>
          </w:rPr>
          <w:commentReference w:id="146"/>
        </w:r>
        <w:commentRangeEnd w:id="144"/>
        <w:r w:rsidR="00BE2DD9" w:rsidDel="00D91236">
          <w:rPr>
            <w:rStyle w:val="CommentReference"/>
          </w:rPr>
          <w:commentReference w:id="144"/>
        </w:r>
        <w:r w:rsidRPr="007071A0" w:rsidDel="00D91236">
          <w:delText>, we developed a questionnaire motivated by theoretical concerns outlined above</w:delText>
        </w:r>
      </w:del>
      <w:ins w:id="147" w:author="Simon Kiss" w:date="2023-09-21T11:23:00Z">
        <w:r w:rsidR="00D603EC">
          <w:t>We</w:t>
        </w:r>
      </w:ins>
      <w:ins w:id="148" w:author="Simon Kiss" w:date="2023-02-17T15:14:00Z">
        <w:r w:rsidR="00D91236">
          <w:t xml:space="preserve"> developed a questionnaire with input and approval from the Canadian Public Health Association</w:t>
        </w:r>
      </w:ins>
      <w:r w:rsidRPr="007071A0">
        <w:t xml:space="preserve">. </w:t>
      </w:r>
      <w:ins w:id="149" w:author="Simon Kiss" w:date="2023-07-26T10:13:00Z">
        <w:r w:rsidR="002367BA">
          <w:t xml:space="preserve">Because there is no publicly available sampling frame </w:t>
        </w:r>
      </w:ins>
      <w:ins w:id="150" w:author="Simon Kiss" w:date="2023-07-26T10:14:00Z">
        <w:r w:rsidR="002367BA">
          <w:t>from which we could contact public health professionals, we used the membership of Canada’s leading public health associations as a proxy.</w:t>
        </w:r>
      </w:ins>
      <w:ins w:id="151" w:author="Simon Kiss" w:date="2023-07-26T15:06:00Z">
        <w:r w:rsidR="005E4434">
          <w:rPr>
            <w:rStyle w:val="FootnoteReference"/>
          </w:rPr>
          <w:footnoteReference w:id="2"/>
        </w:r>
      </w:ins>
      <w:ins w:id="154" w:author="Simon Kiss" w:date="2023-07-26T10:14:00Z">
        <w:r w:rsidR="002367BA">
          <w:t xml:space="preserve"> Specifically, </w:t>
        </w:r>
      </w:ins>
      <w:del w:id="155" w:author="Simon Kiss" w:date="2023-07-26T10:14:00Z">
        <w:r w:rsidR="008E7716" w:rsidRPr="007071A0" w:rsidDel="002367BA">
          <w:delText xml:space="preserve">To obtain the </w:delText>
        </w:r>
        <w:commentRangeStart w:id="156"/>
        <w:r w:rsidR="008E7716" w:rsidRPr="007071A0" w:rsidDel="002367BA">
          <w:delText>most representative sample of Canada’s public health workforce possible</w:delText>
        </w:r>
        <w:commentRangeStart w:id="157"/>
        <w:commentRangeEnd w:id="157"/>
        <w:r w:rsidR="003333A4" w:rsidDel="002367BA">
          <w:rPr>
            <w:rStyle w:val="CommentReference"/>
          </w:rPr>
          <w:commentReference w:id="157"/>
        </w:r>
        <w:commentRangeEnd w:id="156"/>
        <w:r w:rsidR="00D91236" w:rsidDel="002367BA">
          <w:rPr>
            <w:rStyle w:val="CommentReference"/>
          </w:rPr>
          <w:commentReference w:id="156"/>
        </w:r>
        <w:r w:rsidR="008E7716" w:rsidRPr="007071A0" w:rsidDel="002367BA">
          <w:delText xml:space="preserve">, we collaborated with </w:delText>
        </w:r>
        <w:commentRangeStart w:id="158"/>
        <w:commentRangeStart w:id="159"/>
        <w:commentRangeEnd w:id="158"/>
        <w:r w:rsidR="00F259F6" w:rsidDel="002367BA">
          <w:rPr>
            <w:rStyle w:val="CommentReference"/>
          </w:rPr>
          <w:commentReference w:id="158"/>
        </w:r>
      </w:del>
      <w:commentRangeEnd w:id="159"/>
      <w:r w:rsidR="000A5777">
        <w:rPr>
          <w:rStyle w:val="CommentReference"/>
        </w:rPr>
        <w:commentReference w:id="159"/>
      </w:r>
      <w:del w:id="160" w:author="Simon Kiss" w:date="2023-07-26T10:14:00Z">
        <w:r w:rsidR="008E7716" w:rsidRPr="007071A0" w:rsidDel="002367BA">
          <w:delText>the</w:delText>
        </w:r>
      </w:del>
      <w:ins w:id="161" w:author="Simon Kiss" w:date="2023-07-26T10:14:00Z">
        <w:r w:rsidR="002367BA">
          <w:t xml:space="preserve">the </w:t>
        </w:r>
      </w:ins>
      <w:del w:id="162" w:author="Simon Kiss" w:date="2023-07-26T10:14:00Z">
        <w:r w:rsidR="008E7716" w:rsidRPr="007071A0" w:rsidDel="002367BA">
          <w:delText xml:space="preserve"> </w:delText>
        </w:r>
      </w:del>
      <w:r w:rsidR="008E7716" w:rsidRPr="007071A0">
        <w:t xml:space="preserve">CPHA, the provincial public health associations (including </w:t>
      </w:r>
      <w:proofErr w:type="spellStart"/>
      <w:r w:rsidR="008E7716" w:rsidRPr="007071A0">
        <w:t>Santé</w:t>
      </w:r>
      <w:proofErr w:type="spellEnd"/>
      <w:r w:rsidR="008E7716" w:rsidRPr="007071A0">
        <w:t xml:space="preserve"> </w:t>
      </w:r>
      <w:proofErr w:type="spellStart"/>
      <w:r w:rsidR="008E7716" w:rsidRPr="007071A0">
        <w:t>Publique</w:t>
      </w:r>
      <w:proofErr w:type="spellEnd"/>
      <w:r w:rsidR="008E7716" w:rsidRPr="007071A0">
        <w:t xml:space="preserve"> du Québec), the Public Health Physicians of Canada and the Canadian Association of Public Health Inspectors</w:t>
      </w:r>
      <w:ins w:id="163" w:author="Simon Kiss" w:date="2023-07-26T10:14:00Z">
        <w:r w:rsidR="002367BA">
          <w:t xml:space="preserve"> distributed invitations to participate in the survey to their me</w:t>
        </w:r>
      </w:ins>
      <w:ins w:id="164" w:author="Simon Kiss" w:date="2023-07-26T10:15:00Z">
        <w:r w:rsidR="002367BA">
          <w:t>mbers</w:t>
        </w:r>
      </w:ins>
      <w:r w:rsidR="008E7716" w:rsidRPr="007071A0">
        <w:t xml:space="preserve">. </w:t>
      </w:r>
      <w:ins w:id="165" w:author="Simon Kiss" w:date="2023-07-26T10:15:00Z">
        <w:r w:rsidR="002367BA">
          <w:t>At the same time, a</w:t>
        </w:r>
      </w:ins>
      <w:del w:id="166" w:author="Simon Kiss" w:date="2023-07-26T10:15:00Z">
        <w:r w:rsidR="00064B89" w:rsidRPr="007071A0" w:rsidDel="002367BA">
          <w:delText>A</w:delText>
        </w:r>
      </w:del>
      <w:r w:rsidR="00064B89" w:rsidRPr="007071A0">
        <w:t xml:space="preserve"> nearly identical survey was fielded to a</w:t>
      </w:r>
      <w:ins w:id="167" w:author="Simon Kiss" w:date="2023-07-26T15:02:00Z">
        <w:r w:rsidR="00C90270">
          <w:t xml:space="preserve"> representative online </w:t>
        </w:r>
      </w:ins>
      <w:del w:id="168" w:author="Simon Kiss" w:date="2023-07-26T15:02:00Z">
        <w:r w:rsidR="00064B89" w:rsidRPr="007071A0" w:rsidDel="00C90270">
          <w:delText xml:space="preserve">n online </w:delText>
        </w:r>
      </w:del>
      <w:r w:rsidR="00064B89" w:rsidRPr="007071A0">
        <w:t>panel of Canadian respondents</w:t>
      </w:r>
      <w:del w:id="169" w:author="Simon Kiss" w:date="2023-09-14T11:40:00Z">
        <w:r w:rsidR="00490667" w:rsidRPr="007071A0" w:rsidDel="00E45A71">
          <w:delText xml:space="preserve"> between START DATE and END DATE</w:delText>
        </w:r>
      </w:del>
      <w:r w:rsidR="00490667" w:rsidRPr="007071A0">
        <w:t>.</w:t>
      </w:r>
      <w:ins w:id="170" w:author="Simon Kiss" w:date="2023-07-26T10:15:00Z">
        <w:r w:rsidR="002367BA">
          <w:t xml:space="preserve"> </w:t>
        </w:r>
      </w:ins>
      <w:del w:id="171" w:author="Simon Kiss" w:date="2023-07-26T10:15:00Z">
        <w:r w:rsidR="00490667" w:rsidRPr="007071A0" w:rsidDel="002367BA">
          <w:delText xml:space="preserve"> </w:delText>
        </w:r>
      </w:del>
      <w:ins w:id="172" w:author="Simon Kiss" w:date="2023-07-26T10:15:00Z">
        <w:r w:rsidR="002367BA">
          <w:t>Here, q</w:t>
        </w:r>
      </w:ins>
      <w:del w:id="173" w:author="Simon Kiss" w:date="2023-07-26T10:15:00Z">
        <w:r w:rsidR="00490667" w:rsidRPr="007071A0" w:rsidDel="002367BA">
          <w:delText xml:space="preserve">This sample was obtained through a random sampling of Dynata’s established online panel of survey respondents. The </w:delText>
        </w:r>
      </w:del>
      <w:ins w:id="174" w:author="EL" w:date="2021-11-17T13:22:00Z">
        <w:del w:id="175" w:author="Simon Kiss" w:date="2023-07-26T10:15:00Z">
          <w:r w:rsidR="00490667" w:rsidRPr="007071A0" w:rsidDel="002367BA">
            <w:delText>Q</w:delText>
          </w:r>
        </w:del>
        <w:r w:rsidR="00490667" w:rsidRPr="007071A0">
          <w:t xml:space="preserve">uota </w:t>
        </w:r>
      </w:ins>
      <w:r w:rsidR="00490667" w:rsidRPr="007071A0">
        <w:t>sampl</w:t>
      </w:r>
      <w:ins w:id="176" w:author="EL" w:date="2021-11-17T13:23:00Z">
        <w:r w:rsidR="00490667" w:rsidRPr="007071A0">
          <w:t>ing</w:t>
        </w:r>
      </w:ins>
      <w:del w:id="177" w:author="EL" w:date="2021-11-17T13:23:00Z">
        <w:r w:rsidR="00490667" w:rsidRPr="007071A0" w:rsidDel="00266CE1">
          <w:delText>e</w:delText>
        </w:r>
      </w:del>
      <w:r w:rsidR="00490667" w:rsidRPr="007071A0">
        <w:t xml:space="preserve"> was </w:t>
      </w:r>
      <w:del w:id="178" w:author="EL" w:date="2021-11-17T13:23:00Z">
        <w:r w:rsidR="00490667" w:rsidRPr="007071A0" w:rsidDel="00266CE1">
          <w:delText xml:space="preserve">selected </w:delText>
        </w:r>
      </w:del>
      <w:ins w:id="179" w:author="EL" w:date="2021-11-17T13:23:00Z">
        <w:r w:rsidR="00490667" w:rsidRPr="007071A0">
          <w:t xml:space="preserve">used </w:t>
        </w:r>
      </w:ins>
      <w:r w:rsidR="00490667" w:rsidRPr="007071A0">
        <w:t>to match</w:t>
      </w:r>
      <w:ins w:id="180" w:author="EL" w:date="2021-11-17T13:23:00Z">
        <w:r w:rsidR="00490667" w:rsidRPr="007071A0">
          <w:t xml:space="preserve"> the gender and regional</w:t>
        </w:r>
      </w:ins>
      <w:r w:rsidR="00490667" w:rsidRPr="007071A0">
        <w:t xml:space="preserve"> </w:t>
      </w:r>
      <w:del w:id="181" w:author="EL" w:date="2021-11-17T13:23:00Z">
        <w:r w:rsidR="00490667" w:rsidRPr="007071A0" w:rsidDel="00266CE1">
          <w:delText xml:space="preserve">Canada’s demographic </w:delText>
        </w:r>
      </w:del>
      <w:r w:rsidR="00490667" w:rsidRPr="007071A0">
        <w:t>distribution of the sample to the most recent population estimates provided by Statistics Canada</w:t>
      </w:r>
      <w:del w:id="182" w:author="EL" w:date="2021-11-17T13:24:00Z">
        <w:r w:rsidR="00490667" w:rsidRPr="007071A0" w:rsidDel="00266CE1">
          <w:delText>across sexes and provinces</w:delText>
        </w:r>
      </w:del>
      <w:r w:rsidR="00490667" w:rsidRPr="007071A0">
        <w:t xml:space="preserve">. </w:t>
      </w:r>
      <w:ins w:id="183" w:author="Simon Kiss" w:date="2023-09-14T11:40:00Z">
        <w:r w:rsidR="00E45A71">
          <w:t xml:space="preserve">The survey was fielded between February </w:t>
        </w:r>
      </w:ins>
      <w:ins w:id="184" w:author="Simon Kiss" w:date="2023-09-14T11:41:00Z">
        <w:r w:rsidR="00E45A71">
          <w:t>16</w:t>
        </w:r>
        <w:r w:rsidR="00E45A71" w:rsidRPr="00426082">
          <w:rPr>
            <w:vertAlign w:val="superscript"/>
          </w:rPr>
          <w:t>th</w:t>
        </w:r>
        <w:r w:rsidR="00E45A71">
          <w:t xml:space="preserve"> and March 19</w:t>
        </w:r>
        <w:r w:rsidR="00E45A71" w:rsidRPr="00426082">
          <w:rPr>
            <w:vertAlign w:val="superscript"/>
          </w:rPr>
          <w:t>th</w:t>
        </w:r>
        <w:r w:rsidR="00E45A71">
          <w:t>, 2021,</w:t>
        </w:r>
      </w:ins>
      <w:ins w:id="185" w:author="Simon Kiss" w:date="2023-09-21T11:24:00Z">
        <w:r w:rsidR="002662B9">
          <w:t xml:space="preserve"> </w:t>
        </w:r>
      </w:ins>
      <w:ins w:id="186" w:author="Simon Kiss" w:date="2023-09-14T11:42:00Z">
        <w:r w:rsidR="00E45A71">
          <w:t xml:space="preserve">at the end </w:t>
        </w:r>
      </w:ins>
      <w:ins w:id="187" w:author="Simon Kiss" w:date="2023-09-14T11:41:00Z">
        <w:r w:rsidR="00E45A71">
          <w:t>of the</w:t>
        </w:r>
      </w:ins>
      <w:ins w:id="188" w:author="Simon Kiss" w:date="2023-09-14T11:42:00Z">
        <w:r w:rsidR="00E45A71">
          <w:t xml:space="preserve"> second wave of the</w:t>
        </w:r>
      </w:ins>
      <w:ins w:id="189" w:author="Simon Kiss" w:date="2023-09-14T11:41:00Z">
        <w:r w:rsidR="00E45A71">
          <w:t xml:space="preserve"> COVID19 pandemic</w:t>
        </w:r>
      </w:ins>
    </w:p>
    <w:p w14:paraId="0994CE9A" w14:textId="272F42EA" w:rsidR="00293A78" w:rsidRDefault="00B3402B" w:rsidP="002C5AA5">
      <w:pPr>
        <w:ind w:firstLine="720"/>
        <w:jc w:val="both"/>
        <w:rPr>
          <w:ins w:id="190" w:author="Simon Kiss" w:date="2023-07-26T13:58:00Z"/>
        </w:rPr>
      </w:pPr>
      <w:ins w:id="191" w:author="Simon Kiss" w:date="2023-07-26T10:26:00Z">
        <w:r>
          <w:t xml:space="preserve">Obtaining the sample of the public health workforce was </w:t>
        </w:r>
      </w:ins>
      <w:ins w:id="192" w:author="Simon Kiss" w:date="2023-07-26T15:02:00Z">
        <w:r w:rsidR="003A1A12">
          <w:t>not straightforward</w:t>
        </w:r>
      </w:ins>
      <w:ins w:id="193" w:author="Simon Kiss" w:date="2023-07-26T10:26:00Z">
        <w:r>
          <w:t xml:space="preserve">. The survey was fielded in the middle of the pandemic which meant that potential respondents were occupied with more important matters and less likely to respond. Distributing the invitation to participate through the public health associations meant that </w:t>
        </w:r>
      </w:ins>
      <w:ins w:id="194" w:author="Simon Kiss" w:date="2023-07-26T10:27:00Z">
        <w:r w:rsidR="00016CF6">
          <w:t>it was not always clear h</w:t>
        </w:r>
      </w:ins>
      <w:ins w:id="195" w:author="Simon Kiss" w:date="2023-07-26T10:28:00Z">
        <w:r w:rsidR="00016CF6">
          <w:t>ow many participants received the invitation and how many invitations were distributed</w:t>
        </w:r>
      </w:ins>
      <w:ins w:id="196" w:author="Simon Kiss" w:date="2023-07-26T10:36:00Z">
        <w:r w:rsidR="00E504A3">
          <w:t>,</w:t>
        </w:r>
      </w:ins>
      <w:ins w:id="197" w:author="Simon Kiss" w:date="2023-07-26T10:37:00Z">
        <w:r w:rsidR="00E504A3">
          <w:t xml:space="preserve"> making proper calculations of a response rate impossible. Moreover, because</w:t>
        </w:r>
      </w:ins>
      <w:ins w:id="198" w:author="Simon Kiss" w:date="2023-07-26T10:26:00Z">
        <w:r>
          <w:t xml:space="preserve"> </w:t>
        </w:r>
        <w:r w:rsidRPr="007071A0">
          <w:t>there are no other publicly available studies of the population of Canada’s public hea</w:t>
        </w:r>
        <w:r>
          <w:t>l</w:t>
        </w:r>
        <w:r w:rsidRPr="007071A0">
          <w:t>th workforce</w:t>
        </w:r>
      </w:ins>
      <w:ins w:id="199" w:author="Simon Kiss" w:date="2023-07-26T10:37:00Z">
        <w:r w:rsidR="00E504A3">
          <w:t xml:space="preserve"> (a gap which this study seeks t</w:t>
        </w:r>
      </w:ins>
      <w:ins w:id="200" w:author="Simon Kiss" w:date="2023-07-26T10:38:00Z">
        <w:r w:rsidR="00E504A3">
          <w:t>o fill)</w:t>
        </w:r>
      </w:ins>
      <w:ins w:id="201" w:author="Simon Kiss" w:date="2023-07-26T10:26:00Z">
        <w:r w:rsidRPr="007071A0">
          <w:t xml:space="preserve">, it is </w:t>
        </w:r>
      </w:ins>
      <w:ins w:id="202" w:author="Simon Kiss" w:date="2023-07-26T15:05:00Z">
        <w:r w:rsidR="0068238E">
          <w:t xml:space="preserve">nearly impossible </w:t>
        </w:r>
      </w:ins>
      <w:ins w:id="203" w:author="Simon Kiss" w:date="2023-07-26T10:26:00Z">
        <w:r w:rsidRPr="007071A0">
          <w:t xml:space="preserve">to validate the representativeness of this portion of the study. </w:t>
        </w:r>
      </w:ins>
      <w:ins w:id="204" w:author="Simon Kiss" w:date="2023-07-26T15:05:00Z">
        <w:r w:rsidR="0068238E">
          <w:t>However, t</w:t>
        </w:r>
      </w:ins>
      <w:ins w:id="205" w:author="Simon Kiss" w:date="2023-07-26T10:38:00Z">
        <w:r w:rsidR="00AA56BB">
          <w:t>he CPHA did provide a distribution of provincial membership</w:t>
        </w:r>
      </w:ins>
      <w:ins w:id="206" w:author="Simon Kiss" w:date="2023-07-26T15:05:00Z">
        <w:r w:rsidR="0068238E">
          <w:t xml:space="preserve"> which can be compared with the sample</w:t>
        </w:r>
      </w:ins>
      <w:ins w:id="207" w:author="Simon Kiss" w:date="2023-07-26T10:39:00Z">
        <w:r w:rsidR="00AA56BB">
          <w:t xml:space="preserve"> as a validation strategy.</w:t>
        </w:r>
      </w:ins>
      <w:ins w:id="208" w:author="Simon Kiss" w:date="2023-07-26T10:38:00Z">
        <w:r w:rsidR="00AA56BB">
          <w:t xml:space="preserve"> </w:t>
        </w:r>
      </w:ins>
      <w:ins w:id="209" w:author="Simon Kiss" w:date="2023-08-01T15:01:00Z">
        <w:r w:rsidR="00AA3B08">
          <w:t>Overall, the regional distribution</w:t>
        </w:r>
      </w:ins>
      <w:ins w:id="210" w:author="Simon Kiss" w:date="2023-08-01T15:02:00Z">
        <w:r w:rsidR="00AA3B08">
          <w:t xml:space="preserve"> of respondents reporting membership in the CPHA mirrors the regional distribution of CPHA members</w:t>
        </w:r>
      </w:ins>
      <w:ins w:id="211" w:author="Simon Kiss" w:date="2023-09-14T11:43:00Z">
        <w:r w:rsidR="00B41F8B">
          <w:t xml:space="preserve"> </w:t>
        </w:r>
      </w:ins>
      <w:ins w:id="212" w:author="Simon Kiss" w:date="2023-08-01T15:03:00Z">
        <w:r w:rsidR="00AA3B08">
          <w:t>(40% of the CPHA’s members and 39% of the sample’s CPHA respondents are from Ontario</w:t>
        </w:r>
      </w:ins>
      <w:ins w:id="213" w:author="Simon Kiss" w:date="2023-08-01T15:04:00Z">
        <w:r w:rsidR="00AA3B08">
          <w:t xml:space="preserve">). The only significant deviation is in the west </w:t>
        </w:r>
      </w:ins>
      <w:ins w:id="214" w:author="Simon Kiss" w:date="2023-08-01T15:05:00Z">
        <w:r w:rsidR="00AA3B08">
          <w:t>(35% of the CPHA’s membership but 44% of the sample’s CPHA respondents are from Manitoba west</w:t>
        </w:r>
      </w:ins>
      <w:ins w:id="215" w:author="Simon Kiss" w:date="2023-08-01T15:06:00Z">
        <w:r w:rsidR="00AA3B08">
          <w:t xml:space="preserve">). </w:t>
        </w:r>
      </w:ins>
    </w:p>
    <w:p w14:paraId="727D4D68" w14:textId="0A3D975E" w:rsidR="00B3402B" w:rsidDel="005A5066" w:rsidRDefault="00B3402B" w:rsidP="005A5066">
      <w:pPr>
        <w:rPr>
          <w:del w:id="216" w:author="Simon Kiss" w:date="2023-07-26T10:25:00Z"/>
        </w:rPr>
      </w:pPr>
      <w:ins w:id="217" w:author="Simon Kiss" w:date="2023-07-26T10:26:00Z">
        <w:r>
          <w:t>By contrast, s</w:t>
        </w:r>
      </w:ins>
      <w:del w:id="218" w:author="Simon Kiss" w:date="2023-07-26T10:26:00Z">
        <w:r w:rsidDel="00B3402B">
          <w:delText>S</w:delText>
        </w:r>
      </w:del>
      <w:r>
        <w:t>ampling the general population was straightforward</w:t>
      </w:r>
      <w:del w:id="219" w:author="Simon Kiss" w:date="2023-07-26T13:58:00Z">
        <w:r w:rsidDel="00293A78">
          <w:delText xml:space="preserve"> and unproblematic. Table 1 shows the sample’s demographic characteristics compared to measures from the 2021 census</w:delText>
        </w:r>
      </w:del>
      <w:ins w:id="220" w:author="Simon Kiss" w:date="2023-07-26T13:58:00Z">
        <w:r w:rsidR="00293A78">
          <w:t xml:space="preserve"> with minor deviations from the demographics of the general population. </w:t>
        </w:r>
      </w:ins>
      <w:del w:id="221" w:author="Simon Kiss" w:date="2023-07-26T13:58:00Z">
        <w:r w:rsidDel="00293A78">
          <w:delText>.</w:delText>
        </w:r>
      </w:del>
      <w:r>
        <w:t xml:space="preserve"> </w:t>
      </w:r>
      <w:r w:rsidRPr="007071A0">
        <w:t xml:space="preserve">Overall, our </w:t>
      </w:r>
      <w:commentRangeStart w:id="222"/>
      <w:commentRangeStart w:id="223"/>
      <w:r w:rsidRPr="007071A0">
        <w:t>sample</w:t>
      </w:r>
      <w:commentRangeEnd w:id="222"/>
      <w:r>
        <w:rPr>
          <w:rStyle w:val="CommentReference"/>
        </w:rPr>
        <w:commentReference w:id="222"/>
      </w:r>
      <w:commentRangeEnd w:id="223"/>
      <w:r>
        <w:rPr>
          <w:rStyle w:val="CommentReference"/>
        </w:rPr>
        <w:commentReference w:id="223"/>
      </w:r>
      <w:r w:rsidRPr="007071A0">
        <w:t xml:space="preserve"> </w:t>
      </w:r>
      <w:r>
        <w:t xml:space="preserve">of the general population </w:t>
      </w:r>
      <w:r w:rsidRPr="007071A0">
        <w:t>is older than the general population</w:t>
      </w:r>
      <w:ins w:id="224" w:author="Simon Kiss" w:date="2023-07-26T13:34:00Z">
        <w:r w:rsidR="00104F2E">
          <w:t xml:space="preserve"> (</w:t>
        </w:r>
      </w:ins>
      <w:ins w:id="225" w:author="Simon Kiss" w:date="2023-09-15T11:11:00Z">
        <w:r w:rsidR="00D9592E">
          <w:t>27% of the sample but 17% of the population are over 65)</w:t>
        </w:r>
      </w:ins>
      <w:r w:rsidRPr="007071A0">
        <w:t>, richer</w:t>
      </w:r>
      <w:ins w:id="226" w:author="Simon Kiss" w:date="2023-09-15T11:13:00Z">
        <w:r w:rsidR="00D9592E">
          <w:t xml:space="preserve"> </w:t>
        </w:r>
        <w:r w:rsidR="00426082">
          <w:t>(</w:t>
        </w:r>
      </w:ins>
      <w:ins w:id="227" w:author="Simon Kiss" w:date="2023-09-15T11:23:00Z">
        <w:r w:rsidR="00216A62">
          <w:t>26% of the sample but only 8% of the population report household income greater than $100,000)</w:t>
        </w:r>
      </w:ins>
      <w:r w:rsidRPr="007071A0">
        <w:t>, less francophone</w:t>
      </w:r>
      <w:ins w:id="228" w:author="Simon Kiss" w:date="2023-09-15T11:23:00Z">
        <w:r w:rsidR="00216A62">
          <w:t xml:space="preserve"> </w:t>
        </w:r>
      </w:ins>
      <w:ins w:id="229" w:author="Simon Kiss" w:date="2023-09-15T11:24:00Z">
        <w:r w:rsidR="00D52BF1">
          <w:t>(10% of the sample but 21% of the census report French as their mother tongue)</w:t>
        </w:r>
      </w:ins>
      <w:r w:rsidRPr="007071A0">
        <w:t xml:space="preserve">, </w:t>
      </w:r>
      <w:del w:id="230" w:author="Simon Kiss" w:date="2023-09-15T11:24:00Z">
        <w:r w:rsidRPr="007071A0" w:rsidDel="00D52BF1">
          <w:delText xml:space="preserve">less </w:delText>
        </w:r>
      </w:del>
      <w:ins w:id="231" w:author="Simon Kiss" w:date="2023-09-15T11:24:00Z">
        <w:r w:rsidR="00D52BF1">
          <w:t>more</w:t>
        </w:r>
        <w:r w:rsidR="00D52BF1" w:rsidRPr="007071A0">
          <w:t xml:space="preserve"> </w:t>
        </w:r>
      </w:ins>
      <w:r w:rsidRPr="007071A0">
        <w:t>rural</w:t>
      </w:r>
      <w:ins w:id="232" w:author="Simon Kiss" w:date="2023-09-15T11:24:00Z">
        <w:r w:rsidR="00D52BF1">
          <w:t xml:space="preserve"> (32% of the sample but only 19% of the population report living in a rural area)</w:t>
        </w:r>
      </w:ins>
      <w:r w:rsidRPr="007071A0">
        <w:t xml:space="preserve"> and much more educated</w:t>
      </w:r>
      <w:ins w:id="233" w:author="Simon Kiss" w:date="2023-09-15T11:25:00Z">
        <w:r w:rsidR="00D52BF1">
          <w:t xml:space="preserve"> (41% of the sample but only 19% of the general population report having a university degree)</w:t>
        </w:r>
      </w:ins>
      <w:r w:rsidRPr="007071A0">
        <w:t xml:space="preserve">. While there are some significant differences </w:t>
      </w:r>
      <w:r>
        <w:t xml:space="preserve">on </w:t>
      </w:r>
      <w:del w:id="234" w:author="Simon Kiss" w:date="2023-07-26T13:34:00Z">
        <w:r w:rsidDel="00104F2E">
          <w:delText>demographic measures</w:delText>
        </w:r>
      </w:del>
      <w:ins w:id="235" w:author="Simon Kiss" w:date="2023-07-26T13:34:00Z">
        <w:r w:rsidR="00104F2E">
          <w:t>these demographic measures</w:t>
        </w:r>
      </w:ins>
      <w:r>
        <w:t xml:space="preserve">, </w:t>
      </w:r>
      <w:del w:id="236" w:author="Simon Kiss" w:date="2023-07-26T13:33:00Z">
        <w:r w:rsidRPr="007071A0" w:rsidDel="00104F2E">
          <w:delText>other validation measures</w:delText>
        </w:r>
      </w:del>
      <w:ins w:id="237" w:author="Simon Kiss" w:date="2023-09-21T11:25:00Z">
        <w:r w:rsidR="003446E2">
          <w:t>our measure of sample respondents’ intention to</w:t>
        </w:r>
      </w:ins>
      <w:ins w:id="238" w:author="Simon Kiss" w:date="2023-09-21T11:32:00Z">
        <w:r w:rsidR="00687F98">
          <w:t xml:space="preserve"> get the COVID19 vaccine closely mirrored other reports from the same time</w:t>
        </w:r>
      </w:ins>
      <w:del w:id="239" w:author="Simon Kiss" w:date="2023-09-15T11:25:00Z">
        <w:r w:rsidRPr="007071A0" w:rsidDel="00800CE1">
          <w:delText xml:space="preserve"> </w:delText>
        </w:r>
      </w:del>
      <w:del w:id="240" w:author="Simon Kiss" w:date="2023-09-15T11:26:00Z">
        <w:r w:rsidRPr="007071A0" w:rsidDel="00800CE1">
          <w:delText>show</w:delText>
        </w:r>
      </w:del>
      <w:del w:id="241" w:author="Simon Kiss" w:date="2023-09-21T11:25:00Z">
        <w:r w:rsidRPr="007071A0" w:rsidDel="003446E2">
          <w:delText xml:space="preserve"> that the sample </w:delText>
        </w:r>
        <w:r w:rsidDel="003446E2">
          <w:delText>is quite representative of the population</w:delText>
        </w:r>
      </w:del>
      <w:r w:rsidRPr="007071A0">
        <w:t xml:space="preserve">. </w:t>
      </w:r>
      <w:commentRangeStart w:id="242"/>
      <w:commentRangeStart w:id="243"/>
      <w:del w:id="244" w:author="Simon Kiss" w:date="2023-09-21T11:33:00Z">
        <w:r w:rsidRPr="007071A0" w:rsidDel="00687F98">
          <w:delText xml:space="preserve">For example, </w:delText>
        </w:r>
      </w:del>
      <w:r>
        <w:t xml:space="preserve">77% </w:t>
      </w:r>
      <w:r w:rsidRPr="007071A0">
        <w:t xml:space="preserve">(95% CI +/-1.8%) </w:t>
      </w:r>
      <w:del w:id="245" w:author="Simon Kiss" w:date="2023-07-26T10:27:00Z">
        <w:r w:rsidDel="00016CF6">
          <w:delText xml:space="preserve"> </w:delText>
        </w:r>
      </w:del>
      <w:r>
        <w:t xml:space="preserve">of the </w:t>
      </w:r>
      <w:r w:rsidRPr="007071A0">
        <w:t>study sample</w:t>
      </w:r>
      <w:r>
        <w:t xml:space="preserve"> of the general population</w:t>
      </w:r>
      <w:r w:rsidRPr="007071A0">
        <w:t xml:space="preserve"> reported intend</w:t>
      </w:r>
      <w:r>
        <w:t xml:space="preserve">ing </w:t>
      </w:r>
      <w:r w:rsidRPr="007071A0">
        <w:t>to get vaccinated</w:t>
      </w:r>
      <w:ins w:id="246" w:author="Simon Kiss" w:date="2023-09-21T11:36:00Z">
        <w:r w:rsidR="00687F98">
          <w:t>, close to two other survey which reported 81% (95%CI +/- 3%) and 82% (No CI reported).</w:t>
        </w:r>
      </w:ins>
      <w:ins w:id="247" w:author="Simon Kiss" w:date="2023-09-21T11:37:00Z">
        <w:r w:rsidR="00D75628">
          <w:rPr>
            <w:rStyle w:val="FootnoteReference"/>
          </w:rPr>
          <w:footnoteReference w:id="3"/>
        </w:r>
      </w:ins>
      <w:del w:id="249" w:author="Simon Kiss" w:date="2023-09-21T11:35:00Z">
        <w:r w:rsidDel="00687F98">
          <w:delText>. T</w:delText>
        </w:r>
        <w:r w:rsidRPr="007071A0" w:rsidDel="00687F98">
          <w:delText>his falls</w:delText>
        </w:r>
        <w:r w:rsidDel="00687F98">
          <w:delText xml:space="preserve"> well within</w:delText>
        </w:r>
        <w:r w:rsidRPr="007071A0" w:rsidDel="00687F98">
          <w:delText xml:space="preserve"> in a range of other estimates of Canadians’ intention to get vaccinated</w:delText>
        </w:r>
        <w:r w:rsidDel="00687F98">
          <w:delText xml:space="preserve"> from the same </w:delText>
        </w:r>
      </w:del>
      <w:del w:id="250" w:author="Simon Kiss" w:date="2023-07-26T10:27:00Z">
        <w:r w:rsidDel="00016CF6">
          <w:delText xml:space="preserve">time </w:delText>
        </w:r>
      </w:del>
      <w:del w:id="251" w:author="Simon Kiss" w:date="2023-09-21T11:35:00Z">
        <w:r w:rsidDel="00687F98">
          <w:delText>period</w:delText>
        </w:r>
        <w:r w:rsidRPr="007071A0" w:rsidDel="00687F98">
          <w:delText xml:space="preserve">. </w:delText>
        </w:r>
        <w:r w:rsidDel="00687F98">
          <w:delText>The</w:delText>
        </w:r>
        <w:r w:rsidRPr="007071A0" w:rsidDel="00687F98">
          <w:delText xml:space="preserve"> Canadian Community Health Survey reported 82% (95% CI not reported) of Canadians intended to get vaccinated in a study that ended on ran from January to February 2021. An Angus Reid survey of Canadians that ended February 11</w:delText>
        </w:r>
        <w:r w:rsidRPr="007071A0" w:rsidDel="00687F98">
          <w:rPr>
            <w:vertAlign w:val="superscript"/>
          </w:rPr>
          <w:delText>th</w:delText>
        </w:r>
        <w:r w:rsidRPr="007071A0" w:rsidDel="00687F98">
          <w:delText>, 2021 reported that 81% (95% CI +/- 3%). Moreover, 1.25% (95% CI +/- 0.49%) of the study sample reported already having been vaccinated while population reports from Health Canada showed that 2.79 % of the Canadian population was vaccinated at that time.</w:delText>
        </w:r>
      </w:del>
      <w:ins w:id="252" w:author="Simon Kiss" w:date="2023-09-15T11:10:00Z">
        <w:r w:rsidR="00D9592E">
          <w:t xml:space="preserve"> </w:t>
        </w:r>
      </w:ins>
      <w:del w:id="253" w:author="Simon Kiss" w:date="2023-09-14T12:46:00Z">
        <w:r w:rsidRPr="007071A0" w:rsidDel="0064294B">
          <w:delText xml:space="preserve"> </w:delText>
        </w:r>
        <w:commentRangeEnd w:id="242"/>
        <w:r w:rsidDel="0064294B">
          <w:rPr>
            <w:rStyle w:val="CommentReference"/>
          </w:rPr>
          <w:commentReference w:id="242"/>
        </w:r>
        <w:commentRangeEnd w:id="243"/>
        <w:r w:rsidDel="0064294B">
          <w:rPr>
            <w:rStyle w:val="CommentReference"/>
          </w:rPr>
          <w:commentReference w:id="243"/>
        </w:r>
      </w:del>
    </w:p>
    <w:p w14:paraId="0ED9A97C" w14:textId="77777777" w:rsidR="005A5066" w:rsidRPr="007071A0" w:rsidRDefault="005A5066" w:rsidP="00D75628">
      <w:pPr>
        <w:ind w:firstLine="720"/>
        <w:jc w:val="both"/>
        <w:rPr>
          <w:ins w:id="254" w:author="Simon Kiss" w:date="2023-07-26T13:31:00Z"/>
        </w:rPr>
      </w:pPr>
    </w:p>
    <w:p w14:paraId="6C231E53" w14:textId="6437C873" w:rsidR="00B3402B" w:rsidDel="00B3402B" w:rsidRDefault="00B3402B">
      <w:pPr>
        <w:pStyle w:val="Heading1"/>
        <w:rPr>
          <w:del w:id="255" w:author="Simon Kiss" w:date="2023-07-26T10:25:00Z"/>
        </w:rPr>
        <w:pPrChange w:id="256" w:author="Simon Kiss" w:date="2023-09-14T11:48:00Z">
          <w:pPr>
            <w:keepNext/>
            <w:ind w:firstLine="720"/>
            <w:jc w:val="both"/>
          </w:pPr>
        </w:pPrChange>
      </w:pPr>
    </w:p>
    <w:p w14:paraId="08326DD0" w14:textId="7C6BDE91" w:rsidR="008032EF" w:rsidDel="006D4A49" w:rsidRDefault="002367BA">
      <w:pPr>
        <w:pStyle w:val="Heading1"/>
        <w:rPr>
          <w:del w:id="257" w:author="Simon Kiss" w:date="2023-07-26T10:40:00Z"/>
        </w:rPr>
        <w:pPrChange w:id="258" w:author="Simon Kiss" w:date="2023-09-14T11:48:00Z">
          <w:pPr>
            <w:keepNext/>
            <w:ind w:firstLine="720"/>
            <w:jc w:val="both"/>
          </w:pPr>
        </w:pPrChange>
      </w:pPr>
      <w:del w:id="259" w:author="Simon Kiss" w:date="2023-07-26T10:26:00Z">
        <w:r w:rsidDel="00B3402B">
          <w:delText>The survey was fielded in the middle of the COVID19 pandemic which meant that potential respondents were busy</w:delText>
        </w:r>
        <w:r w:rsidR="00B3402B" w:rsidDel="00B3402B">
          <w:delText xml:space="preserve"> and less likely to respond</w:delText>
        </w:r>
      </w:del>
      <w:del w:id="260" w:author="Simon Kiss" w:date="2023-07-26T10:25:00Z">
        <w:r w:rsidDel="00B3402B">
          <w:delText>.</w:delText>
        </w:r>
        <w:r w:rsidR="00B3402B" w:rsidDel="00B3402B">
          <w:delText xml:space="preserve"> </w:delText>
        </w:r>
      </w:del>
      <w:del w:id="261" w:author="Simon Kiss" w:date="2023-07-26T10:26:00Z">
        <w:r w:rsidR="00B3402B" w:rsidDel="00B3402B">
          <w:delText xml:space="preserve">It was also difficult to </w:delText>
        </w:r>
        <w:r w:rsidDel="00B3402B">
          <w:delText xml:space="preserve">   </w:delText>
        </w:r>
      </w:del>
      <w:del w:id="262" w:author="Simon Kiss" w:date="2023-07-26T10:18:00Z">
        <w:r w:rsidR="00490667" w:rsidRPr="007071A0" w:rsidDel="002367BA">
          <w:delText>Because</w:delText>
        </w:r>
      </w:del>
      <w:del w:id="263" w:author="Simon Kiss" w:date="2023-07-26T10:20:00Z">
        <w:r w:rsidR="00490667" w:rsidRPr="007071A0" w:rsidDel="002367BA">
          <w:delText xml:space="preserve"> </w:delText>
        </w:r>
      </w:del>
      <w:del w:id="264" w:author="Simon Kiss" w:date="2023-07-26T10:26:00Z">
        <w:r w:rsidR="008032EF" w:rsidRPr="007071A0" w:rsidDel="00B3402B">
          <w:delText>there are no other publicly available studies of the</w:delText>
        </w:r>
        <w:r w:rsidR="00490667" w:rsidRPr="007071A0" w:rsidDel="00B3402B">
          <w:delText xml:space="preserve"> population</w:delText>
        </w:r>
        <w:r w:rsidR="008032EF" w:rsidRPr="007071A0" w:rsidDel="00B3402B">
          <w:delText xml:space="preserve"> of Canada’s public hea</w:delText>
        </w:r>
        <w:r w:rsidR="00012A5B" w:rsidDel="00B3402B">
          <w:delText>l</w:delText>
        </w:r>
        <w:r w:rsidR="008032EF" w:rsidRPr="007071A0" w:rsidDel="00B3402B">
          <w:delText>th workforce</w:delText>
        </w:r>
        <w:r w:rsidR="00490667" w:rsidRPr="007071A0" w:rsidDel="00B3402B">
          <w:delText xml:space="preserve">, </w:delText>
        </w:r>
        <w:r w:rsidR="00C01202" w:rsidRPr="007071A0" w:rsidDel="00B3402B">
          <w:delText xml:space="preserve">it is difficult to </w:delText>
        </w:r>
        <w:r w:rsidR="008032EF" w:rsidRPr="007071A0" w:rsidDel="00B3402B">
          <w:delText>validate the representativeness of this portion of the study. Nevertheles</w:delText>
        </w:r>
        <w:r w:rsidR="00012A5B" w:rsidDel="00B3402B">
          <w:delText>s</w:delText>
        </w:r>
        <w:r w:rsidR="008032EF" w:rsidRPr="007071A0" w:rsidDel="00B3402B">
          <w:delText xml:space="preserve">, we were able to compare the provincial distribution self-reported members of the Canadian Public Health Association </w:delText>
        </w:r>
      </w:del>
      <w:del w:id="265" w:author="Simon Kiss" w:date="2023-02-17T15:34:00Z">
        <w:r w:rsidR="008032EF" w:rsidRPr="007071A0" w:rsidDel="00F553E2">
          <w:delText xml:space="preserve">in our study </w:delText>
        </w:r>
      </w:del>
      <w:del w:id="266" w:author="Simon Kiss" w:date="2023-07-26T10:26:00Z">
        <w:r w:rsidR="008032EF" w:rsidRPr="007071A0" w:rsidDel="00B3402B">
          <w:delText>with the actual provincial distribution of the CPHA</w:delText>
        </w:r>
        <w:r w:rsidR="00490667" w:rsidRPr="007071A0" w:rsidDel="00B3402B">
          <w:delText>.</w:delText>
        </w:r>
        <w:r w:rsidR="008032EF" w:rsidRPr="007071A0" w:rsidDel="00B3402B">
          <w:delText xml:space="preserve"> The results are in</w:delText>
        </w:r>
      </w:del>
      <w:del w:id="267" w:author="Simon Kiss" w:date="2023-07-26T13:31:00Z">
        <w:r w:rsidR="001B4B24" w:rsidRPr="007071A0" w:rsidDel="005A5066">
          <w:delText xml:space="preserve"> </w:delText>
        </w:r>
      </w:del>
    </w:p>
    <w:p w14:paraId="6EC8451D" w14:textId="5FE93613" w:rsidR="005461CB" w:rsidRPr="007071A0" w:rsidDel="006D4A49" w:rsidRDefault="005461CB">
      <w:pPr>
        <w:pStyle w:val="Heading1"/>
        <w:rPr>
          <w:del w:id="268" w:author="Simon Kiss" w:date="2023-07-26T10:40:00Z"/>
        </w:rPr>
        <w:pPrChange w:id="269" w:author="Simon Kiss" w:date="2023-09-14T11:48:00Z">
          <w:pPr>
            <w:keepNext/>
            <w:ind w:firstLine="720"/>
            <w:jc w:val="both"/>
          </w:pPr>
        </w:pPrChange>
      </w:pPr>
    </w:p>
    <w:p w14:paraId="78FEAEB8" w14:textId="10CC56BD" w:rsidR="008032EF" w:rsidDel="006D4A49" w:rsidRDefault="005461CB">
      <w:pPr>
        <w:pStyle w:val="Heading1"/>
        <w:rPr>
          <w:del w:id="270" w:author="Simon Kiss" w:date="2023-07-26T10:39:00Z"/>
          <w:b/>
          <w:bCs/>
        </w:rPr>
        <w:pPrChange w:id="271" w:author="Simon Kiss" w:date="2023-09-14T11:48:00Z">
          <w:pPr/>
        </w:pPrChange>
      </w:pPr>
      <w:del w:id="272" w:author="Simon Kiss" w:date="2023-07-26T10:39:00Z">
        <w:r w:rsidRPr="005461CB" w:rsidDel="006D4A49">
          <w:rPr>
            <w:b/>
            <w:bCs/>
          </w:rPr>
          <w:delText>FIGURE 1 HERE.</w:delText>
        </w:r>
      </w:del>
    </w:p>
    <w:p w14:paraId="012C26FC" w14:textId="1D235C98" w:rsidR="005461CB" w:rsidRPr="005461CB" w:rsidDel="006D4A49" w:rsidRDefault="005461CB">
      <w:pPr>
        <w:pStyle w:val="Heading1"/>
        <w:rPr>
          <w:del w:id="273" w:author="Simon Kiss" w:date="2023-07-26T10:40:00Z"/>
          <w:b/>
          <w:bCs/>
        </w:rPr>
        <w:pPrChange w:id="274" w:author="Simon Kiss" w:date="2023-09-14T11:48:00Z">
          <w:pPr/>
        </w:pPrChange>
      </w:pPr>
    </w:p>
    <w:p w14:paraId="7F91EB89" w14:textId="00A56293" w:rsidR="009711FF" w:rsidRPr="007071A0" w:rsidDel="006D4A49" w:rsidRDefault="00B717A8">
      <w:pPr>
        <w:pStyle w:val="Heading1"/>
        <w:rPr>
          <w:del w:id="275" w:author="Simon Kiss" w:date="2023-07-26T10:40:00Z"/>
        </w:rPr>
        <w:pPrChange w:id="276" w:author="Simon Kiss" w:date="2023-09-14T11:48:00Z">
          <w:pPr>
            <w:ind w:firstLine="720"/>
            <w:jc w:val="both"/>
          </w:pPr>
        </w:pPrChange>
      </w:pPr>
      <w:del w:id="277" w:author="Simon Kiss" w:date="2023-07-26T10:40:00Z">
        <w:r w:rsidRPr="007071A0" w:rsidDel="006D4A49">
          <w:delText xml:space="preserve">It is much easier to compare the representatives of the sample of the general population with the national population because of the availability of census data. </w:delText>
        </w:r>
        <w:r w:rsidR="00403B50" w:rsidRPr="007071A0" w:rsidDel="006D4A49">
          <w:fldChar w:fldCharType="begin"/>
        </w:r>
        <w:r w:rsidR="00403B50" w:rsidRPr="007071A0" w:rsidDel="006D4A49">
          <w:delInstrText xml:space="preserve"> REF _Ref87261327 \h </w:delInstrText>
        </w:r>
        <w:r w:rsidR="00744374" w:rsidRPr="007071A0" w:rsidDel="006D4A49">
          <w:delInstrText xml:space="preserve"> \* MERGEFORMAT </w:delInstrText>
        </w:r>
        <w:r w:rsidR="00403B50" w:rsidRPr="007071A0" w:rsidDel="006D4A49">
          <w:fldChar w:fldCharType="separate"/>
        </w:r>
      </w:del>
      <w:ins w:id="278" w:author="Patrick Fafard" w:date="2023-02-16T13:58:00Z">
        <w:del w:id="279" w:author="Simon Kiss" w:date="2023-07-26T10:40:00Z">
          <w:r w:rsidR="00E92412" w:rsidRPr="007071A0" w:rsidDel="006D4A49">
            <w:delText xml:space="preserve">Table </w:delText>
          </w:r>
          <w:r w:rsidR="00E92412" w:rsidDel="006D4A49">
            <w:rPr>
              <w:noProof/>
            </w:rPr>
            <w:delText>1</w:delText>
          </w:r>
        </w:del>
      </w:ins>
      <w:del w:id="280" w:author="Simon Kiss" w:date="2023-07-26T10:40:00Z">
        <w:r w:rsidR="00403B50" w:rsidRPr="007071A0" w:rsidDel="006D4A49">
          <w:delText xml:space="preserve">Table </w:delText>
        </w:r>
        <w:r w:rsidR="00403B50" w:rsidRPr="007071A0" w:rsidDel="006D4A49">
          <w:rPr>
            <w:noProof/>
          </w:rPr>
          <w:delText>1</w:delText>
        </w:r>
        <w:r w:rsidR="00403B50" w:rsidRPr="007071A0" w:rsidDel="006D4A49">
          <w:fldChar w:fldCharType="end"/>
        </w:r>
        <w:r w:rsidR="00403B50" w:rsidRPr="007071A0" w:rsidDel="006D4A49">
          <w:delText xml:space="preserve"> compares the distribution of the </w:delText>
        </w:r>
      </w:del>
      <w:del w:id="281" w:author="Simon Kiss" w:date="2023-02-17T15:37:00Z">
        <w:r w:rsidR="00403B50" w:rsidRPr="007071A0" w:rsidDel="00C66338">
          <w:delText xml:space="preserve">study </w:delText>
        </w:r>
      </w:del>
      <w:del w:id="282" w:author="Simon Kiss" w:date="2023-07-26T10:40:00Z">
        <w:r w:rsidR="00403B50" w:rsidRPr="007071A0" w:rsidDel="006D4A49">
          <w:delText>sample</w:delText>
        </w:r>
        <w:r w:rsidR="00C077B1" w:rsidRPr="007071A0" w:rsidDel="006D4A49">
          <w:delText xml:space="preserve"> of the general population </w:delText>
        </w:r>
        <w:r w:rsidR="00403B50" w:rsidRPr="007071A0" w:rsidDel="006D4A49">
          <w:delText xml:space="preserve">with the most recent census data available along several demographic variables, including age, household income, official language status, rural residency, degree status and sex. </w:delText>
        </w:r>
        <w:r w:rsidR="009711FF" w:rsidRPr="007071A0" w:rsidDel="006D4A49">
          <w:delText xml:space="preserve"> </w:delText>
        </w:r>
      </w:del>
      <w:del w:id="283" w:author="Simon Kiss" w:date="2023-07-26T10:24:00Z">
        <w:r w:rsidR="00EF6AD2" w:rsidRPr="007071A0" w:rsidDel="00B3402B">
          <w:delText xml:space="preserve">Overall, our </w:delText>
        </w:r>
        <w:commentRangeStart w:id="284"/>
        <w:commentRangeStart w:id="285"/>
        <w:r w:rsidR="00EF6AD2" w:rsidRPr="007071A0" w:rsidDel="00B3402B">
          <w:delText>sample</w:delText>
        </w:r>
        <w:commentRangeEnd w:id="284"/>
        <w:r w:rsidR="00467C5C" w:rsidDel="00B3402B">
          <w:rPr>
            <w:rStyle w:val="CommentReference"/>
          </w:rPr>
          <w:commentReference w:id="284"/>
        </w:r>
        <w:commentRangeEnd w:id="285"/>
        <w:r w:rsidR="00F259F6" w:rsidDel="00B3402B">
          <w:rPr>
            <w:rStyle w:val="CommentReference"/>
          </w:rPr>
          <w:commentReference w:id="285"/>
        </w:r>
        <w:r w:rsidR="00EF6AD2" w:rsidRPr="007071A0" w:rsidDel="00B3402B">
          <w:delText xml:space="preserve"> is older than the general population, richer, less francophone, less rural and much more educated. </w:delText>
        </w:r>
        <w:r w:rsidR="009711FF" w:rsidRPr="007071A0" w:rsidDel="00B3402B">
          <w:delText xml:space="preserve">While there are some significant differences other validation measures show that the sample </w:delText>
        </w:r>
      </w:del>
      <w:del w:id="286" w:author="Simon Kiss" w:date="2023-02-17T15:37:00Z">
        <w:r w:rsidR="009711FF" w:rsidRPr="007071A0" w:rsidDel="00635CAD">
          <w:delText>performed reasonably well</w:delText>
        </w:r>
      </w:del>
      <w:del w:id="287" w:author="Simon Kiss" w:date="2023-07-26T10:24:00Z">
        <w:r w:rsidR="009711FF" w:rsidRPr="007071A0" w:rsidDel="00B3402B">
          <w:delText xml:space="preserve">. </w:delText>
        </w:r>
        <w:commentRangeStart w:id="288"/>
        <w:r w:rsidR="009711FF" w:rsidRPr="007071A0" w:rsidDel="00B3402B">
          <w:delText xml:space="preserve">For example, </w:delText>
        </w:r>
      </w:del>
      <w:del w:id="289" w:author="Simon Kiss" w:date="2023-02-17T15:37:00Z">
        <w:r w:rsidR="009711FF" w:rsidRPr="007071A0" w:rsidDel="00652A61">
          <w:delText xml:space="preserve">the </w:delText>
        </w:r>
      </w:del>
      <w:del w:id="290" w:author="Simon Kiss" w:date="2023-07-26T10:24:00Z">
        <w:r w:rsidR="009711FF" w:rsidRPr="007071A0" w:rsidDel="00B3402B">
          <w:delText xml:space="preserve">study sample reported </w:delText>
        </w:r>
      </w:del>
      <w:del w:id="291" w:author="Simon Kiss" w:date="2023-02-17T15:38:00Z">
        <w:r w:rsidR="009711FF" w:rsidRPr="007071A0" w:rsidDel="00652A61">
          <w:delText xml:space="preserve">that 77% of </w:delText>
        </w:r>
        <w:r w:rsidR="00C645CA" w:rsidRPr="007071A0" w:rsidDel="00652A61">
          <w:delText xml:space="preserve">the general population </w:delText>
        </w:r>
      </w:del>
      <w:del w:id="292" w:author="Simon Kiss" w:date="2023-02-17T15:37:00Z">
        <w:r w:rsidR="009711FF" w:rsidRPr="007071A0" w:rsidDel="00652A61">
          <w:delText xml:space="preserve">(95% CI +/-1.8%) </w:delText>
        </w:r>
      </w:del>
      <w:del w:id="293" w:author="Simon Kiss" w:date="2023-07-26T10:24:00Z">
        <w:r w:rsidR="009711FF" w:rsidRPr="007071A0" w:rsidDel="00B3402B">
          <w:delText>intend</w:delText>
        </w:r>
      </w:del>
      <w:del w:id="294" w:author="Simon Kiss" w:date="2023-02-17T15:38:00Z">
        <w:r w:rsidR="009711FF" w:rsidRPr="007071A0" w:rsidDel="00652A61">
          <w:delText xml:space="preserve">ed </w:delText>
        </w:r>
      </w:del>
      <w:del w:id="295" w:author="Simon Kiss" w:date="2023-07-26T10:24:00Z">
        <w:r w:rsidR="009711FF" w:rsidRPr="007071A0" w:rsidDel="00B3402B">
          <w:delText>to get vaccinated</w:delText>
        </w:r>
      </w:del>
      <w:del w:id="296" w:author="Simon Kiss" w:date="2023-02-17T15:38:00Z">
        <w:r w:rsidR="009711FF" w:rsidRPr="007071A0" w:rsidDel="00652A61">
          <w:delText>; t</w:delText>
        </w:r>
      </w:del>
      <w:del w:id="297" w:author="Simon Kiss" w:date="2023-07-26T10:24:00Z">
        <w:r w:rsidR="009711FF" w:rsidRPr="007071A0" w:rsidDel="00B3402B">
          <w:delText>his falls in a range of other estimates of Canadians’ intention to get vaccinate</w:delText>
        </w:r>
        <w:r w:rsidR="00953759" w:rsidRPr="007071A0" w:rsidDel="00B3402B">
          <w:delText xml:space="preserve">d. </w:delText>
        </w:r>
      </w:del>
      <w:del w:id="298" w:author="Simon Kiss" w:date="2023-02-17T15:38:00Z">
        <w:r w:rsidR="00953759" w:rsidRPr="007071A0" w:rsidDel="006C2AB4">
          <w:delText>For example, the</w:delText>
        </w:r>
      </w:del>
      <w:del w:id="299" w:author="Simon Kiss" w:date="2023-07-26T10:24:00Z">
        <w:r w:rsidR="00953759" w:rsidRPr="007071A0" w:rsidDel="00B3402B">
          <w:delText xml:space="preserve"> Canadian Community Health Survey reported 82% </w:delText>
        </w:r>
        <w:r w:rsidR="00784DC0" w:rsidRPr="007071A0" w:rsidDel="00B3402B">
          <w:delText xml:space="preserve">(95% CI not reported) </w:delText>
        </w:r>
        <w:r w:rsidR="00953759" w:rsidRPr="007071A0" w:rsidDel="00B3402B">
          <w:delText xml:space="preserve">of Canadians intended to get vaccinated in a study that ended on ran from January to February 2021. An Angus Reid survey of Canadians that ended </w:delText>
        </w:r>
        <w:r w:rsidR="00E60701" w:rsidRPr="007071A0" w:rsidDel="00B3402B">
          <w:delText>February 11</w:delText>
        </w:r>
        <w:r w:rsidR="00E60701" w:rsidRPr="007071A0" w:rsidDel="00B3402B">
          <w:rPr>
            <w:vertAlign w:val="superscript"/>
          </w:rPr>
          <w:delText>th</w:delText>
        </w:r>
        <w:r w:rsidR="00E60701" w:rsidRPr="007071A0" w:rsidDel="00B3402B">
          <w:delText xml:space="preserve">, 2021 reported that 81% (95% CI +/- 3%). </w:delText>
        </w:r>
        <w:r w:rsidR="009711FF" w:rsidRPr="007071A0" w:rsidDel="00B3402B">
          <w:delText xml:space="preserve">Moreover, 1.25% (95% CI +/- 0.49%) of the study sample reported already having been vaccinated while population reports </w:delText>
        </w:r>
        <w:r w:rsidR="00FD79F5" w:rsidRPr="007071A0" w:rsidDel="00B3402B">
          <w:delText xml:space="preserve">from Health Canada </w:delText>
        </w:r>
        <w:r w:rsidR="009711FF" w:rsidRPr="007071A0" w:rsidDel="00B3402B">
          <w:delText>show</w:delText>
        </w:r>
        <w:r w:rsidR="00C00963" w:rsidRPr="007071A0" w:rsidDel="00B3402B">
          <w:delText>ed</w:delText>
        </w:r>
        <w:r w:rsidR="009711FF" w:rsidRPr="007071A0" w:rsidDel="00B3402B">
          <w:delText xml:space="preserve"> that 2.79 % of the Canadian population was vaccinated</w:delText>
        </w:r>
      </w:del>
      <w:ins w:id="300" w:author="EL" w:date="2021-11-17T13:24:00Z">
        <w:del w:id="301" w:author="Simon Kiss" w:date="2023-07-26T10:24:00Z">
          <w:r w:rsidR="00266CE1" w:rsidRPr="007071A0" w:rsidDel="00B3402B">
            <w:delText xml:space="preserve"> at that time</w:delText>
          </w:r>
        </w:del>
      </w:ins>
      <w:del w:id="302" w:author="Simon Kiss" w:date="2023-07-26T10:24:00Z">
        <w:r w:rsidR="009711FF" w:rsidRPr="007071A0" w:rsidDel="00B3402B">
          <w:delText xml:space="preserve">. </w:delText>
        </w:r>
        <w:commentRangeStart w:id="303"/>
        <w:commentRangeEnd w:id="303"/>
        <w:r w:rsidR="00F259F6" w:rsidDel="00B3402B">
          <w:rPr>
            <w:rStyle w:val="CommentReference"/>
          </w:rPr>
          <w:commentReference w:id="303"/>
        </w:r>
        <w:commentRangeEnd w:id="288"/>
        <w:r w:rsidR="00757741" w:rsidDel="00B3402B">
          <w:rPr>
            <w:rStyle w:val="CommentReference"/>
          </w:rPr>
          <w:commentReference w:id="288"/>
        </w:r>
      </w:del>
    </w:p>
    <w:p w14:paraId="6AE6A9B5" w14:textId="533D3F93" w:rsidR="009711FF" w:rsidRPr="007071A0" w:rsidDel="006D4A49" w:rsidRDefault="009711FF">
      <w:pPr>
        <w:pStyle w:val="Heading1"/>
        <w:rPr>
          <w:del w:id="304" w:author="Simon Kiss" w:date="2023-07-26T10:40:00Z"/>
        </w:rPr>
        <w:pPrChange w:id="305" w:author="Simon Kiss" w:date="2023-09-14T11:48:00Z">
          <w:pPr/>
        </w:pPrChange>
      </w:pPr>
      <w:del w:id="306" w:author="Simon Kiss" w:date="2023-07-26T10:40:00Z">
        <w:r w:rsidRPr="007071A0" w:rsidDel="006D4A49">
          <w:tab/>
          <w:delText xml:space="preserve"> </w:delText>
        </w:r>
      </w:del>
    </w:p>
    <w:p w14:paraId="6B35E947" w14:textId="22935729" w:rsidR="00403B50" w:rsidRPr="007071A0" w:rsidDel="006D4A49" w:rsidRDefault="00403B50">
      <w:pPr>
        <w:pStyle w:val="Heading1"/>
        <w:rPr>
          <w:del w:id="307" w:author="Simon Kiss" w:date="2023-07-26T10:40:00Z"/>
        </w:rPr>
        <w:pPrChange w:id="308" w:author="Simon Kiss" w:date="2023-09-14T11:48:00Z">
          <w:pPr>
            <w:ind w:firstLine="720"/>
            <w:jc w:val="both"/>
          </w:pPr>
        </w:pPrChange>
      </w:pPr>
    </w:p>
    <w:p w14:paraId="1C357D31" w14:textId="089E4772" w:rsidR="00403B50" w:rsidRPr="007071A0" w:rsidDel="005A5066" w:rsidRDefault="00403B50">
      <w:pPr>
        <w:pStyle w:val="Heading1"/>
        <w:rPr>
          <w:del w:id="309" w:author="Simon Kiss" w:date="2023-07-26T13:31:00Z"/>
        </w:rPr>
        <w:pPrChange w:id="310" w:author="Simon Kiss" w:date="2023-09-14T11:48:00Z">
          <w:pPr/>
        </w:pPrChange>
      </w:pPr>
      <w:del w:id="311" w:author="Simon Kiss" w:date="2023-07-26T13:31:00Z">
        <w:r w:rsidRPr="007071A0" w:rsidDel="005A5066">
          <w:tab/>
          <w:delText xml:space="preserve"> </w:delText>
        </w:r>
      </w:del>
    </w:p>
    <w:p w14:paraId="53EDB2B8" w14:textId="04FCE469" w:rsidR="00012A5B" w:rsidRPr="005461CB" w:rsidDel="005A5066" w:rsidRDefault="005461CB">
      <w:pPr>
        <w:pStyle w:val="Heading1"/>
        <w:divId w:val="589434578"/>
        <w:rPr>
          <w:del w:id="312" w:author="Simon Kiss" w:date="2023-07-26T13:31:00Z"/>
          <w:rFonts w:eastAsia="Times New Roman"/>
          <w:b/>
          <w:bCs/>
        </w:rPr>
        <w:pPrChange w:id="313" w:author="Simon Kiss" w:date="2023-09-14T11:48:00Z">
          <w:pPr>
            <w:divId w:val="589434578"/>
          </w:pPr>
        </w:pPrChange>
      </w:pPr>
      <w:del w:id="314" w:author="Simon Kiss" w:date="2023-07-26T13:31:00Z">
        <w:r w:rsidRPr="005461CB" w:rsidDel="005A5066">
          <w:rPr>
            <w:rFonts w:eastAsia="Times New Roman"/>
            <w:b/>
            <w:bCs/>
          </w:rPr>
          <w:delText>TABLE 1 HERE.</w:delText>
        </w:r>
      </w:del>
    </w:p>
    <w:p w14:paraId="3840E666" w14:textId="77777777" w:rsidR="00403B50" w:rsidRPr="007071A0" w:rsidDel="005A5066" w:rsidRDefault="00403B50">
      <w:pPr>
        <w:pStyle w:val="Heading1"/>
        <w:rPr>
          <w:del w:id="315" w:author="Simon Kiss" w:date="2023-07-26T13:31:00Z"/>
        </w:rPr>
        <w:pPrChange w:id="316" w:author="Simon Kiss" w:date="2023-09-14T11:48:00Z">
          <w:pPr/>
        </w:pPrChange>
      </w:pPr>
    </w:p>
    <w:p w14:paraId="413E5673" w14:textId="51465770" w:rsidR="00403B50" w:rsidRPr="007071A0" w:rsidDel="005A5066" w:rsidRDefault="00403B50">
      <w:pPr>
        <w:pStyle w:val="Heading1"/>
        <w:rPr>
          <w:del w:id="317" w:author="Simon Kiss" w:date="2023-07-26T13:31:00Z"/>
        </w:rPr>
        <w:pPrChange w:id="318" w:author="Simon Kiss" w:date="2023-09-14T11:48:00Z">
          <w:pPr/>
        </w:pPrChange>
      </w:pPr>
    </w:p>
    <w:p w14:paraId="3F0E28B9" w14:textId="15CDE860" w:rsidR="00A91222" w:rsidRPr="007071A0" w:rsidRDefault="00A91222">
      <w:pPr>
        <w:pStyle w:val="Heading1"/>
        <w:pPrChange w:id="319" w:author="Simon Kiss" w:date="2023-09-14T11:48:00Z">
          <w:pPr/>
        </w:pPrChange>
      </w:pPr>
      <w:bookmarkStart w:id="320" w:name="_Toc87448293"/>
      <w:r w:rsidRPr="007071A0">
        <w:t>RESULTS</w:t>
      </w:r>
      <w:bookmarkEnd w:id="320"/>
    </w:p>
    <w:p w14:paraId="01BD32B1" w14:textId="74E1FEEA" w:rsidR="00C43C61" w:rsidRDefault="005C7DC2" w:rsidP="006C15E5">
      <w:pPr>
        <w:ind w:firstLine="720"/>
        <w:jc w:val="both"/>
      </w:pPr>
      <w:r w:rsidRPr="007071A0">
        <w:t xml:space="preserve">Our first analysis is to compare the sample of the Canadian public health workforce with </w:t>
      </w:r>
      <w:ins w:id="321" w:author="Simon Kiss" w:date="2023-07-26T13:51:00Z">
        <w:r w:rsidR="00CB0A9A">
          <w:t>census data</w:t>
        </w:r>
      </w:ins>
      <w:ins w:id="322" w:author="Simon Kiss" w:date="2023-09-15T11:21:00Z">
        <w:r w:rsidR="00E51C23">
          <w:t xml:space="preserve"> of Canada’s workforce</w:t>
        </w:r>
      </w:ins>
      <w:del w:id="323" w:author="Simon Kiss" w:date="2023-07-26T13:51:00Z">
        <w:r w:rsidR="00AC51F5" w:rsidRPr="007071A0" w:rsidDel="00CB0A9A">
          <w:delText>the general population sample on several demographic variables</w:delText>
        </w:r>
      </w:del>
      <w:r w:rsidR="00AC51F5" w:rsidRPr="007071A0">
        <w:t>.</w:t>
      </w:r>
      <w:ins w:id="324" w:author="Simon Kiss" w:date="2023-07-26T13:51:00Z">
        <w:r w:rsidR="00CB0A9A">
          <w:t xml:space="preserve"> </w:t>
        </w:r>
      </w:ins>
      <w:ins w:id="325" w:author="Simon Kiss" w:date="2023-09-15T11:22:00Z">
        <w:r w:rsidR="00E51C23">
          <w:t>To do so, we gathered comparable demographic data from the 2021 census data for Canadians reporting any employment income</w:t>
        </w:r>
      </w:ins>
      <w:ins w:id="326" w:author="Simon Kiss" w:date="2023-09-26T11:50:00Z">
        <w:r w:rsidR="001773EC">
          <w:t>, providing information as to how the public health workforce might differ from the overall Canadian workforce.</w:t>
        </w:r>
      </w:ins>
      <w:ins w:id="327" w:author="Simon Kiss" w:date="2023-07-26T13:51:00Z">
        <w:r w:rsidR="00CB0A9A">
          <w:t xml:space="preserve"> </w:t>
        </w:r>
      </w:ins>
      <w:r w:rsidR="00AC51F5" w:rsidRPr="007071A0">
        <w:t xml:space="preserve"> The results are in</w:t>
      </w:r>
      <w:ins w:id="328" w:author="Simon Kiss" w:date="2023-09-15T11:21:00Z">
        <w:r w:rsidR="00E51C23">
          <w:t xml:space="preserve"> </w:t>
        </w:r>
      </w:ins>
      <w:ins w:id="329" w:author="Simon Kiss" w:date="2023-09-26T12:00:00Z">
        <w:r w:rsidR="0026671F" w:rsidRPr="0026671F">
          <w:fldChar w:fldCharType="begin"/>
        </w:r>
        <w:r w:rsidR="0026671F" w:rsidRPr="0026671F">
          <w:instrText xml:space="preserve"> REF _Ref146622040 \h </w:instrText>
        </w:r>
      </w:ins>
      <w:r w:rsidR="0026671F" w:rsidRPr="0026671F">
        <w:rPr>
          <w:rPrChange w:id="330" w:author="Simon Kiss" w:date="2023-09-26T12:01:00Z">
            <w:rPr>
              <w:i/>
              <w:iCs/>
            </w:rPr>
          </w:rPrChange>
        </w:rPr>
        <w:instrText xml:space="preserve"> \* MERGEFORMAT </w:instrText>
      </w:r>
      <w:r w:rsidR="0026671F" w:rsidRPr="0026671F">
        <w:fldChar w:fldCharType="separate"/>
      </w:r>
      <w:ins w:id="331" w:author="Simon Kiss" w:date="2023-09-26T12:00:00Z">
        <w:r w:rsidR="0026671F" w:rsidRPr="0026671F">
          <w:rPr>
            <w:rPrChange w:id="332" w:author="Simon Kiss" w:date="2023-09-26T12:01:00Z">
              <w:rPr>
                <w:i/>
                <w:iCs/>
                <w:sz w:val="18"/>
                <w:szCs w:val="18"/>
              </w:rPr>
            </w:rPrChange>
          </w:rPr>
          <w:t>Table</w:t>
        </w:r>
        <w:r w:rsidR="0026671F" w:rsidRPr="0026671F">
          <w:rPr>
            <w:rPrChange w:id="333" w:author="Simon Kiss" w:date="2023-09-26T12:01:00Z">
              <w:rPr>
                <w:i/>
                <w:iCs/>
                <w:sz w:val="18"/>
                <w:szCs w:val="18"/>
              </w:rPr>
            </w:rPrChange>
          </w:rPr>
          <w:t xml:space="preserve"> </w:t>
        </w:r>
        <w:r w:rsidR="0026671F" w:rsidRPr="0026671F">
          <w:rPr>
            <w:noProof/>
            <w:rPrChange w:id="334" w:author="Simon Kiss" w:date="2023-09-26T12:01:00Z">
              <w:rPr>
                <w:i/>
                <w:iCs/>
                <w:noProof/>
                <w:sz w:val="18"/>
                <w:szCs w:val="18"/>
              </w:rPr>
            </w:rPrChange>
          </w:rPr>
          <w:t>1</w:t>
        </w:r>
        <w:r w:rsidR="0026671F" w:rsidRPr="0026671F">
          <w:fldChar w:fldCharType="end"/>
        </w:r>
      </w:ins>
      <w:del w:id="335" w:author="Simon Kiss" w:date="2023-09-26T12:01:00Z">
        <w:r w:rsidR="00AC51F5" w:rsidRPr="007071A0" w:rsidDel="0026671F">
          <w:delText xml:space="preserve"> </w:delText>
        </w:r>
      </w:del>
      <w:r w:rsidR="00EB331C" w:rsidRPr="007071A0">
        <w:fldChar w:fldCharType="begin"/>
      </w:r>
      <w:r w:rsidR="00EB331C" w:rsidRPr="007071A0">
        <w:instrText xml:space="preserve"> REF _Ref105493662 \h  \* MERGEFORMAT </w:instrText>
      </w:r>
      <w:ins w:id="336" w:author="Patrick Fafard" w:date="2023-02-16T13:58:00Z">
        <w:del w:id="337" w:author="Simon Kiss" w:date="2023-07-26T14:00:00Z">
          <w:r w:rsidR="00E92412" w:rsidRPr="007071A0" w:rsidDel="00293A78">
            <w:delInstrText xml:space="preserve">Table </w:delInstrText>
          </w:r>
          <w:r w:rsidR="00E92412" w:rsidDel="00293A78">
            <w:rPr>
              <w:noProof/>
            </w:rPr>
            <w:delInstrText>2</w:delInstrText>
          </w:r>
        </w:del>
      </w:ins>
      <w:del w:id="338" w:author="Simon Kiss" w:date="2023-07-26T14:00:00Z">
        <w:r w:rsidR="00EB331C" w:rsidRPr="007071A0" w:rsidDel="00293A78">
          <w:delInstrText xml:space="preserve">Table </w:delInstrText>
        </w:r>
        <w:r w:rsidR="00EB331C" w:rsidRPr="007071A0" w:rsidDel="00293A78">
          <w:rPr>
            <w:noProof/>
          </w:rPr>
          <w:delInstrText>2</w:delInstrText>
        </w:r>
      </w:del>
      <w:r w:rsidR="00EB331C" w:rsidRPr="007071A0">
        <w:fldChar w:fldCharType="end"/>
      </w:r>
      <w:r w:rsidR="00EB331C" w:rsidRPr="007071A0">
        <w:t xml:space="preserve">. </w:t>
      </w:r>
    </w:p>
    <w:p w14:paraId="097533F3" w14:textId="77777777" w:rsidR="005461CB" w:rsidRPr="007071A0" w:rsidRDefault="005461CB" w:rsidP="005461CB">
      <w:pPr>
        <w:ind w:firstLine="720"/>
      </w:pPr>
    </w:p>
    <w:p w14:paraId="38CA2091" w14:textId="6C3BD630" w:rsidR="00B2350D" w:rsidRPr="005461CB" w:rsidRDefault="005461CB" w:rsidP="00CF09E3">
      <w:pPr>
        <w:jc w:val="center"/>
        <w:rPr>
          <w:b/>
          <w:bCs/>
        </w:rPr>
      </w:pPr>
      <w:r w:rsidRPr="005461CB">
        <w:rPr>
          <w:b/>
          <w:bCs/>
        </w:rPr>
        <w:t xml:space="preserve"> </w:t>
      </w:r>
      <w:ins w:id="339" w:author="Simon Kiss" w:date="2023-09-26T12:00:00Z">
        <w:r w:rsidR="0026671F">
          <w:rPr>
            <w:b/>
            <w:bCs/>
          </w:rPr>
          <w:fldChar w:fldCharType="begin"/>
        </w:r>
        <w:r w:rsidR="0026671F">
          <w:rPr>
            <w:b/>
            <w:bCs/>
          </w:rPr>
          <w:instrText xml:space="preserve"> REF _Ref146622040 \h </w:instrText>
        </w:r>
        <w:r w:rsidR="0026671F">
          <w:rPr>
            <w:b/>
            <w:bCs/>
          </w:rPr>
        </w:r>
      </w:ins>
      <w:r w:rsidR="0026671F">
        <w:rPr>
          <w:b/>
          <w:bCs/>
        </w:rPr>
        <w:fldChar w:fldCharType="separate"/>
      </w:r>
      <w:ins w:id="340" w:author="Simon Kiss" w:date="2023-09-26T12:00:00Z">
        <w:r w:rsidR="0026671F" w:rsidRPr="00602995">
          <w:rPr>
            <w:i/>
            <w:iCs/>
            <w:sz w:val="18"/>
            <w:szCs w:val="18"/>
          </w:rPr>
          <w:t xml:space="preserve">Table </w:t>
        </w:r>
        <w:r w:rsidR="0026671F" w:rsidRPr="00602995">
          <w:rPr>
            <w:i/>
            <w:iCs/>
            <w:noProof/>
            <w:sz w:val="18"/>
            <w:szCs w:val="18"/>
          </w:rPr>
          <w:t>1</w:t>
        </w:r>
        <w:r w:rsidR="0026671F">
          <w:rPr>
            <w:b/>
            <w:bCs/>
          </w:rPr>
          <w:fldChar w:fldCharType="end"/>
        </w:r>
      </w:ins>
    </w:p>
    <w:p w14:paraId="1B32DB9F" w14:textId="77777777" w:rsidR="0081497C" w:rsidRDefault="0081497C" w:rsidP="006D0090">
      <w:pPr>
        <w:jc w:val="both"/>
        <w:divId w:val="1194878891"/>
        <w:rPr>
          <w:ins w:id="341" w:author="Simon Kiss" w:date="2023-07-26T13:48:00Z"/>
          <w:rFonts w:eastAsia="Times New Roman"/>
        </w:rPr>
      </w:pPr>
    </w:p>
    <w:p w14:paraId="46DE134F" w14:textId="17362BB6" w:rsidR="00944622" w:rsidRPr="007071A0" w:rsidRDefault="00A65256" w:rsidP="006D0090">
      <w:pPr>
        <w:jc w:val="both"/>
        <w:divId w:val="1194878891"/>
        <w:rPr>
          <w:rFonts w:eastAsia="Times New Roman"/>
        </w:rPr>
      </w:pPr>
      <w:commentRangeStart w:id="342"/>
      <w:commentRangeStart w:id="343"/>
      <w:r w:rsidRPr="007071A0">
        <w:rPr>
          <w:rFonts w:eastAsia="Times New Roman"/>
        </w:rPr>
        <w:t xml:space="preserve">Overall, our sample of </w:t>
      </w:r>
      <w:ins w:id="344" w:author="Simon Kiss" w:date="2023-02-17T15:40:00Z">
        <w:r w:rsidR="00AD695B">
          <w:rPr>
            <w:rFonts w:eastAsia="Times New Roman"/>
          </w:rPr>
          <w:t xml:space="preserve">the </w:t>
        </w:r>
      </w:ins>
      <w:r w:rsidRPr="007071A0">
        <w:rPr>
          <w:rFonts w:eastAsia="Times New Roman"/>
        </w:rPr>
        <w:t>public health workforce</w:t>
      </w:r>
      <w:r w:rsidR="00944622" w:rsidRPr="007071A0">
        <w:rPr>
          <w:rFonts w:eastAsia="Times New Roman"/>
        </w:rPr>
        <w:t xml:space="preserve"> is </w:t>
      </w:r>
      <w:r w:rsidR="00A503B6" w:rsidRPr="007071A0">
        <w:rPr>
          <w:rFonts w:eastAsia="Times New Roman"/>
        </w:rPr>
        <w:t>more</w:t>
      </w:r>
      <w:r w:rsidR="00944622" w:rsidRPr="007071A0">
        <w:rPr>
          <w:rFonts w:eastAsia="Times New Roman"/>
        </w:rPr>
        <w:t xml:space="preserve"> female (7</w:t>
      </w:r>
      <w:ins w:id="345" w:author="Simon Kiss" w:date="2023-09-26T11:51:00Z">
        <w:r w:rsidR="005A6172">
          <w:rPr>
            <w:rFonts w:eastAsia="Times New Roman"/>
          </w:rPr>
          <w:t>5</w:t>
        </w:r>
      </w:ins>
      <w:del w:id="346" w:author="Simon Kiss" w:date="2023-09-26T11:51:00Z">
        <w:r w:rsidR="00944622" w:rsidRPr="007071A0" w:rsidDel="005A6172">
          <w:rPr>
            <w:rFonts w:eastAsia="Times New Roman"/>
          </w:rPr>
          <w:delText>3</w:delText>
        </w:r>
      </w:del>
      <w:r w:rsidR="00944622" w:rsidRPr="007071A0">
        <w:rPr>
          <w:rFonts w:eastAsia="Times New Roman"/>
        </w:rPr>
        <w:t>%</w:t>
      </w:r>
      <w:ins w:id="347" w:author="Simon Kiss" w:date="2023-07-26T10:41:00Z">
        <w:r w:rsidR="001D0783">
          <w:rPr>
            <w:rFonts w:eastAsia="Times New Roman"/>
          </w:rPr>
          <w:t xml:space="preserve"> compared to</w:t>
        </w:r>
      </w:ins>
      <w:ins w:id="348" w:author="Simon Kiss" w:date="2023-09-26T11:52:00Z">
        <w:r w:rsidR="005A6172">
          <w:rPr>
            <w:rFonts w:eastAsia="Times New Roman"/>
          </w:rPr>
          <w:t xml:space="preserve"> 48</w:t>
        </w:r>
      </w:ins>
      <w:ins w:id="349" w:author="Simon Kiss" w:date="2023-07-26T10:41:00Z">
        <w:r w:rsidR="001D0783">
          <w:rPr>
            <w:rFonts w:eastAsia="Times New Roman"/>
          </w:rPr>
          <w:t xml:space="preserve">% of the general </w:t>
        </w:r>
      </w:ins>
      <w:ins w:id="350" w:author="Simon Kiss" w:date="2023-09-26T11:53:00Z">
        <w:r w:rsidR="00B0315B">
          <w:rPr>
            <w:rFonts w:eastAsia="Times New Roman"/>
          </w:rPr>
          <w:t>workforce</w:t>
        </w:r>
      </w:ins>
      <w:r w:rsidR="00944622" w:rsidRPr="007071A0">
        <w:rPr>
          <w:rFonts w:eastAsia="Times New Roman"/>
        </w:rPr>
        <w:t xml:space="preserve">), </w:t>
      </w:r>
      <w:r w:rsidR="00A503B6" w:rsidRPr="007071A0">
        <w:rPr>
          <w:rFonts w:eastAsia="Times New Roman"/>
        </w:rPr>
        <w:t>more educated</w:t>
      </w:r>
      <w:r w:rsidR="00944622" w:rsidRPr="007071A0">
        <w:rPr>
          <w:rFonts w:eastAsia="Times New Roman"/>
        </w:rPr>
        <w:t xml:space="preserve"> (9</w:t>
      </w:r>
      <w:ins w:id="351" w:author="Simon Kiss" w:date="2023-09-26T11:52:00Z">
        <w:r w:rsidR="005A6172">
          <w:rPr>
            <w:rFonts w:eastAsia="Times New Roman"/>
          </w:rPr>
          <w:t>6</w:t>
        </w:r>
      </w:ins>
      <w:del w:id="352" w:author="Simon Kiss" w:date="2023-09-26T11:52:00Z">
        <w:r w:rsidR="00944622" w:rsidRPr="007071A0" w:rsidDel="005A6172">
          <w:rPr>
            <w:rFonts w:eastAsia="Times New Roman"/>
          </w:rPr>
          <w:delText>5</w:delText>
        </w:r>
      </w:del>
      <w:r w:rsidR="00944622" w:rsidRPr="007071A0">
        <w:rPr>
          <w:rFonts w:eastAsia="Times New Roman"/>
        </w:rPr>
        <w:t>% have a</w:t>
      </w:r>
      <w:ins w:id="353" w:author="Simon Kiss" w:date="2023-07-26T10:42:00Z">
        <w:r w:rsidR="001D0783">
          <w:rPr>
            <w:rFonts w:eastAsia="Times New Roman"/>
          </w:rPr>
          <w:t xml:space="preserve"> university</w:t>
        </w:r>
      </w:ins>
      <w:r w:rsidR="00944622" w:rsidRPr="007071A0">
        <w:rPr>
          <w:rFonts w:eastAsia="Times New Roman"/>
        </w:rPr>
        <w:t xml:space="preserve"> degree</w:t>
      </w:r>
      <w:ins w:id="354" w:author="Simon Kiss" w:date="2023-07-26T10:42:00Z">
        <w:r w:rsidR="001D0783">
          <w:rPr>
            <w:rFonts w:eastAsia="Times New Roman"/>
          </w:rPr>
          <w:t xml:space="preserve"> or more compared to</w:t>
        </w:r>
      </w:ins>
      <w:ins w:id="355" w:author="Simon Kiss" w:date="2023-07-26T13:48:00Z">
        <w:r w:rsidR="0081497C">
          <w:rPr>
            <w:rFonts w:eastAsia="Times New Roman"/>
          </w:rPr>
          <w:t xml:space="preserve"> 41% in the general </w:t>
        </w:r>
      </w:ins>
      <w:ins w:id="356" w:author="Simon Kiss" w:date="2023-09-26T11:53:00Z">
        <w:r w:rsidR="00A14FE2">
          <w:rPr>
            <w:rFonts w:eastAsia="Times New Roman"/>
          </w:rPr>
          <w:t>workforce</w:t>
        </w:r>
      </w:ins>
      <w:r w:rsidR="00944622" w:rsidRPr="007071A0">
        <w:rPr>
          <w:rFonts w:eastAsia="Times New Roman"/>
        </w:rPr>
        <w:t xml:space="preserve">) and </w:t>
      </w:r>
      <w:r w:rsidR="00A503B6" w:rsidRPr="007071A0">
        <w:rPr>
          <w:rFonts w:eastAsia="Times New Roman"/>
        </w:rPr>
        <w:t>wealthier</w:t>
      </w:r>
      <w:r w:rsidR="00944622" w:rsidRPr="007071A0">
        <w:rPr>
          <w:rFonts w:eastAsia="Times New Roman"/>
        </w:rPr>
        <w:t xml:space="preserve"> (6</w:t>
      </w:r>
      <w:ins w:id="357" w:author="Simon Kiss" w:date="2023-09-26T11:52:00Z">
        <w:r w:rsidR="005A6172">
          <w:rPr>
            <w:rFonts w:eastAsia="Times New Roman"/>
          </w:rPr>
          <w:t>7</w:t>
        </w:r>
      </w:ins>
      <w:del w:id="358" w:author="Simon Kiss" w:date="2023-09-26T11:52:00Z">
        <w:r w:rsidR="00944622" w:rsidRPr="007071A0" w:rsidDel="005A6172">
          <w:rPr>
            <w:rFonts w:eastAsia="Times New Roman"/>
          </w:rPr>
          <w:delText>5</w:delText>
        </w:r>
      </w:del>
      <w:r w:rsidR="00944622" w:rsidRPr="007071A0">
        <w:rPr>
          <w:rFonts w:eastAsia="Times New Roman"/>
        </w:rPr>
        <w:t>% with incomes over $100,000</w:t>
      </w:r>
      <w:ins w:id="359" w:author="Simon Kiss" w:date="2023-09-26T11:52:00Z">
        <w:r w:rsidR="005A6172">
          <w:rPr>
            <w:rFonts w:eastAsia="Times New Roman"/>
          </w:rPr>
          <w:t xml:space="preserve"> compared with 49% in the general workforce</w:t>
        </w:r>
      </w:ins>
      <w:r w:rsidR="00944622" w:rsidRPr="007071A0">
        <w:rPr>
          <w:rFonts w:eastAsia="Times New Roman"/>
        </w:rPr>
        <w:t>)</w:t>
      </w:r>
      <w:r w:rsidR="00A503B6" w:rsidRPr="007071A0">
        <w:rPr>
          <w:rFonts w:eastAsia="Times New Roman"/>
        </w:rPr>
        <w:t xml:space="preserve"> than our sample of </w:t>
      </w:r>
      <w:r w:rsidR="00646AEE" w:rsidRPr="007071A0">
        <w:rPr>
          <w:rFonts w:eastAsia="Times New Roman"/>
        </w:rPr>
        <w:t>the general population</w:t>
      </w:r>
      <w:r w:rsidR="00944622" w:rsidRPr="007071A0">
        <w:rPr>
          <w:rFonts w:eastAsia="Times New Roman"/>
        </w:rPr>
        <w:t>.</w:t>
      </w:r>
      <w:r w:rsidR="00E56550" w:rsidRPr="007071A0">
        <w:rPr>
          <w:rFonts w:eastAsia="Times New Roman"/>
        </w:rPr>
        <w:t xml:space="preserve"> </w:t>
      </w:r>
      <w:commentRangeEnd w:id="342"/>
      <w:r w:rsidR="008C54D4">
        <w:rPr>
          <w:rStyle w:val="CommentReference"/>
        </w:rPr>
        <w:commentReference w:id="342"/>
      </w:r>
      <w:commentRangeEnd w:id="343"/>
      <w:r w:rsidR="00CF624A">
        <w:rPr>
          <w:rStyle w:val="CommentReference"/>
        </w:rPr>
        <w:commentReference w:id="343"/>
      </w:r>
      <w:commentRangeStart w:id="360"/>
      <w:commentRangeStart w:id="361"/>
      <w:del w:id="362" w:author="Simon Kiss" w:date="2023-09-26T11:29:00Z">
        <w:r w:rsidR="00E776AB" w:rsidDel="00800A0F">
          <w:rPr>
            <w:rFonts w:eastAsia="Times New Roman"/>
          </w:rPr>
          <w:delText xml:space="preserve">The demographic differences between the sample of the public health population and the population is </w:delText>
        </w:r>
      </w:del>
      <w:ins w:id="363" w:author="Patrick Fafard" w:date="2023-01-13T11:53:00Z">
        <w:del w:id="364" w:author="Simon Kiss" w:date="2023-09-26T11:29:00Z">
          <w:r w:rsidR="008C54D4" w:rsidDel="00800A0F">
            <w:rPr>
              <w:rFonts w:eastAsia="Times New Roman"/>
            </w:rPr>
            <w:delText xml:space="preserve">are </w:delText>
          </w:r>
        </w:del>
      </w:ins>
      <w:del w:id="365" w:author="Simon Kiss" w:date="2023-09-26T11:29:00Z">
        <w:r w:rsidR="00E776AB" w:rsidDel="00800A0F">
          <w:rPr>
            <w:rFonts w:eastAsia="Times New Roman"/>
          </w:rPr>
          <w:delText>not surprising given the educational prerequisit</w:delText>
        </w:r>
        <w:r w:rsidR="0000417C" w:rsidDel="00800A0F">
          <w:rPr>
            <w:rFonts w:eastAsia="Times New Roman"/>
          </w:rPr>
          <w:delText xml:space="preserve">es for </w:delText>
        </w:r>
      </w:del>
      <w:del w:id="366" w:author="Simon Kiss" w:date="2023-02-17T15:40:00Z">
        <w:r w:rsidR="0000417C" w:rsidDel="00E65C83">
          <w:rPr>
            <w:rFonts w:eastAsia="Times New Roman"/>
          </w:rPr>
          <w:delText>the</w:delText>
        </w:r>
      </w:del>
      <w:ins w:id="367" w:author="Patrick Fafard" w:date="2023-01-13T11:53:00Z">
        <w:del w:id="368" w:author="Simon Kiss" w:date="2023-02-17T15:40:00Z">
          <w:r w:rsidR="008C54D4" w:rsidDel="00E65C83">
            <w:rPr>
              <w:rFonts w:eastAsia="Times New Roman"/>
            </w:rPr>
            <w:delText xml:space="preserve"> work</w:delText>
          </w:r>
        </w:del>
        <w:del w:id="369" w:author="Simon Kiss" w:date="2023-09-26T11:29:00Z">
          <w:r w:rsidR="008C54D4" w:rsidDel="00800A0F">
            <w:rPr>
              <w:rFonts w:eastAsia="Times New Roman"/>
            </w:rPr>
            <w:delText xml:space="preserve"> in public health</w:delText>
          </w:r>
        </w:del>
      </w:ins>
      <w:del w:id="370" w:author="Simon Kiss" w:date="2023-09-26T11:29:00Z">
        <w:r w:rsidR="0000417C" w:rsidDel="00800A0F">
          <w:rPr>
            <w:rFonts w:eastAsia="Times New Roman"/>
          </w:rPr>
          <w:delText xml:space="preserve"> job and the resulting </w:delText>
        </w:r>
        <w:r w:rsidR="00E65C83" w:rsidDel="00800A0F">
          <w:rPr>
            <w:rFonts w:eastAsia="Times New Roman"/>
          </w:rPr>
          <w:delText xml:space="preserve">higher </w:delText>
        </w:r>
        <w:r w:rsidR="0000417C" w:rsidDel="00800A0F">
          <w:rPr>
            <w:rFonts w:eastAsia="Times New Roman"/>
          </w:rPr>
          <w:delText>salar</w:delText>
        </w:r>
      </w:del>
      <w:del w:id="371" w:author="Simon Kiss" w:date="2023-09-15T11:27:00Z">
        <w:r w:rsidR="0000417C" w:rsidDel="00CF624A">
          <w:rPr>
            <w:rFonts w:eastAsia="Times New Roman"/>
          </w:rPr>
          <w:delText>y</w:delText>
        </w:r>
      </w:del>
      <w:commentRangeEnd w:id="360"/>
      <w:del w:id="372" w:author="Simon Kiss" w:date="2023-09-26T11:29:00Z">
        <w:r w:rsidR="008C54D4" w:rsidDel="00800A0F">
          <w:rPr>
            <w:rStyle w:val="CommentReference"/>
          </w:rPr>
          <w:commentReference w:id="360"/>
        </w:r>
        <w:commentRangeEnd w:id="361"/>
        <w:r w:rsidR="0041023E" w:rsidDel="00800A0F">
          <w:rPr>
            <w:rStyle w:val="CommentReference"/>
          </w:rPr>
          <w:commentReference w:id="361"/>
        </w:r>
        <w:r w:rsidR="00E56550" w:rsidRPr="007071A0" w:rsidDel="00800A0F">
          <w:rPr>
            <w:rFonts w:eastAsia="Times New Roman"/>
          </w:rPr>
          <w:delText xml:space="preserve">. </w:delText>
        </w:r>
      </w:del>
      <w:r w:rsidR="00944622" w:rsidRPr="007071A0">
        <w:rPr>
          <w:rFonts w:eastAsia="Times New Roman"/>
        </w:rPr>
        <w:t xml:space="preserve"> </w:t>
      </w:r>
      <w:del w:id="373" w:author="Simon Kiss" w:date="2023-09-26T11:29:00Z">
        <w:r w:rsidR="001C7228" w:rsidRPr="007071A0" w:rsidDel="00800A0F">
          <w:rPr>
            <w:rFonts w:eastAsia="Times New Roman"/>
          </w:rPr>
          <w:delText xml:space="preserve">However, it demonstrates a theoretical challenge when comparing attitudes and preferences of an occupational segment with the general population: to what extent are differences attributable to aspects of the occupation (e.g. its field of study, its tasks) versus to what extent are differences just products of the demographic differentiation? Put a different way, </w:delText>
        </w:r>
        <w:r w:rsidR="008C54D4" w:rsidDel="00800A0F">
          <w:rPr>
            <w:rFonts w:eastAsia="Times New Roman"/>
          </w:rPr>
          <w:delText xml:space="preserve">does </w:delText>
        </w:r>
        <w:r w:rsidR="001C7228" w:rsidRPr="007071A0" w:rsidDel="00800A0F">
          <w:rPr>
            <w:rFonts w:eastAsia="Times New Roman"/>
          </w:rPr>
          <w:delText xml:space="preserve">a university-educated, female, employed full-time in the public sector in public health hold different views from the average member of the public by virtue of her position and training in public health, or by virtue of the fact that she is a university educated, female, with full-time employment in the public </w:delText>
        </w:r>
        <w:commentRangeStart w:id="374"/>
        <w:commentRangeStart w:id="375"/>
        <w:r w:rsidR="001C7228" w:rsidRPr="007071A0" w:rsidDel="00800A0F">
          <w:rPr>
            <w:rFonts w:eastAsia="Times New Roman"/>
          </w:rPr>
          <w:delText>sector</w:delText>
        </w:r>
        <w:commentRangeEnd w:id="374"/>
        <w:r w:rsidR="0027081E" w:rsidDel="00800A0F">
          <w:rPr>
            <w:rStyle w:val="CommentReference"/>
          </w:rPr>
          <w:commentReference w:id="374"/>
        </w:r>
        <w:commentRangeEnd w:id="375"/>
        <w:r w:rsidR="00B0707D" w:rsidDel="00800A0F">
          <w:rPr>
            <w:rStyle w:val="CommentReference"/>
          </w:rPr>
          <w:commentReference w:id="375"/>
        </w:r>
        <w:r w:rsidR="001C7228" w:rsidRPr="007071A0" w:rsidDel="00800A0F">
          <w:rPr>
            <w:rFonts w:eastAsia="Times New Roman"/>
          </w:rPr>
          <w:delText xml:space="preserve">? </w:delText>
        </w:r>
        <w:r w:rsidR="00062ADB" w:rsidRPr="007071A0" w:rsidDel="00800A0F">
          <w:rPr>
            <w:rFonts w:eastAsia="Times New Roman"/>
          </w:rPr>
          <w:delText>In our analyses below, we partially control for this by comparing models with and without demographic controls.</w:delText>
        </w:r>
      </w:del>
    </w:p>
    <w:p w14:paraId="349D646B" w14:textId="2D5C1B2A" w:rsidR="00CC40BF" w:rsidRPr="007071A0" w:rsidDel="00657E2F" w:rsidRDefault="00657E2F" w:rsidP="00EB331C">
      <w:pPr>
        <w:pStyle w:val="Heading2"/>
        <w:jc w:val="both"/>
        <w:divId w:val="1194878891"/>
        <w:rPr>
          <w:del w:id="376" w:author="Simon Kiss" w:date="2023-09-26T12:05:00Z"/>
          <w:rFonts w:ascii="Times New Roman" w:eastAsia="Times New Roman" w:hAnsi="Times New Roman" w:cs="Times New Roman"/>
          <w:sz w:val="24"/>
          <w:szCs w:val="24"/>
        </w:rPr>
        <w:sectPr w:rsidR="00CC40BF" w:rsidRPr="007071A0" w:rsidDel="00657E2F">
          <w:pgSz w:w="12240" w:h="15840"/>
          <w:pgMar w:top="1440" w:right="1440" w:bottom="1440" w:left="1440" w:header="708" w:footer="708" w:gutter="0"/>
          <w:cols w:space="708"/>
          <w:docGrid w:linePitch="360"/>
        </w:sectPr>
      </w:pPr>
      <w:ins w:id="377" w:author="Simon Kiss" w:date="2023-09-26T12:08:00Z">
        <w:r>
          <w:rPr>
            <w:rFonts w:eastAsia="Times New Roman"/>
          </w:rPr>
          <w:tab/>
        </w:r>
      </w:ins>
    </w:p>
    <w:p w14:paraId="4A3DC969" w14:textId="3BA5887D" w:rsidR="00BA4CC5" w:rsidRPr="007071A0" w:rsidRDefault="00EB331C" w:rsidP="00BA4CC5">
      <w:pPr>
        <w:keepNext/>
        <w:jc w:val="both"/>
        <w:divId w:val="1194878891"/>
      </w:pPr>
      <w:del w:id="378" w:author="Simon Kiss" w:date="2023-07-26T14:08:00Z">
        <w:r w:rsidRPr="007071A0" w:rsidDel="00425FEA">
          <w:delText>To test our first hypothesis</w:delText>
        </w:r>
        <w:commentRangeStart w:id="379"/>
        <w:commentRangeStart w:id="380"/>
        <w:commentRangeEnd w:id="379"/>
        <w:r w:rsidR="0099247C" w:rsidDel="00425FEA">
          <w:rPr>
            <w:rStyle w:val="CommentReference"/>
          </w:rPr>
          <w:commentReference w:id="379"/>
        </w:r>
      </w:del>
      <w:commentRangeEnd w:id="380"/>
      <w:r w:rsidR="0041023E">
        <w:rPr>
          <w:rStyle w:val="CommentReference"/>
        </w:rPr>
        <w:commentReference w:id="380"/>
      </w:r>
      <w:ins w:id="381" w:author="Simon Kiss" w:date="2023-07-26T14:08:00Z">
        <w:r w:rsidR="00425FEA">
          <w:t>To test H1, that public health respondents will hold more egalitarian and less individualistic worldviews than the general population</w:t>
        </w:r>
      </w:ins>
      <w:r w:rsidR="00410DF3" w:rsidRPr="007071A0">
        <w:t xml:space="preserve">, </w:t>
      </w:r>
      <w:r w:rsidR="00FB0C68" w:rsidRPr="007071A0">
        <w:t xml:space="preserve">we asked respondents a series of questions to measure both their self-reported ideology on a single-dimension left-right scale as well as a battery of </w:t>
      </w:r>
      <w:ins w:id="382" w:author="Simon Kiss" w:date="2023-09-15T11:29:00Z">
        <w:r w:rsidR="0041023E">
          <w:t xml:space="preserve"> </w:t>
        </w:r>
      </w:ins>
      <w:r w:rsidR="00FB0C68" w:rsidRPr="007071A0">
        <w:t xml:space="preserve">questions designed to measure their commitments to </w:t>
      </w:r>
      <w:del w:id="383" w:author="Simon Kiss" w:date="2023-09-21T11:17:00Z">
        <w:r w:rsidR="00FB0C68" w:rsidRPr="007071A0" w:rsidDel="00206DB8">
          <w:delText>three worldviews</w:delText>
        </w:r>
      </w:del>
      <w:ins w:id="384" w:author="Simon Kiss" w:date="2023-09-21T11:17:00Z">
        <w:r w:rsidR="00206DB8">
          <w:t>egalitarianism, hierarchism and individualism</w:t>
        </w:r>
      </w:ins>
      <w:del w:id="385" w:author="Simon Kiss" w:date="2023-09-21T11:17:00Z">
        <w:r w:rsidR="00FB0C68" w:rsidRPr="007071A0" w:rsidDel="00206DB8">
          <w:delText xml:space="preserve"> found to be important in shaping risk perceptions and policy preferences in the field of science, technology and health </w:delText>
        </w:r>
        <w:r w:rsidR="00F63D7B" w:rsidRPr="007071A0" w:rsidDel="00206DB8">
          <w:fldChar w:fldCharType="begin"/>
        </w:r>
        <w:r w:rsidR="00812641" w:rsidDel="00206DB8">
          <w:delInstrText xml:space="preserve"> ADDIN ZOTERO_ITEM CSL_CITATION {"citationID":"LGUlmauj","properties":{"formattedCitation":"(Kiss, Lachapelle, and Montpetit 2020; Lachapelle, Montpetit, and Gauvin 2014; Song 2014; Song, Silva, and Jenkins-Smith 2014; Dan M Kahan, Jenkins-Smith, and Braman 2011; J T Ripberger and Jenkins-Smith 2011; Joseph T. Ripberger et al. 2014)","plainCitation":"(Kiss, Lachapelle, and Montpetit 2020; Lachapelle, Montpetit, and Gauvin 2014; Song 2014; Song, Silva, and Jenkins-Smith 2014; Dan M Kahan, Jenkins-Smith, and Braman 2011; J T Ripberger and Jenkins-Smith 2011; Joseph T. Ripberger et al. 2014)","dontUpdate":true,"noteIndex":0},"citationItems":[{"id":"6GeTO20c/ZxzEErnJ","uris":["http://zotero.org/users/4203446/items/X8IU6ELF"],"itemData":{"id":3511,"type":"article-journal","container-title":"Canadian Journal of Political Science / Revue canadienne de science politique","title":"Beyond region and ideology: Cultural theory and risk perception in canada","author":[{"family":"Kiss","given":"Simon"},{"family":"Lachapelle","given":"Erick"},{"family":"Montpetit","given":"Eric"}],"issued":{"date-parts":[["2020",4,21]]},"citation-key":"kissRegionIdeologyCultural2020"}},{"id":2008,"uris":["http://zotero.org/users/4203446/items/ADEVC762"],"itemData":{"id":2008,"type":"article-journal","abstract":"How do individuals assess the credibility of experts in various policy domains? Under what conditions does the public interpret particular scientific knowledge claims as being trustworthy and credible ? Using data collected from an online survey experiment, ...","container-title":"Policy Studies Journal","DOI":"10.1111/psj.12073/pdf","issue":"4","journalAbbreviation":"Policy Studies Journal","title":"Public Perceptions of Expert Credibility on Policy Issues: The Role of Expert Framing and Political Worldviews","URL":"http://onlinelibrary.wiley.com/doi/10.1111/psj.12073/full","volume":"42","author":[{"family":"Lachapelle","given":"E"},{"family":"Montpetit","given":"É"},{"family":"Gauvin","given":"J P"}],"issued":{"date-parts":[["2014",1,1]]},"citation-key":"lachapellePublicPerceptionsExpert2014"}},{"id":1011,"uris":["http://zotero.org/users/4203446/items/68YTJUS6"],"itemData":{"id":1011,"type":"article-journal","container-title":"Risk analysis","DOI":"10.1111/risa.12114","issue":"3","journalAbbreviation":"Risk analysis","page":"541-555","title":"Understanding Public Perceptions of Benefits and Risks of Childhood Vaccinations in the United States","volume":"34","author":[{"family":"Song","given":"Geoboo"}],"issued":{"date-parts":[["2014",3,1]]},"citation-key":"songUnderstandingPublicPerceptions2014"}},{"id":582,"uris":["http://zotero.org/users/4203446/items/C3AR3ZM7"],"itemData":{"id":582,"type":"article-journal","abstract":"In the face of the reemerging threat of preventable diseases and the simultaneous vaccine risk controversy, what explains variations in Americans’ policy preferences regarding childhood vaccinations? Using...","container-title":"Policy Studies Journal","DOI":"10.1111/psj.12076","issue":"4","journalAbbreviation":"Policy Studies Journal","page":"528-554","title":"Cultural Worldview and Preference for Childhood Vaccination Policy","volume":"42","author":[{"family":"Song","given":"Geoboo"},{"family":"Silva","given":"Carol L"},{"family":"Jenkins-Smith","given":"Hank C"}],"issued":{"date-parts":[["2014",11,1]]},"citation-key":"songCulturalWorldviewPreference2014"}},{"id":1135,"uris":["http://zotero.org/users/4203446/items/TVDEIILR"],"itemData":{"id":1135,"type":"article-journal","container-title":"Journal Of Risk Research","DOI":"10.1080/13669877.2010.511246","issue":"2","journalAbbreviation":"Journal Of Risk Research","page":"147-174","title":"Cultural cognition of scientific consensus","volume":"14","author":[{"family":"Kahan","given":"Dan M"},{"family":"Jenkins-Smith","given":"Hank"},{"family":"Braman","given":"Donald"}],"issued":{"date-parts":[["2011",2,1]]},"citation-key":"kahanCulturalCognitionScientific2011"}},{"id":1125,"uris":["http://zotero.org/users/4203446/items/7F5BRVMR"],"itemData":{"id":1125,"type":"article-journal","abstract":"Scholars have used cultural theory (CT) to explain risk perceptions and opinion formation across an impressive array of public issues, ranging from environmental, regulatory, and energy policy to public health and economics. 1 Although disparate, all these issues ...","container-title":"PS: Political Science &amp; Politics","issue":"4","page":"716-719","title":"How cultural orientations create shifting national security coalitions on nuclear weapons and terrorist threats in the American public","volume":"44","author":[{"family":"Ripberger","given":"J T"},{"family":"Jenkins-Smith","given":"H C"}],"issued":{"date-parts":[["2011",1,1]]},"citation-key":"ripbergerHowCulturalOrientations2011"}},{"id":2127,"uris":["http://zotero.org/users/4203446/items/TSEEQ68W"],"itemData":{"id":2127,"type":"article-journal","abstract":"Deep core beliefs represent an important yet theoretically underspecified concept within the Advocacy Coalition Framework (ACF). This underspecification can (in part) be attributed to the ad hoc way ...","container-title":"Policy Studies Journal","DOI":"10.1111/psj.12074","ISSN":"1541-0072","issue":"4","language":"en","page":"509-527","source":"onlinelibrary.wiley.com","title":"Cultural Theory and the Measurement of Deep Core Beliefs Within the Advocacy Coalition Framework","volume":"42","author":[{"family":"Ripberger","given":"Joseph T."},{"family":"Gupta","given":"Kuhika"},{"family":"Silva","given":"Carol L."},{"family":"Jenkins‐Smith","given":"Hank C."}],"issued":{"date-parts":[["2014",11,1]]},"citation-key":"ripbergerCulturalTheoryMeasurement2014"}}],"schema":"https://github.com/citation-style-language/schema/raw/master/csl-citation.json"} </w:delInstrText>
        </w:r>
        <w:r w:rsidR="00F63D7B" w:rsidRPr="007071A0" w:rsidDel="00206DB8">
          <w:fldChar w:fldCharType="separate"/>
        </w:r>
        <w:r w:rsidR="00CB6D3C" w:rsidDel="00206DB8">
          <w:rPr>
            <w:noProof/>
          </w:rPr>
          <w:delText xml:space="preserve">(Kiss, Lachapelle, and Montpetit 2020; Lachapelle, Montpetit, and Gauvin 2014; Song 2014; Song, Silva, and Jenkins-Smith 2014; </w:delText>
        </w:r>
      </w:del>
      <w:del w:id="386" w:author="Simon Kiss" w:date="2023-09-15T12:16:00Z">
        <w:r w:rsidR="00CB6D3C" w:rsidDel="00BB418A">
          <w:rPr>
            <w:noProof/>
          </w:rPr>
          <w:delText xml:space="preserve">Dan M </w:delText>
        </w:r>
      </w:del>
      <w:del w:id="387" w:author="Simon Kiss" w:date="2023-09-21T11:17:00Z">
        <w:r w:rsidR="00CB6D3C" w:rsidDel="00206DB8">
          <w:rPr>
            <w:noProof/>
          </w:rPr>
          <w:delText xml:space="preserve">Kahan, Jenkins-Smith, and Braman 2011; </w:delText>
        </w:r>
      </w:del>
      <w:del w:id="388" w:author="Simon Kiss" w:date="2023-09-15T12:16:00Z">
        <w:r w:rsidR="00CB6D3C" w:rsidDel="00BB418A">
          <w:rPr>
            <w:noProof/>
          </w:rPr>
          <w:delText xml:space="preserve">J T </w:delText>
        </w:r>
      </w:del>
      <w:del w:id="389" w:author="Simon Kiss" w:date="2023-09-21T11:17:00Z">
        <w:r w:rsidR="00CB6D3C" w:rsidDel="00206DB8">
          <w:rPr>
            <w:noProof/>
          </w:rPr>
          <w:delText xml:space="preserve">Ripberger and Jenkins-Smith 2011; </w:delText>
        </w:r>
      </w:del>
      <w:del w:id="390" w:author="Simon Kiss" w:date="2023-09-15T12:16:00Z">
        <w:r w:rsidR="00CB6D3C" w:rsidDel="00BB418A">
          <w:rPr>
            <w:noProof/>
          </w:rPr>
          <w:delText xml:space="preserve">Joseph T. </w:delText>
        </w:r>
      </w:del>
      <w:del w:id="391" w:author="Simon Kiss" w:date="2023-09-21T11:17:00Z">
        <w:r w:rsidR="00CB6D3C" w:rsidDel="00206DB8">
          <w:rPr>
            <w:noProof/>
          </w:rPr>
          <w:delText>Ripberger et al. 2014)</w:delText>
        </w:r>
        <w:r w:rsidR="00F63D7B" w:rsidRPr="007071A0" w:rsidDel="00206DB8">
          <w:fldChar w:fldCharType="end"/>
        </w:r>
      </w:del>
      <w:r w:rsidR="00FB0C68" w:rsidRPr="007071A0">
        <w:t xml:space="preserve">. </w:t>
      </w:r>
      <w:ins w:id="392" w:author="Simon Kiss" w:date="2023-09-26T12:11:00Z">
        <w:r w:rsidR="00FF622B">
          <w:fldChar w:fldCharType="begin"/>
        </w:r>
        <w:r w:rsidR="00FF622B">
          <w:instrText xml:space="preserve"> REF _Ref145930884 \h </w:instrText>
        </w:r>
      </w:ins>
      <w:r w:rsidR="00FF622B">
        <w:fldChar w:fldCharType="separate"/>
      </w:r>
      <w:ins w:id="393" w:author="Simon Kiss" w:date="2023-09-26T12:11:00Z">
        <w:r w:rsidR="00FF622B">
          <w:t xml:space="preserve">Figure </w:t>
        </w:r>
        <w:r w:rsidR="00FF622B">
          <w:rPr>
            <w:noProof/>
          </w:rPr>
          <w:t>1</w:t>
        </w:r>
        <w:r w:rsidR="00FF622B">
          <w:fldChar w:fldCharType="end"/>
        </w:r>
      </w:ins>
      <w:commentRangeStart w:id="394"/>
      <w:commentRangeStart w:id="395"/>
      <w:del w:id="396" w:author="Simon Kiss" w:date="2023-09-21T11:17:00Z">
        <w:r w:rsidR="002D061B" w:rsidRPr="007071A0" w:rsidDel="00895689">
          <w:delText>These 11 questions measure respondents</w:delText>
        </w:r>
        <w:r w:rsidR="00093CAA" w:rsidRPr="007071A0" w:rsidDel="00895689">
          <w:delText>’</w:delText>
        </w:r>
        <w:r w:rsidR="002D061B" w:rsidRPr="007071A0" w:rsidDel="00895689">
          <w:delText xml:space="preserve"> commitments to egalitarianism, hierarchical organization of society and individualism</w:delText>
        </w:r>
        <w:commentRangeEnd w:id="394"/>
        <w:r w:rsidR="008C54D4" w:rsidDel="00895689">
          <w:rPr>
            <w:rStyle w:val="CommentReference"/>
          </w:rPr>
          <w:commentReference w:id="394"/>
        </w:r>
        <w:commentRangeEnd w:id="395"/>
        <w:r w:rsidR="004105E6" w:rsidDel="00895689">
          <w:rPr>
            <w:rStyle w:val="CommentReference"/>
          </w:rPr>
          <w:commentReference w:id="395"/>
        </w:r>
        <w:r w:rsidR="002D061B" w:rsidRPr="007071A0" w:rsidDel="00895689">
          <w:delText xml:space="preserve">. </w:delText>
        </w:r>
      </w:del>
      <w:del w:id="397" w:author="Simon Kiss" w:date="2023-09-26T12:11:00Z">
        <w:r w:rsidR="0099247C" w:rsidDel="00FF622B">
          <w:delText>Figure 2</w:delText>
        </w:r>
      </w:del>
      <w:r w:rsidR="00E410BC" w:rsidRPr="007071A0">
        <w:t xml:space="preserve"> </w:t>
      </w:r>
      <w:r w:rsidR="002D061B" w:rsidRPr="007071A0">
        <w:t xml:space="preserve">shows the average score on each item for the general population and the public health sample, where each item’s responses have been scaled from 0 to 1 and such that a 1 represents a typically </w:t>
      </w:r>
      <w:commentRangeStart w:id="398"/>
      <w:del w:id="399" w:author="Simon Kiss" w:date="2023-02-17T15:42:00Z">
        <w:r w:rsidR="002D061B" w:rsidRPr="007071A0" w:rsidDel="00B50FC0">
          <w:delText xml:space="preserve">conservative </w:delText>
        </w:r>
      </w:del>
      <w:ins w:id="400" w:author="Simon Kiss" w:date="2023-02-17T15:42:00Z">
        <w:r w:rsidR="00B50FC0">
          <w:t>right-wing</w:t>
        </w:r>
        <w:r w:rsidR="00B50FC0" w:rsidRPr="007071A0">
          <w:t xml:space="preserve"> </w:t>
        </w:r>
      </w:ins>
      <w:ins w:id="401" w:author="Simon Kiss" w:date="2023-07-26T14:09:00Z">
        <w:r w:rsidR="004105E6">
          <w:t xml:space="preserve">(hierarchical, anti-egalitarian </w:t>
        </w:r>
      </w:ins>
      <w:ins w:id="402" w:author="Simon Kiss" w:date="2023-07-26T14:10:00Z">
        <w:r w:rsidR="004105E6">
          <w:t xml:space="preserve">or </w:t>
        </w:r>
      </w:ins>
      <w:ins w:id="403" w:author="Simon Kiss" w:date="2023-07-26T14:09:00Z">
        <w:r w:rsidR="004105E6">
          <w:t>indiv</w:t>
        </w:r>
      </w:ins>
      <w:ins w:id="404" w:author="Simon Kiss" w:date="2023-07-26T14:10:00Z">
        <w:r w:rsidR="004105E6">
          <w:t xml:space="preserve">idualistic) </w:t>
        </w:r>
      </w:ins>
      <w:r w:rsidR="002D061B" w:rsidRPr="007071A0">
        <w:t xml:space="preserve">position and 0 a typically left-wing </w:t>
      </w:r>
      <w:ins w:id="405" w:author="Simon Kiss" w:date="2023-07-26T14:10:00Z">
        <w:r w:rsidR="004105E6">
          <w:t xml:space="preserve">(anti-hierarchical, egalitarian or communitarian) </w:t>
        </w:r>
      </w:ins>
      <w:r w:rsidR="002D061B" w:rsidRPr="007071A0">
        <w:t>position.</w:t>
      </w:r>
      <w:commentRangeEnd w:id="398"/>
      <w:r w:rsidR="0099247C">
        <w:rPr>
          <w:rStyle w:val="CommentReference"/>
        </w:rPr>
        <w:commentReference w:id="398"/>
      </w:r>
      <w:r w:rsidR="002D061B" w:rsidRPr="007071A0">
        <w:t xml:space="preserve"> </w:t>
      </w:r>
      <w:del w:id="406" w:author="Simon Kiss" w:date="2023-07-26T14:13:00Z">
        <w:r w:rsidR="002D061B" w:rsidRPr="007071A0" w:rsidDel="00A12845">
          <w:delText>The raw differences are noticeable on each item</w:delText>
        </w:r>
      </w:del>
      <w:ins w:id="407" w:author="Simon Kiss" w:date="2023-07-26T14:13:00Z">
        <w:r w:rsidR="00A12845">
          <w:t xml:space="preserve">Significant differences are </w:t>
        </w:r>
      </w:ins>
      <w:ins w:id="408" w:author="Simon Kiss" w:date="2023-08-01T15:07:00Z">
        <w:r w:rsidR="007E0D52">
          <w:t>evident</w:t>
        </w:r>
      </w:ins>
      <w:ins w:id="409" w:author="Simon Kiss" w:date="2023-07-26T14:13:00Z">
        <w:r w:rsidR="00A12845">
          <w:t xml:space="preserve"> on every item</w:t>
        </w:r>
      </w:ins>
      <w:r w:rsidR="002D061B" w:rsidRPr="007071A0">
        <w:t xml:space="preserve">. The public health workforce demonstrates solidly more left-wing ideological commitments and worldviews than the general population. </w:t>
      </w:r>
      <w:del w:id="410" w:author="Simon Kiss" w:date="2023-07-26T14:14:00Z">
        <w:r w:rsidR="00BA4CC5" w:rsidRPr="007071A0" w:rsidDel="00A12845">
          <w:delText xml:space="preserve">Although these sample averages do not take into account the demographic differences that between the two samples, when we control for demographic differences, the differences remain (see online supplementary </w:delText>
        </w:r>
      </w:del>
      <w:ins w:id="411" w:author="Patrick Fafard" w:date="2023-01-13T11:59:00Z">
        <w:del w:id="412" w:author="Simon Kiss" w:date="2023-07-26T14:07:00Z">
          <w:r w:rsidR="008C54D4" w:rsidDel="00026872">
            <w:rPr>
              <w:noProof/>
            </w:rPr>
            <mc:AlternateContent>
              <mc:Choice Requires="wps">
                <w:drawing>
                  <wp:anchor distT="0" distB="0" distL="114300" distR="114300" simplePos="0" relativeHeight="251659264" behindDoc="0" locked="0" layoutInCell="1" allowOverlap="1" wp14:anchorId="0D057194" wp14:editId="656BC886">
                    <wp:simplePos x="0" y="0"/>
                    <wp:positionH relativeFrom="column">
                      <wp:posOffset>0</wp:posOffset>
                    </wp:positionH>
                    <wp:positionV relativeFrom="paragraph">
                      <wp:posOffset>0</wp:posOffset>
                    </wp:positionV>
                    <wp:extent cx="1828800" cy="18288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6C9729DC" w14:textId="77777777" w:rsidR="008C54D4" w:rsidRPr="00F85E83" w:rsidRDefault="008C54D4" w:rsidP="00F85E83">
                                <w:pPr>
                                  <w:keepNext/>
                                  <w:jc w:val="both"/>
                                </w:pPr>
                                <w:r w:rsidRPr="007071A0">
                                  <w:t>material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D057194" id="_x0000_t202" coordsize="21600,21600" o:spt="202" path="m,l,21600r21600,l21600,xe">
                    <v:stroke joinstyle="miter"/>
                    <v:path gradientshapeok="t" o:connecttype="rect"/>
                  </v:shapetype>
                  <v:shape id="Text Box 7" o:spid="_x0000_s1026" type="#_x0000_t202" style="position:absolute;left:0;text-align:left;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" filled="f" strokeweight=".5pt">
                    <v:textbox style="mso-fit-shape-to-text:t">
                      <w:txbxContent>
                        <w:p w14:paraId="6C9729DC" w14:textId="77777777" w:rsidR="008C54D4" w:rsidRPr="00F85E83" w:rsidRDefault="008C54D4" w:rsidP="00F85E83">
                          <w:pPr>
                            <w:keepNext/>
                            <w:jc w:val="both"/>
                          </w:pPr>
                          <w:r w:rsidRPr="007071A0">
                            <w:t>material</w:t>
                          </w:r>
                        </w:p>
                      </w:txbxContent>
                    </v:textbox>
                    <w10:wrap type="square"/>
                  </v:shape>
                </w:pict>
              </mc:Fallback>
            </mc:AlternateContent>
          </w:r>
        </w:del>
      </w:ins>
      <w:del w:id="413" w:author="Simon Kiss" w:date="2023-07-26T14:14:00Z">
        <w:r w:rsidR="00BA4CC5" w:rsidRPr="007071A0" w:rsidDel="00A12845">
          <w:delText>material)</w:delText>
        </w:r>
      </w:del>
      <w:ins w:id="414" w:author="Simon Kiss" w:date="2023-08-01T15:07:00Z">
        <w:r w:rsidR="00CD75B7">
          <w:t>In separate regressions repo</w:t>
        </w:r>
      </w:ins>
      <w:ins w:id="415" w:author="Simon Kiss" w:date="2023-09-15T11:30:00Z">
        <w:r w:rsidR="0041023E">
          <w:t>r</w:t>
        </w:r>
      </w:ins>
      <w:ins w:id="416" w:author="Simon Kiss" w:date="2023-08-01T15:07:00Z">
        <w:r w:rsidR="00CD75B7">
          <w:t xml:space="preserve">ted in the supplementary material, these differences </w:t>
        </w:r>
        <w:r w:rsidR="0058764D">
          <w:t xml:space="preserve">remained after introducing demographic controls for age, gender, income, </w:t>
        </w:r>
      </w:ins>
      <w:ins w:id="417" w:author="Simon Kiss" w:date="2023-09-26T14:37:00Z">
        <w:r w:rsidR="00387ED5">
          <w:t>education,</w:t>
        </w:r>
      </w:ins>
      <w:ins w:id="418" w:author="Simon Kiss" w:date="2023-08-01T15:07:00Z">
        <w:r w:rsidR="0058764D">
          <w:t xml:space="preserve"> and rural-urban residency</w:t>
        </w:r>
      </w:ins>
      <w:ins w:id="419" w:author="Simon Kiss" w:date="2023-07-26T14:15:00Z">
        <w:r w:rsidR="00A12845">
          <w:t xml:space="preserve">. </w:t>
        </w:r>
      </w:ins>
      <w:ins w:id="420" w:author="Simon Kiss" w:date="2023-07-26T14:18:00Z">
        <w:r w:rsidR="008E6999">
          <w:t>This suggests H1 is confirmed</w:t>
        </w:r>
        <w:r w:rsidR="00875870">
          <w:t>.</w:t>
        </w:r>
      </w:ins>
      <w:del w:id="421" w:author="Simon Kiss" w:date="2023-07-26T14:18:00Z">
        <w:r w:rsidR="00BA4CC5" w:rsidRPr="007071A0" w:rsidDel="008E6999">
          <w:delText xml:space="preserve">.  </w:delText>
        </w:r>
      </w:del>
    </w:p>
    <w:p w14:paraId="3F64A8EC" w14:textId="51B0ED2B" w:rsidR="00BA4CC5" w:rsidRDefault="00BA4CC5" w:rsidP="00BA4CC5">
      <w:pPr>
        <w:jc w:val="both"/>
        <w:divId w:val="1194878891"/>
      </w:pPr>
    </w:p>
    <w:p w14:paraId="0B877D7E" w14:textId="7D3C50D0" w:rsidR="005461CB" w:rsidDel="00A81CAE" w:rsidRDefault="005461CB">
      <w:pPr>
        <w:jc w:val="center"/>
        <w:divId w:val="1194878891"/>
        <w:rPr>
          <w:del w:id="422" w:author="Simon Kiss" w:date="2023-09-18T12:01:00Z"/>
        </w:rPr>
        <w:pPrChange w:id="423" w:author="Simon Kiss" w:date="2023-09-18T12:01:00Z">
          <w:pPr>
            <w:jc w:val="both"/>
            <w:divId w:val="1194878891"/>
          </w:pPr>
        </w:pPrChange>
      </w:pPr>
    </w:p>
    <w:p w14:paraId="47FF3CFF" w14:textId="0DF53CE4" w:rsidR="005461CB" w:rsidRPr="00BE77FE" w:rsidDel="00A81CAE" w:rsidRDefault="00A81CAE">
      <w:pPr>
        <w:jc w:val="center"/>
        <w:divId w:val="1194878891"/>
        <w:rPr>
          <w:del w:id="424" w:author="Simon Kiss" w:date="2023-09-18T12:01:00Z"/>
          <w:b/>
          <w:bCs/>
        </w:rPr>
      </w:pPr>
      <w:ins w:id="425" w:author="Simon Kiss" w:date="2023-09-18T12:01:00Z">
        <w:r>
          <w:rPr>
            <w:b/>
            <w:bCs/>
          </w:rPr>
          <w:fldChar w:fldCharType="begin"/>
        </w:r>
        <w:r w:rsidRPr="00BE77FE">
          <w:rPr>
            <w:b/>
            <w:bCs/>
          </w:rPr>
          <w:instrText xml:space="preserve"> REF _Ref145930884 \h </w:instrText>
        </w:r>
      </w:ins>
      <w:r>
        <w:rPr>
          <w:b/>
          <w:bCs/>
        </w:rPr>
      </w:r>
      <w:r>
        <w:rPr>
          <w:b/>
          <w:bCs/>
        </w:rPr>
        <w:fldChar w:fldCharType="separate"/>
      </w:r>
      <w:ins w:id="426" w:author="Simon Kiss" w:date="2023-09-18T12:01:00Z">
        <w:r w:rsidRPr="00BE77FE">
          <w:t xml:space="preserve">Figure </w:t>
        </w:r>
        <w:r w:rsidRPr="00BE77FE">
          <w:rPr>
            <w:noProof/>
          </w:rPr>
          <w:t>1</w:t>
        </w:r>
        <w:r>
          <w:rPr>
            <w:b/>
            <w:bCs/>
          </w:rPr>
          <w:fldChar w:fldCharType="end"/>
        </w:r>
      </w:ins>
      <w:del w:id="427" w:author="Simon Kiss" w:date="2023-09-18T12:01:00Z">
        <w:r w:rsidR="005461CB" w:rsidRPr="00BE77FE" w:rsidDel="00A81CAE">
          <w:rPr>
            <w:b/>
            <w:bCs/>
          </w:rPr>
          <w:delText xml:space="preserve">FIGURE </w:delText>
        </w:r>
        <w:r w:rsidR="00762188" w:rsidRPr="00BE77FE" w:rsidDel="00A81CAE">
          <w:rPr>
            <w:b/>
            <w:bCs/>
          </w:rPr>
          <w:delText>1</w:delText>
        </w:r>
      </w:del>
      <w:del w:id="428" w:author="Simon Kiss" w:date="2023-08-01T15:09:00Z">
        <w:r w:rsidR="005461CB" w:rsidRPr="00BE77FE" w:rsidDel="00762188">
          <w:rPr>
            <w:b/>
            <w:bCs/>
          </w:rPr>
          <w:delText>2</w:delText>
        </w:r>
      </w:del>
      <w:del w:id="429" w:author="Simon Kiss" w:date="2023-09-18T12:01:00Z">
        <w:r w:rsidR="005461CB" w:rsidRPr="00BE77FE" w:rsidDel="00A81CAE">
          <w:rPr>
            <w:b/>
            <w:bCs/>
          </w:rPr>
          <w:delText xml:space="preserve"> HERE.</w:delText>
        </w:r>
      </w:del>
    </w:p>
    <w:p w14:paraId="2F6FF22A" w14:textId="7F501FC3" w:rsidR="005461CB" w:rsidRPr="00BE77FE" w:rsidRDefault="005461CB">
      <w:pPr>
        <w:jc w:val="center"/>
        <w:divId w:val="1194878891"/>
        <w:rPr>
          <w:rPrChange w:id="430" w:author="Simon Kiss" w:date="2023-09-26T14:39:00Z">
            <w:rPr>
              <w:lang w:val="fr-FR"/>
            </w:rPr>
          </w:rPrChange>
        </w:rPr>
        <w:pPrChange w:id="431" w:author="Simon Kiss" w:date="2023-09-18T12:01:00Z">
          <w:pPr>
            <w:jc w:val="both"/>
            <w:divId w:val="1194878891"/>
          </w:pPr>
        </w:pPrChange>
      </w:pPr>
      <w:ins w:id="432" w:author="Patrick Fafard" w:date="2023-01-30T10:29:00Z">
        <w:del w:id="433" w:author="Simon Kiss" w:date="2023-07-26T14:14:00Z">
          <w:r w:rsidDel="00A12845">
            <w:rPr>
              <w:noProof/>
            </w:rPr>
            <mc:AlternateContent>
              <mc:Choice Requires="wps">
                <w:drawing>
                  <wp:anchor distT="0" distB="0" distL="114300" distR="114300" simplePos="0" relativeHeight="251668480" behindDoc="0" locked="0" layoutInCell="1" allowOverlap="1" wp14:anchorId="5DC714F7" wp14:editId="43507032">
                    <wp:simplePos x="0" y="0"/>
                    <wp:positionH relativeFrom="column">
                      <wp:posOffset>0</wp:posOffset>
                    </wp:positionH>
                    <wp:positionV relativeFrom="paragraph">
                      <wp:posOffset>-635</wp:posOffset>
                    </wp:positionV>
                    <wp:extent cx="3535354" cy="591671"/>
                    <wp:effectExtent l="0" t="0" r="8255" b="18415"/>
                    <wp:wrapNone/>
                    <wp:docPr id="16" name="Text Box 16"/>
                    <wp:cNvGraphicFramePr/>
                    <a:graphic xmlns:a="http://schemas.openxmlformats.org/drawingml/2006/main">
                      <a:graphicData uri="http://schemas.microsoft.com/office/word/2010/wordprocessingShape">
                        <wps:wsp>
                          <wps:cNvSpPr txBox="1"/>
                          <wps:spPr>
                            <a:xfrm>
                              <a:off x="0" y="0"/>
                              <a:ext cx="3535354" cy="591671"/>
                            </a:xfrm>
                            <a:prstGeom prst="rect">
                              <a:avLst/>
                            </a:prstGeom>
                            <a:solidFill>
                              <a:sysClr val="window" lastClr="FFFFFF"/>
                            </a:solidFill>
                            <a:ln w="6350">
                              <a:solidFill>
                                <a:prstClr val="black"/>
                              </a:solidFill>
                            </a:ln>
                          </wps:spPr>
                          <wps:txbx>
                            <w:txbxContent>
                              <w:p w14:paraId="14CF79BD" w14:textId="77777777" w:rsidR="005461CB" w:rsidRDefault="005461CB" w:rsidP="005461CB">
                                <w:r>
                                  <w:t>Several comments on this Figure –</w:t>
                                </w:r>
                                <w:del w:id="434" w:author="Simon Kiss" w:date="2023-07-26T14:14:00Z">
                                  <w:r w:rsidDel="00A12845">
                                    <w:delText xml:space="preserve"> s</w:delText>
                                  </w:r>
                                </w:del>
                                <w:r>
                                  <w:t>ee the end of this document p. 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C714F7" id="Text Box 16" o:spid="_x0000_s1027" type="#_x0000_t202" style="position:absolute;left:0;text-align:left;margin-left:0;margin-top:-.05pt;width:278.35pt;height:46.6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" fillcolor="window" strokeweight=".5pt">
                    <v:textbox>
                      <w:txbxContent>
                        <w:p w14:paraId="14CF79BD" w14:textId="77777777" w:rsidR="005461CB" w:rsidRDefault="005461CB" w:rsidP="005461CB">
                          <w:r>
                            <w:t>Several comments on this Figure –</w:t>
                          </w:r>
                          <w:del w:id="420" w:author="Simon Kiss" w:date="2023-07-26T14:14:00Z">
                            <w:r w:rsidDel="00A12845">
                              <w:delText xml:space="preserve"> s</w:delText>
                            </w:r>
                          </w:del>
                          <w:r>
                            <w:t>ee the end of this document p. 23.</w:t>
                          </w:r>
                        </w:p>
                      </w:txbxContent>
                    </v:textbox>
                  </v:shape>
                </w:pict>
              </mc:Fallback>
            </mc:AlternateContent>
          </w:r>
        </w:del>
      </w:ins>
    </w:p>
    <w:p w14:paraId="3BDDB5A3" w14:textId="13B12F2B" w:rsidR="00FB0C68" w:rsidRPr="00BE77FE" w:rsidRDefault="00FB0C68" w:rsidP="004C6E42">
      <w:pPr>
        <w:keepNext/>
        <w:jc w:val="both"/>
        <w:divId w:val="1194878891"/>
        <w:rPr>
          <w:rPrChange w:id="435" w:author="Simon Kiss" w:date="2023-09-26T14:39:00Z">
            <w:rPr>
              <w:lang w:val="fr-FR"/>
            </w:rPr>
          </w:rPrChange>
        </w:rPr>
      </w:pPr>
    </w:p>
    <w:p w14:paraId="5830A3D8" w14:textId="77777777" w:rsidR="001B5DF0" w:rsidRPr="00BE77FE" w:rsidRDefault="001B5DF0" w:rsidP="00EB331C">
      <w:pPr>
        <w:jc w:val="both"/>
        <w:divId w:val="1194878891"/>
        <w:rPr>
          <w:rFonts w:eastAsia="Times New Roman"/>
        </w:rPr>
      </w:pPr>
    </w:p>
    <w:p w14:paraId="0833E2D2" w14:textId="508F3DA8" w:rsidR="00B16F7C" w:rsidRPr="00BE77FE" w:rsidRDefault="00D86149" w:rsidP="00EB331C">
      <w:pPr>
        <w:pStyle w:val="Heading2"/>
        <w:jc w:val="both"/>
        <w:divId w:val="1194878891"/>
        <w:rPr>
          <w:rFonts w:ascii="Times New Roman" w:eastAsia="Times New Roman" w:hAnsi="Times New Roman" w:cs="Times New Roman"/>
          <w:sz w:val="24"/>
          <w:szCs w:val="24"/>
        </w:rPr>
      </w:pPr>
      <w:bookmarkStart w:id="436" w:name="_Toc87448296"/>
      <w:r w:rsidRPr="00BE77FE">
        <w:rPr>
          <w:rFonts w:ascii="Times New Roman" w:eastAsia="Times New Roman" w:hAnsi="Times New Roman" w:cs="Times New Roman"/>
          <w:sz w:val="24"/>
          <w:szCs w:val="24"/>
        </w:rPr>
        <w:t xml:space="preserve">Public Health Preferences By </w:t>
      </w:r>
      <w:r w:rsidR="00CF09E3" w:rsidRPr="00BE77FE">
        <w:rPr>
          <w:rFonts w:ascii="Times New Roman" w:eastAsia="Times New Roman" w:hAnsi="Times New Roman" w:cs="Times New Roman"/>
          <w:sz w:val="24"/>
          <w:szCs w:val="24"/>
        </w:rPr>
        <w:t xml:space="preserve">Public Health </w:t>
      </w:r>
      <w:r w:rsidRPr="00BE77FE">
        <w:rPr>
          <w:rFonts w:ascii="Times New Roman" w:eastAsia="Times New Roman" w:hAnsi="Times New Roman" w:cs="Times New Roman"/>
          <w:sz w:val="24"/>
          <w:szCs w:val="24"/>
        </w:rPr>
        <w:t>Field</w:t>
      </w:r>
    </w:p>
    <w:p w14:paraId="0B7C7D1E" w14:textId="199C7B0B" w:rsidR="00D20DD0" w:rsidRPr="00BE77FE" w:rsidRDefault="00D20DD0" w:rsidP="00D20DD0">
      <w:pPr>
        <w:divId w:val="1194878891"/>
      </w:pPr>
    </w:p>
    <w:p w14:paraId="0304FB53" w14:textId="05FA18EC" w:rsidR="001D0AFA" w:rsidDel="0038473A" w:rsidRDefault="00D5461E" w:rsidP="00914E94">
      <w:pPr>
        <w:jc w:val="both"/>
        <w:divId w:val="1194878891"/>
        <w:rPr>
          <w:ins w:id="437" w:author="Patrick Fafard" w:date="2023-01-30T11:34:00Z"/>
          <w:del w:id="438" w:author="Simon Kiss" w:date="2023-09-18T13:49:00Z"/>
        </w:rPr>
      </w:pPr>
      <w:proofErr w:type="gramStart"/>
      <w:ins w:id="439" w:author="Simon Kiss" w:date="2023-07-26T15:07:00Z">
        <w:r>
          <w:t>Next</w:t>
        </w:r>
        <w:proofErr w:type="gramEnd"/>
        <w:r>
          <w:t xml:space="preserve"> we test H</w:t>
        </w:r>
      </w:ins>
      <w:ins w:id="440" w:author="Simon Kiss" w:date="2023-09-26T12:12:00Z">
        <w:r w:rsidR="00BB50CA">
          <w:t>2</w:t>
        </w:r>
      </w:ins>
      <w:ins w:id="441" w:author="Simon Kiss" w:date="2023-07-26T15:07:00Z">
        <w:r>
          <w:t>, that</w:t>
        </w:r>
      </w:ins>
      <w:del w:id="442" w:author="Simon Kiss" w:date="2023-07-26T15:07:00Z">
        <w:r w:rsidR="00420980" w:rsidRPr="007071A0" w:rsidDel="00D5461E">
          <w:delText xml:space="preserve">Here we test </w:delText>
        </w:r>
        <w:r w:rsidR="00C31C94" w:rsidRPr="007071A0" w:rsidDel="00D5461E">
          <w:delText>whether or not</w:delText>
        </w:r>
      </w:del>
      <w:ins w:id="443" w:author="Patrick Fafard" w:date="2023-01-30T11:32:00Z">
        <w:del w:id="444" w:author="Simon Kiss" w:date="2023-07-26T15:07:00Z">
          <w:r w:rsidR="008975AC" w:rsidRPr="007071A0" w:rsidDel="00D5461E">
            <w:delText>whether</w:delText>
          </w:r>
        </w:del>
      </w:ins>
      <w:r w:rsidR="00C31C94" w:rsidRPr="007071A0">
        <w:t xml:space="preserve"> there are differences </w:t>
      </w:r>
      <w:del w:id="445" w:author="Simon Kiss" w:date="2023-07-27T12:28:00Z">
        <w:r w:rsidR="00C31C94" w:rsidRPr="007071A0" w:rsidDel="00710CA8">
          <w:rPr>
            <w:i/>
            <w:iCs/>
          </w:rPr>
          <w:delText>inside</w:delText>
        </w:r>
        <w:r w:rsidR="00C31C94" w:rsidRPr="007071A0" w:rsidDel="00710CA8">
          <w:delText xml:space="preserve"> </w:delText>
        </w:r>
      </w:del>
      <w:ins w:id="446" w:author="Simon Kiss" w:date="2023-07-27T12:28:00Z">
        <w:r w:rsidR="00710CA8">
          <w:rPr>
            <w:i/>
            <w:iCs/>
          </w:rPr>
          <w:t>within</w:t>
        </w:r>
        <w:r w:rsidR="00710CA8" w:rsidRPr="007071A0">
          <w:t xml:space="preserve"> </w:t>
        </w:r>
      </w:ins>
      <w:r w:rsidR="00C31C94" w:rsidRPr="007071A0">
        <w:t xml:space="preserve">Canada’s public health </w:t>
      </w:r>
      <w:del w:id="447" w:author="Simon Kiss" w:date="2023-09-26T12:12:00Z">
        <w:r w:rsidR="00C31C94" w:rsidRPr="007071A0" w:rsidDel="00BB50CA">
          <w:delText>community</w:delText>
        </w:r>
      </w:del>
      <w:ins w:id="448" w:author="Simon Kiss" w:date="2023-09-26T12:12:00Z">
        <w:r w:rsidR="00BB50CA">
          <w:t>workforce</w:t>
        </w:r>
      </w:ins>
      <w:r w:rsidR="00C31C94" w:rsidRPr="007071A0">
        <w:t>.</w:t>
      </w:r>
      <w:r w:rsidR="000D2C2E" w:rsidRPr="007071A0">
        <w:t xml:space="preserve"> Survey respondents in the public health survey were invited to indicate </w:t>
      </w:r>
      <w:r w:rsidR="001D0AFA" w:rsidRPr="007071A0">
        <w:t>the focus of their position</w:t>
      </w:r>
      <w:del w:id="449" w:author="Simon Kiss" w:date="2023-09-18T13:49:00Z">
        <w:r w:rsidR="001D0AFA" w:rsidRPr="007071A0" w:rsidDel="0038473A">
          <w:delText xml:space="preserve"> or their program of </w:delText>
        </w:r>
        <w:commentRangeStart w:id="450"/>
        <w:commentRangeStart w:id="451"/>
        <w:r w:rsidR="001D0AFA" w:rsidRPr="007071A0" w:rsidDel="0038473A">
          <w:delText>study</w:delText>
        </w:r>
      </w:del>
      <w:r w:rsidR="001D0AFA" w:rsidRPr="007071A0">
        <w:t>.</w:t>
      </w:r>
      <w:ins w:id="452" w:author="Simon Kiss" w:date="2023-07-26T15:08:00Z">
        <w:r w:rsidRPr="00E92412" w:rsidDel="00D5461E">
          <w:rPr>
            <w:rStyle w:val="FootnoteReference"/>
          </w:rPr>
          <w:t xml:space="preserve"> </w:t>
        </w:r>
      </w:ins>
      <w:del w:id="453" w:author="Simon Kiss" w:date="2023-07-26T15:08:00Z">
        <w:r w:rsidR="001D0AFA" w:rsidRPr="00E92412" w:rsidDel="00D5461E">
          <w:rPr>
            <w:rStyle w:val="FootnoteReference"/>
          </w:rPr>
          <w:footnoteReference w:id="4"/>
        </w:r>
        <w:r w:rsidR="001D0AFA" w:rsidRPr="007071A0" w:rsidDel="00D5461E">
          <w:delText xml:space="preserve"> </w:delText>
        </w:r>
        <w:commentRangeEnd w:id="450"/>
        <w:r w:rsidR="007200EB" w:rsidDel="00D5461E">
          <w:rPr>
            <w:rStyle w:val="CommentReference"/>
          </w:rPr>
          <w:commentReference w:id="450"/>
        </w:r>
        <w:commentRangeEnd w:id="451"/>
        <w:r w:rsidDel="00D5461E">
          <w:rPr>
            <w:rStyle w:val="CommentReference"/>
          </w:rPr>
          <w:commentReference w:id="451"/>
        </w:r>
      </w:del>
      <w:r w:rsidR="001D0AFA" w:rsidRPr="007071A0">
        <w:t xml:space="preserve">Respondents could select from four options:  Health promotion (e.g., smoking cessation, healthy eating, social determinants of health), Health protection (e.g., surveillance and outbreaks, water quality protection, food quality protection), Epidemiology (e.g. disease surveillance) and </w:t>
      </w:r>
      <w:r w:rsidR="004A5855" w:rsidRPr="007071A0">
        <w:t>e</w:t>
      </w:r>
      <w:r w:rsidR="001D0AFA" w:rsidRPr="007071A0">
        <w:t xml:space="preserve">mergency </w:t>
      </w:r>
      <w:r w:rsidR="004A5855" w:rsidRPr="007071A0">
        <w:t>p</w:t>
      </w:r>
      <w:r w:rsidR="001D0AFA" w:rsidRPr="007071A0">
        <w:t xml:space="preserve">reparedness and response. </w:t>
      </w:r>
      <w:ins w:id="456" w:author="Simon Kiss" w:date="2023-07-26T15:10:00Z">
        <w:r w:rsidR="002C13FF">
          <w:t>The vast majority (</w:t>
        </w:r>
      </w:ins>
      <w:ins w:id="457" w:author="Simon Kiss" w:date="2023-07-26T15:11:00Z">
        <w:r w:rsidR="002C13FF">
          <w:t xml:space="preserve">83%) </w:t>
        </w:r>
      </w:ins>
      <w:ins w:id="458" w:author="Simon Kiss" w:date="2023-07-26T15:10:00Z">
        <w:r w:rsidR="002C13FF">
          <w:t>of our respondents were in the first two fields</w:t>
        </w:r>
      </w:ins>
      <w:ins w:id="459" w:author="Simon Kiss" w:date="2023-07-26T15:11:00Z">
        <w:r w:rsidR="002C13FF">
          <w:t>, health promotion or health protection.</w:t>
        </w:r>
      </w:ins>
      <w:ins w:id="460" w:author="Patrick Fafard" w:date="2023-01-30T11:32:00Z">
        <w:del w:id="461" w:author="Simon Kiss" w:date="2023-07-26T15:11:00Z">
          <w:r w:rsidR="008975AC" w:rsidDel="002C13FF">
            <w:delText xml:space="preserve">In our sample, </w:delText>
          </w:r>
        </w:del>
      </w:ins>
      <w:del w:id="462" w:author="Simon Kiss" w:date="2023-07-26T15:11:00Z">
        <w:r w:rsidR="001D0AFA" w:rsidRPr="007071A0" w:rsidDel="002C13FF">
          <w:delText xml:space="preserve">83% of </w:delText>
        </w:r>
      </w:del>
      <w:del w:id="463" w:author="Simon Kiss" w:date="2023-07-26T15:08:00Z">
        <w:r w:rsidR="001D0AFA" w:rsidRPr="007071A0" w:rsidDel="002C13FF">
          <w:delText xml:space="preserve"> </w:delText>
        </w:r>
      </w:del>
      <w:del w:id="464" w:author="Simon Kiss" w:date="2023-07-26T15:11:00Z">
        <w:r w:rsidR="001D0AFA" w:rsidRPr="007071A0" w:rsidDel="002C13FF">
          <w:delText>participants were in the health promotion or health protection fields.</w:delText>
        </w:r>
      </w:del>
      <w:ins w:id="465" w:author="Simon Kiss" w:date="2023-09-18T13:49:00Z">
        <w:r w:rsidR="0038473A">
          <w:t xml:space="preserve"> </w:t>
        </w:r>
      </w:ins>
    </w:p>
    <w:p w14:paraId="0A573F6A" w14:textId="1CC45892" w:rsidR="008975AC" w:rsidRPr="007071A0" w:rsidDel="00310132" w:rsidRDefault="008975AC" w:rsidP="00914E94">
      <w:pPr>
        <w:jc w:val="both"/>
        <w:divId w:val="1194878891"/>
        <w:rPr>
          <w:del w:id="466" w:author="Simon Kiss" w:date="2023-09-18T13:48:00Z"/>
        </w:rPr>
      </w:pPr>
      <w:ins w:id="467" w:author="Patrick Fafard" w:date="2023-01-30T11:34:00Z">
        <w:del w:id="468" w:author="Simon Kiss" w:date="2023-09-18T13:49:00Z">
          <w:r w:rsidDel="0038473A">
            <w:tab/>
          </w:r>
        </w:del>
        <w:del w:id="469" w:author="Simon Kiss" w:date="2023-09-18T12:16:00Z">
          <w:r w:rsidDel="00673B23">
            <w:delText>We would expect that those with a background in health promotion would be to the left both of the general population and their health protection collea</w:delText>
          </w:r>
        </w:del>
      </w:ins>
      <w:ins w:id="470" w:author="Patrick Fafard" w:date="2023-01-30T11:35:00Z">
        <w:del w:id="471" w:author="Simon Kiss" w:date="2023-09-18T12:16:00Z">
          <w:r w:rsidDel="00673B23">
            <w:delText xml:space="preserve">gues.This is because the major </w:delText>
          </w:r>
          <w:r w:rsidR="00941E85" w:rsidDel="00673B23">
            <w:delText>focus of health promotion is non-communicable di</w:delText>
          </w:r>
        </w:del>
      </w:ins>
      <w:ins w:id="472" w:author="Patrick Fafard" w:date="2023-01-30T11:36:00Z">
        <w:del w:id="473" w:author="Simon Kiss" w:date="2023-09-18T12:16:00Z">
          <w:r w:rsidR="00941E85" w:rsidDel="00673B23">
            <w:delText>seases like diabetes, cancer, and various cardiovascular problems</w:delText>
          </w:r>
        </w:del>
      </w:ins>
      <w:ins w:id="474" w:author="Patrick Fafard" w:date="2023-01-30T11:37:00Z">
        <w:del w:id="475" w:author="Simon Kiss" w:date="2023-09-18T12:16:00Z">
          <w:r w:rsidR="00941E85" w:rsidDel="00673B23">
            <w:delText>. In this case reducing the incidence of the diseas</w:delText>
          </w:r>
        </w:del>
        <w:del w:id="476" w:author="Simon Kiss" w:date="2023-07-26T15:08:00Z">
          <w:r w:rsidR="00941E85" w:rsidDel="002C13FF">
            <w:delText>s</w:delText>
          </w:r>
        </w:del>
        <w:del w:id="477" w:author="Simon Kiss" w:date="2023-09-18T12:16:00Z">
          <w:r w:rsidR="00941E85" w:rsidDel="00673B23">
            <w:delText xml:space="preserve"> often requires structural solutions that address the root causes, most impotantly poverty and income inequality </w:delText>
          </w:r>
        </w:del>
      </w:ins>
      <w:ins w:id="478" w:author="Patrick Fafard" w:date="2023-01-30T11:40:00Z">
        <w:del w:id="479" w:author="Simon Kiss" w:date="2023-09-18T12:16:00Z">
          <w:r w:rsidR="00941E85" w:rsidDel="00673B23">
            <w:delText xml:space="preserve">where various forms of income redistribution are </w:delText>
          </w:r>
        </w:del>
        <w:del w:id="480" w:author="Simon Kiss" w:date="2023-07-26T15:08:00Z">
          <w:r w:rsidR="00941E85" w:rsidDel="002C13FF">
            <w:delText>part of the policy agenda</w:delText>
          </w:r>
        </w:del>
      </w:ins>
      <w:ins w:id="481" w:author="Patrick Fafard" w:date="2023-01-30T11:38:00Z">
        <w:del w:id="482" w:author="Simon Kiss" w:date="2023-09-18T12:16:00Z">
          <w:r w:rsidR="00941E85" w:rsidDel="00673B23">
            <w:delText>. Health protection, on the other hand, focuses, in the main, on infectious diseases where th</w:delText>
          </w:r>
        </w:del>
      </w:ins>
      <w:ins w:id="483" w:author="Patrick Fafard" w:date="2023-01-30T11:39:00Z">
        <w:del w:id="484" w:author="Simon Kiss" w:date="2023-09-18T12:16:00Z">
          <w:r w:rsidR="00941E85" w:rsidDel="00673B23">
            <w:delText xml:space="preserve">e responses are often very targeted and require a less </w:delText>
          </w:r>
        </w:del>
        <w:del w:id="485" w:author="Simon Kiss" w:date="2023-07-26T15:09:00Z">
          <w:r w:rsidR="00941E85" w:rsidDel="002C13FF">
            <w:delText>s</w:delText>
          </w:r>
        </w:del>
      </w:ins>
      <w:ins w:id="486" w:author="Patrick Fafard" w:date="2023-01-30T11:40:00Z">
        <w:del w:id="487" w:author="Simon Kiss" w:date="2023-07-26T15:09:00Z">
          <w:r w:rsidR="00941E85" w:rsidDel="002C13FF">
            <w:delText xml:space="preserve">of </w:delText>
          </w:r>
        </w:del>
        <w:del w:id="488" w:author="Simon Kiss" w:date="2023-09-18T12:16:00Z">
          <w:r w:rsidR="00941E85" w:rsidDel="00673B23">
            <w:delText>a s</w:delText>
          </w:r>
        </w:del>
      </w:ins>
      <w:ins w:id="489" w:author="Patrick Fafard" w:date="2023-01-30T11:39:00Z">
        <w:del w:id="490" w:author="Simon Kiss" w:date="2023-09-18T12:16:00Z">
          <w:r w:rsidR="00941E85" w:rsidDel="00673B23">
            <w:delText>t</w:delText>
          </w:r>
        </w:del>
      </w:ins>
      <w:ins w:id="491" w:author="Patrick Fafard" w:date="2023-01-30T11:40:00Z">
        <w:del w:id="492" w:author="Simon Kiss" w:date="2023-09-18T12:16:00Z">
          <w:r w:rsidR="00941E85" w:rsidDel="00673B23">
            <w:delText>ructural response.</w:delText>
          </w:r>
        </w:del>
      </w:ins>
      <w:ins w:id="493" w:author="Patrick Fafard" w:date="2023-01-30T11:41:00Z">
        <w:del w:id="494" w:author="Simon Kiss" w:date="2023-09-18T12:16:00Z">
          <w:r w:rsidR="00941E85" w:rsidDel="00673B23">
            <w:delText xml:space="preserve"> Their day-to-day work </w:delText>
          </w:r>
        </w:del>
      </w:ins>
      <w:ins w:id="495" w:author="Patrick Fafard" w:date="2023-01-30T11:42:00Z">
        <w:del w:id="496" w:author="Simon Kiss" w:date="2023-09-18T12:16:00Z">
          <w:r w:rsidR="00941E85" w:rsidDel="00673B23">
            <w:delText>is less focussed on broad, whole-of-government responses</w:delText>
          </w:r>
        </w:del>
      </w:ins>
      <w:ins w:id="497" w:author="Simon Kiss" w:date="2023-09-18T12:16:00Z">
        <w:r w:rsidR="00673B23">
          <w:t xml:space="preserve">As emphasized </w:t>
        </w:r>
      </w:ins>
      <w:ins w:id="498" w:author="Simon Kiss" w:date="2023-09-18T13:49:00Z">
        <w:r w:rsidR="0038473A">
          <w:t>in the introduction</w:t>
        </w:r>
      </w:ins>
      <w:ins w:id="499" w:author="Simon Kiss" w:date="2023-09-18T12:16:00Z">
        <w:r w:rsidR="00673B23">
          <w:t>, we expect that those in the field of health promotion would have more left-wing positions because of health promotion’s tendency to define problems and solutions in terms of social reforms</w:t>
        </w:r>
      </w:ins>
      <w:ins w:id="500" w:author="Simon Kiss" w:date="2023-09-18T12:17:00Z">
        <w:r w:rsidR="00673B23">
          <w:t>.</w:t>
        </w:r>
      </w:ins>
      <w:ins w:id="501" w:author="Simon Kiss" w:date="2023-09-18T13:48:00Z">
        <w:r w:rsidR="00310132">
          <w:t xml:space="preserve"> </w:t>
        </w:r>
      </w:ins>
      <w:ins w:id="502" w:author="Patrick Fafard" w:date="2023-01-30T11:42:00Z">
        <w:del w:id="503" w:author="Simon Kiss" w:date="2023-09-18T12:17:00Z">
          <w:r w:rsidR="00941E85" w:rsidDel="00673B23">
            <w:delText>.</w:delText>
          </w:r>
        </w:del>
      </w:ins>
    </w:p>
    <w:p w14:paraId="55A46D3B" w14:textId="035C45AE" w:rsidR="00A263DF" w:rsidRPr="007071A0" w:rsidRDefault="00C31C94">
      <w:pPr>
        <w:jc w:val="both"/>
        <w:divId w:val="1194878891"/>
        <w:pPrChange w:id="504" w:author="Simon Kiss" w:date="2023-09-18T13:48:00Z">
          <w:pPr>
            <w:ind w:firstLine="720"/>
            <w:jc w:val="both"/>
            <w:divId w:val="1194878891"/>
          </w:pPr>
        </w:pPrChange>
      </w:pPr>
      <w:r w:rsidRPr="007071A0">
        <w:t>First, we test</w:t>
      </w:r>
      <w:ins w:id="505" w:author="Patrick Fafard" w:date="2023-01-30T11:43:00Z">
        <w:r w:rsidR="00941E85">
          <w:t>ed</w:t>
        </w:r>
      </w:ins>
      <w:del w:id="506" w:author="Simon Kiss" w:date="2023-08-01T11:48:00Z">
        <w:r w:rsidRPr="007071A0" w:rsidDel="004C1617">
          <w:delText xml:space="preserve"> </w:delText>
        </w:r>
      </w:del>
      <w:del w:id="507" w:author="Patrick Fafard" w:date="2023-01-30T11:15:00Z">
        <w:r w:rsidRPr="007071A0" w:rsidDel="008F1D44">
          <w:delText>whether or not there are</w:delText>
        </w:r>
      </w:del>
      <w:r w:rsidRPr="007071A0">
        <w:t xml:space="preserve"> </w:t>
      </w:r>
      <w:ins w:id="508" w:author="Patrick Fafard" w:date="2023-01-30T11:15:00Z">
        <w:r w:rsidR="008F1D44">
          <w:t>f</w:t>
        </w:r>
      </w:ins>
      <w:ins w:id="509" w:author="Patrick Fafard" w:date="2023-01-30T11:16:00Z">
        <w:r w:rsidR="008F1D44">
          <w:t xml:space="preserve">or </w:t>
        </w:r>
      </w:ins>
      <w:r w:rsidRPr="007071A0">
        <w:t>differences in ideology and worldviews</w:t>
      </w:r>
      <w:r w:rsidR="00032EB2" w:rsidRPr="007071A0">
        <w:t xml:space="preserve"> between </w:t>
      </w:r>
      <w:commentRangeStart w:id="510"/>
      <w:commentRangeStart w:id="511"/>
      <w:del w:id="512" w:author="Simon Kiss" w:date="2023-07-26T15:11:00Z">
        <w:r w:rsidR="00A17DE9" w:rsidRPr="007071A0" w:rsidDel="00145960">
          <w:delText xml:space="preserve">health promoters </w:delText>
        </w:r>
        <w:commentRangeEnd w:id="510"/>
        <w:r w:rsidR="008F1D44" w:rsidDel="00145960">
          <w:rPr>
            <w:rStyle w:val="CommentReference"/>
          </w:rPr>
          <w:commentReference w:id="510"/>
        </w:r>
        <w:commentRangeEnd w:id="511"/>
        <w:r w:rsidR="002C13FF" w:rsidDel="00145960">
          <w:rPr>
            <w:rStyle w:val="CommentReference"/>
          </w:rPr>
          <w:commentReference w:id="511"/>
        </w:r>
        <w:r w:rsidR="00A17DE9" w:rsidRPr="007071A0" w:rsidDel="00145960">
          <w:delText>and others</w:delText>
        </w:r>
      </w:del>
      <w:ins w:id="513" w:author="Patrick Fafard" w:date="2023-01-30T11:16:00Z">
        <w:del w:id="514" w:author="Simon Kiss" w:date="2023-07-26T15:11:00Z">
          <w:r w:rsidR="008F1D44" w:rsidDel="00145960">
            <w:delText xml:space="preserve"> in the public health worforce</w:delText>
          </w:r>
        </w:del>
      </w:ins>
      <w:ins w:id="515" w:author="Simon Kiss" w:date="2023-07-26T15:11:00Z">
        <w:r w:rsidR="00145960">
          <w:t>those who selected health promotion as their field and all others</w:t>
        </w:r>
        <w:r w:rsidR="001F7994">
          <w:t xml:space="preserve">. </w:t>
        </w:r>
      </w:ins>
      <w:ins w:id="516" w:author="Simon Kiss" w:date="2023-07-26T15:12:00Z">
        <w:r w:rsidR="009A2AD7">
          <w:t xml:space="preserve">We used the same measures as to test H1. </w:t>
        </w:r>
      </w:ins>
      <w:ins w:id="517" w:author="Simon Kiss" w:date="2023-07-26T15:11:00Z">
        <w:r w:rsidR="001F7994">
          <w:t>Results are in</w:t>
        </w:r>
      </w:ins>
      <w:ins w:id="518" w:author="Simon Kiss" w:date="2023-09-26T14:37:00Z">
        <w:r w:rsidR="00387ED5">
          <w:t xml:space="preserve"> </w:t>
        </w:r>
        <w:r w:rsidR="00387ED5">
          <w:fldChar w:fldCharType="begin"/>
        </w:r>
        <w:r w:rsidR="00387ED5">
          <w:instrText xml:space="preserve"> REF _Ref145937861 \h </w:instrText>
        </w:r>
      </w:ins>
      <w:r w:rsidR="00387ED5">
        <w:fldChar w:fldCharType="separate"/>
      </w:r>
      <w:ins w:id="519" w:author="Simon Kiss" w:date="2023-09-26T14:37:00Z">
        <w:r w:rsidR="00387ED5" w:rsidRPr="007071A0">
          <w:t xml:space="preserve">Figure </w:t>
        </w:r>
        <w:r w:rsidR="00387ED5">
          <w:rPr>
            <w:noProof/>
          </w:rPr>
          <w:t>3</w:t>
        </w:r>
        <w:r w:rsidR="00387ED5">
          <w:fldChar w:fldCharType="end"/>
        </w:r>
      </w:ins>
      <w:ins w:id="520" w:author="Simon Kiss" w:date="2023-07-26T15:12:00Z">
        <w:r w:rsidR="009A2AD7">
          <w:t xml:space="preserve">. </w:t>
        </w:r>
      </w:ins>
      <w:del w:id="521" w:author="Simon Kiss" w:date="2023-07-26T15:11:00Z">
        <w:r w:rsidR="00A17DE9" w:rsidRPr="007071A0" w:rsidDel="001F7994">
          <w:delText>, as in</w:delText>
        </w:r>
        <w:r w:rsidR="00986A96" w:rsidRPr="007071A0" w:rsidDel="001F7994">
          <w:delText xml:space="preserve"> </w:delText>
        </w:r>
        <w:r w:rsidR="00930615" w:rsidRPr="007071A0" w:rsidDel="001F7994">
          <w:fldChar w:fldCharType="begin"/>
        </w:r>
        <w:r w:rsidR="00930615" w:rsidRPr="007071A0" w:rsidDel="001F7994">
          <w:delInstrText xml:space="preserve"> REF _Ref105590004 \h </w:delInstrText>
        </w:r>
        <w:r w:rsidR="00162B71" w:rsidRPr="007071A0" w:rsidDel="001F7994">
          <w:delInstrText xml:space="preserve"> \* MERGEFORMAT </w:delInstrText>
        </w:r>
        <w:r w:rsidR="00930615" w:rsidRPr="007071A0" w:rsidDel="001F7994">
          <w:fldChar w:fldCharType="separate"/>
        </w:r>
      </w:del>
      <w:ins w:id="522" w:author="Patrick Fafard" w:date="2023-02-16T13:58:00Z">
        <w:del w:id="523" w:author="Simon Kiss" w:date="2023-07-26T14:00:00Z">
          <w:r w:rsidR="00E92412" w:rsidRPr="007071A0" w:rsidDel="00293A78">
            <w:delText xml:space="preserve">Figure </w:delText>
          </w:r>
        </w:del>
      </w:ins>
      <w:del w:id="524" w:author="Simon Kiss" w:date="2023-07-26T14:00:00Z">
        <w:r w:rsidR="00930615" w:rsidRPr="007071A0" w:rsidDel="00293A78">
          <w:delText xml:space="preserve">Figure </w:delText>
        </w:r>
        <w:r w:rsidR="00930615" w:rsidRPr="007071A0" w:rsidDel="00293A78">
          <w:rPr>
            <w:noProof/>
          </w:rPr>
          <w:delText>2</w:delText>
        </w:r>
      </w:del>
      <w:del w:id="525" w:author="Simon Kiss" w:date="2023-07-26T15:11:00Z">
        <w:r w:rsidR="00930615" w:rsidRPr="007071A0" w:rsidDel="001F7994">
          <w:fldChar w:fldCharType="end"/>
        </w:r>
        <w:r w:rsidR="00930615" w:rsidRPr="007071A0" w:rsidDel="001F7994">
          <w:delText xml:space="preserve">. </w:delText>
        </w:r>
      </w:del>
      <w:r w:rsidR="0076140D" w:rsidRPr="007071A0">
        <w:t xml:space="preserve">Here, it is </w:t>
      </w:r>
      <w:ins w:id="526" w:author="Simon Kiss" w:date="2023-07-26T15:12:00Z">
        <w:r w:rsidR="009A2AD7">
          <w:t xml:space="preserve">again </w:t>
        </w:r>
      </w:ins>
      <w:r w:rsidR="0076140D" w:rsidRPr="007071A0">
        <w:t>evident that there are differences in worldviews</w:t>
      </w:r>
      <w:r w:rsidR="00F2753E" w:rsidRPr="007071A0">
        <w:t xml:space="preserve">, </w:t>
      </w:r>
      <w:del w:id="527" w:author="Simon Kiss" w:date="2023-07-26T15:32:00Z">
        <w:r w:rsidR="00F2753E" w:rsidRPr="007071A0" w:rsidDel="001A48FA">
          <w:delText xml:space="preserve">primarily </w:delText>
        </w:r>
        <w:r w:rsidR="0076140D" w:rsidRPr="007071A0" w:rsidDel="001A48FA">
          <w:delText xml:space="preserve">concentrated on the items that were </w:delText>
        </w:r>
        <w:r w:rsidR="0036379A" w:rsidRPr="007071A0" w:rsidDel="001A48FA">
          <w:delText>used</w:delText>
        </w:r>
        <w:r w:rsidR="0076140D" w:rsidRPr="007071A0" w:rsidDel="001A48FA">
          <w:delText xml:space="preserve"> to measure respondents</w:delText>
        </w:r>
        <w:r w:rsidR="00406B04" w:rsidRPr="007071A0" w:rsidDel="001A48FA">
          <w:delText>’</w:delText>
        </w:r>
        <w:r w:rsidR="0076140D" w:rsidRPr="007071A0" w:rsidDel="001A48FA">
          <w:delText xml:space="preserve"> commitments to </w:delText>
        </w:r>
      </w:del>
      <w:del w:id="528" w:author="Simon Kiss" w:date="2023-07-26T15:12:00Z">
        <w:r w:rsidR="0076140D" w:rsidRPr="007071A0" w:rsidDel="00DA03DB">
          <w:delText>hierarchism.</w:delText>
        </w:r>
      </w:del>
      <w:ins w:id="529" w:author="Simon Kiss" w:date="2023-07-26T15:32:00Z">
        <w:r w:rsidR="001A48FA">
          <w:t>with the largest differences being attitudes to stricter punishments</w:t>
        </w:r>
      </w:ins>
      <w:ins w:id="530" w:author="Simon Kiss" w:date="2023-07-26T15:33:00Z">
        <w:r w:rsidR="001A48FA">
          <w:t>, First Nations rights and a respect for authority</w:t>
        </w:r>
      </w:ins>
      <w:ins w:id="531" w:author="Simon Kiss" w:date="2023-07-26T15:12:00Z">
        <w:r w:rsidR="00DA03DB">
          <w:t>.</w:t>
        </w:r>
      </w:ins>
      <w:r w:rsidR="0076140D" w:rsidRPr="007071A0">
        <w:t xml:space="preserve"> </w:t>
      </w:r>
      <w:del w:id="532" w:author="Patrick Fafard" w:date="2023-01-30T11:20:00Z">
        <w:r w:rsidR="006C3E8C" w:rsidRPr="007071A0" w:rsidDel="008F1D44">
          <w:delText>That is to say, public</w:delText>
        </w:r>
      </w:del>
      <w:ins w:id="533" w:author="Patrick Fafard" w:date="2023-01-30T11:20:00Z">
        <w:r w:rsidR="008F1D44" w:rsidRPr="007071A0">
          <w:t>Public</w:t>
        </w:r>
      </w:ins>
      <w:r w:rsidR="006C3E8C" w:rsidRPr="007071A0">
        <w:t xml:space="preserve"> health workers who work in the field of health protection tend to have a more conservative ideology, are more in</w:t>
      </w:r>
      <w:r w:rsidR="003B0F9E" w:rsidRPr="007071A0">
        <w:t xml:space="preserve"> </w:t>
      </w:r>
      <w:r w:rsidR="006C3E8C" w:rsidRPr="007071A0">
        <w:t>favour of free markets and support a greater deference to authority</w:t>
      </w:r>
      <w:r w:rsidR="00C20C5E" w:rsidRPr="007071A0">
        <w:t xml:space="preserve"> than those who work in health </w:t>
      </w:r>
      <w:proofErr w:type="spellStart"/>
      <w:r w:rsidR="00C20C5E" w:rsidRPr="007071A0">
        <w:t>promotion.</w:t>
      </w:r>
      <w:ins w:id="534" w:author="Simon Kiss" w:date="2023-09-18T13:50:00Z">
        <w:r w:rsidR="003E3E9D">
          <w:t>That</w:t>
        </w:r>
        <w:proofErr w:type="spellEnd"/>
        <w:r w:rsidR="003E3E9D">
          <w:t xml:space="preserve"> said, while </w:t>
        </w:r>
      </w:ins>
      <w:del w:id="535" w:author="Simon Kiss" w:date="2023-09-18T13:50:00Z">
        <w:r w:rsidR="0036379A" w:rsidRPr="007071A0" w:rsidDel="003E3E9D">
          <w:delText xml:space="preserve"> </w:delText>
        </w:r>
      </w:del>
      <w:del w:id="536" w:author="Simon Kiss" w:date="2023-09-18T12:17:00Z">
        <w:r w:rsidR="00C20C5E" w:rsidRPr="007071A0" w:rsidDel="00673B23">
          <w:delText>W</w:delText>
        </w:r>
        <w:r w:rsidR="00AC3E71" w:rsidRPr="007071A0" w:rsidDel="00673B23">
          <w:delText xml:space="preserve">hile </w:delText>
        </w:r>
      </w:del>
      <w:del w:id="537" w:author="Simon Kiss" w:date="2023-07-27T12:29:00Z">
        <w:r w:rsidR="00AC3E71" w:rsidRPr="007071A0" w:rsidDel="00AB2D7E">
          <w:delText>health protectors are more conservative</w:delText>
        </w:r>
      </w:del>
      <w:ins w:id="538" w:author="Simon Kiss" w:date="2023-09-18T13:50:00Z">
        <w:r w:rsidR="003E3E9D">
          <w:t>t</w:t>
        </w:r>
      </w:ins>
      <w:ins w:id="539" w:author="Simon Kiss" w:date="2023-07-27T12:29:00Z">
        <w:r w:rsidR="00AB2D7E">
          <w:t>hose in public health fields other than health promotion are more conservative than those in health promotion</w:t>
        </w:r>
      </w:ins>
      <w:r w:rsidR="00AC3E71" w:rsidRPr="007071A0">
        <w:t xml:space="preserve">, they are </w:t>
      </w:r>
      <w:del w:id="540" w:author="Simon Kiss" w:date="2023-07-27T12:29:00Z">
        <w:r w:rsidR="00AC3E71" w:rsidRPr="007071A0" w:rsidDel="000727AD">
          <w:delText>still less so than the general population</w:delText>
        </w:r>
      </w:del>
      <w:ins w:id="541" w:author="Simon Kiss" w:date="2023-07-27T12:29:00Z">
        <w:r w:rsidR="000727AD">
          <w:t>hold generally left-wing</w:t>
        </w:r>
      </w:ins>
      <w:ins w:id="542" w:author="Simon Kiss" w:date="2023-09-18T12:17:00Z">
        <w:r w:rsidR="002466E1">
          <w:t xml:space="preserve"> views</w:t>
        </w:r>
      </w:ins>
      <w:r w:rsidR="00AC3E71" w:rsidRPr="007071A0">
        <w:t xml:space="preserve">. </w:t>
      </w:r>
      <w:ins w:id="543" w:author="Simon Kiss" w:date="2023-09-18T12:17:00Z">
        <w:r w:rsidR="00AF63E2">
          <w:t xml:space="preserve">Overall, </w:t>
        </w:r>
      </w:ins>
      <w:ins w:id="544" w:author="Simon Kiss" w:date="2023-09-18T12:26:00Z">
        <w:r w:rsidR="003A0CCB">
          <w:t>h</w:t>
        </w:r>
      </w:ins>
      <w:ins w:id="545" w:author="Simon Kiss" w:date="2023-09-18T12:17:00Z">
        <w:r w:rsidR="00AF63E2">
          <w:t xml:space="preserve">owever, </w:t>
        </w:r>
      </w:ins>
      <w:ins w:id="546" w:author="Simon Kiss" w:date="2023-09-18T12:26:00Z">
        <w:r w:rsidR="003A0CCB">
          <w:t>they tend to be left-wing; t</w:t>
        </w:r>
      </w:ins>
      <w:del w:id="547" w:author="Simon Kiss" w:date="2023-09-18T12:26:00Z">
        <w:r w:rsidR="00AC3E71" w:rsidRPr="007071A0" w:rsidDel="003A0CCB">
          <w:delText>T</w:delText>
        </w:r>
      </w:del>
      <w:r w:rsidR="00AC3E71" w:rsidRPr="007071A0">
        <w:t>hey only fall on the conservative side of the spectrum</w:t>
      </w:r>
      <w:r w:rsidR="00015B24" w:rsidRPr="007071A0">
        <w:t xml:space="preserve"> (average scores greater than 0.5)</w:t>
      </w:r>
      <w:r w:rsidR="00AC3E71" w:rsidRPr="007071A0">
        <w:t xml:space="preserve"> on two of the 11 items. </w:t>
      </w:r>
    </w:p>
    <w:p w14:paraId="53C1795F" w14:textId="43D9096E" w:rsidR="003D21E1" w:rsidDel="00270959" w:rsidRDefault="00851F86" w:rsidP="001D0AFA">
      <w:pPr>
        <w:ind w:firstLine="720"/>
        <w:jc w:val="both"/>
        <w:divId w:val="1194878891"/>
        <w:rPr>
          <w:ins w:id="548" w:author="Patrick Fafard" w:date="2023-01-30T11:46:00Z"/>
          <w:del w:id="549" w:author="Simon Kiss" w:date="2023-07-27T12:40:00Z"/>
          <w:rFonts w:eastAsia="Times New Roman"/>
          <w:color w:val="000000" w:themeColor="text1"/>
          <w:shd w:val="clear" w:color="auto" w:fill="FFFFFF"/>
        </w:rPr>
      </w:pPr>
      <w:r w:rsidRPr="007071A0">
        <w:t xml:space="preserve">It is </w:t>
      </w:r>
      <w:r w:rsidR="00AC3E71" w:rsidRPr="007071A0">
        <w:t xml:space="preserve">also </w:t>
      </w:r>
      <w:ins w:id="550" w:author="Simon Kiss" w:date="2023-07-27T12:30:00Z">
        <w:r w:rsidR="009A075E">
          <w:t xml:space="preserve">perhaps </w:t>
        </w:r>
      </w:ins>
      <w:r w:rsidR="00AC3E71" w:rsidRPr="007071A0">
        <w:t xml:space="preserve">noteworthy </w:t>
      </w:r>
      <w:r w:rsidRPr="007071A0">
        <w:t xml:space="preserve">that </w:t>
      </w:r>
      <w:r w:rsidR="003A4823" w:rsidRPr="007071A0">
        <w:t xml:space="preserve">the two items </w:t>
      </w:r>
      <w:del w:id="551" w:author="Simon Kiss" w:date="2023-07-27T12:30:00Z">
        <w:r w:rsidR="003A4823" w:rsidRPr="007071A0" w:rsidDel="00270959">
          <w:delText>where</w:delText>
        </w:r>
        <w:r w:rsidRPr="007071A0" w:rsidDel="00270959">
          <w:delText xml:space="preserve"> </w:delText>
        </w:r>
        <w:r w:rsidRPr="007071A0" w:rsidDel="009A075E">
          <w:delText>health promoters and health protectors</w:delText>
        </w:r>
      </w:del>
      <w:ins w:id="552" w:author="Simon Kiss" w:date="2023-07-27T12:30:00Z">
        <w:r w:rsidR="00270959">
          <w:t>where the two groups of public health professionals</w:t>
        </w:r>
      </w:ins>
      <w:r w:rsidRPr="007071A0">
        <w:t xml:space="preserve"> </w:t>
      </w:r>
      <w:del w:id="553" w:author="Patrick Fafard" w:date="2023-01-30T11:20:00Z">
        <w:r w:rsidRPr="007071A0" w:rsidDel="008F1D44">
          <w:delText>are in agreement</w:delText>
        </w:r>
      </w:del>
      <w:ins w:id="554" w:author="Patrick Fafard" w:date="2023-01-30T11:20:00Z">
        <w:r w:rsidR="008F1D44" w:rsidRPr="007071A0">
          <w:t>agree</w:t>
        </w:r>
      </w:ins>
      <w:r w:rsidRPr="007071A0">
        <w:t xml:space="preserve"> are on the need to limit choices to protect people and in opposition to the belief that job creation should be left to the private sector. The former might be seen to be a fundamental premise of all public health initiatives</w:t>
      </w:r>
      <w:r w:rsidR="00527929" w:rsidRPr="007071A0">
        <w:t xml:space="preserve"> </w:t>
      </w:r>
      <w:r w:rsidR="00527929" w:rsidRPr="007071A0">
        <w:fldChar w:fldCharType="begin"/>
      </w:r>
      <w:r w:rsidR="00812641">
        <w:instrText xml:space="preserve"> ADDIN ZOTERO_ITEM CSL_CITATION {"citationID":"moHN6o2o","properties":{"formattedCitation":"(Wiley, Berman, and Blanke 2013; Jones and Bayer 2007)","plainCitation":"(Wiley, Berman, and Blanke 2013; Jones and Bayer 2007)","noteIndex":0},"citationItems":[{"id":9049,"uris":["http://zotero.org/users/4203446/items/YMWDS3J9"],"itemData":{"id":9049,"type":"article-journal","abstract":"A belief that the government does (and should) have broad authority to protect and improve health, coupled with an understanding that collective action is often necessary to address public health challenges effectively, is central to the public health mindset. But many are questioning whether this vision of a strong government role is applicable to non-communicable disease threats and the social determinants of health. Arguments about public health paternalism are playing a role in political opposition to new law and policy interventions and in legal challenges aimed at striking down existing public health laws. This article explores the forces behind the cultural and political resonance of concerns about public health paternalism, “personal responsibility,” and the “nanny state” and attempts to outlines a potential path forward from here.","container-title":"The Journal of Law, Medicine &amp; Ethics","DOI":"10.1111/jlme.12048","ISSN":"1748-720X","issue":"s1","language":"en","note":"_eprint: https://onlinelibrary.wiley.com/doi/pdf/10.1111/jlme.12048","page":"88-91","source":"Wiley Online Library","title":"Who's Your Nanny?: Choice, Paternalism and Public Health in the Age of Personal Responsibility","title-short":"Who's Your Nanny?","volume":"41","author":[{"family":"Wiley","given":"Lindsay F."},{"family":"Berman","given":"Micah L."},{"family":"Blanke","given":"Doug"}],"issued":{"date-parts":[["2013"]]},"citation-key":"wileyWhoYourNanny2013"}},{"id":9052,"uris":["http://zotero.org/users/4203446/items/AQSEFV3R"],"itemData":{"id":9052,"type":"article-journal","abstract":"The history of motorcycle helmet legislation in the United States reflects the extent to which concerns about individual liberties have shaped the public health debate. Despite overwhelming epidemiological evidence that motorcycle helmet laws reduce fatalities and serious injuries, only 20 states currently require all riders to wear helmets. During the past 3 decades, federal government efforts to push states toward enactment of universal helmet laws have faltered, and motorcyclists’ advocacy groups have been successful at repealing state helmet laws. This history raises questions about the possibilities for articulating an ethics of public health that would call upon government to protect citizens from their own choices that result in needless morbidity and suffering.","container-title":"American Journal of Public Health","DOI":"10.2105/AJPH.2005.083204","ISSN":"0090-0036","issue":"2","journalAbbreviation":"Am J Public Health","note":"publisher: American Public Health Association","page":"208-217","source":"ajph.aphapublications.org (Atypon)","title":"Paternalism &amp; Its Discontents: Motorcycle Helmet Laws, Libertarian Values, and Public Health","title-short":"Paternalism &amp; Its Discontents","volume":"97","author":[{"family":"Jones","given":"Marian Moser"},{"family":"Bayer","given":"Ronald"}],"issued":{"date-parts":[["2007",2]]},"citation-key":"jonesPaternalismItsDiscontents2007"}}],"schema":"https://github.com/citation-style-language/schema/raw/master/csl-citation.json"} </w:instrText>
      </w:r>
      <w:r w:rsidR="00527929" w:rsidRPr="007071A0">
        <w:fldChar w:fldCharType="separate"/>
      </w:r>
      <w:r w:rsidR="00812641">
        <w:rPr>
          <w:noProof/>
        </w:rPr>
        <w:t>(Wiley, Berman, and Blanke 2013; Jones and Bayer 2007)</w:t>
      </w:r>
      <w:r w:rsidR="00527929" w:rsidRPr="007071A0">
        <w:fldChar w:fldCharType="end"/>
      </w:r>
      <w:r w:rsidR="00527929" w:rsidRPr="007071A0">
        <w:t xml:space="preserve">.  </w:t>
      </w:r>
      <w:del w:id="555" w:author="Simon Kiss" w:date="2023-09-21T10:36:00Z">
        <w:r w:rsidR="00527929" w:rsidRPr="007071A0" w:rsidDel="00812641">
          <w:delText>Jones and Bayer are more explicit</w:delText>
        </w:r>
        <w:r w:rsidR="005F3A8E" w:rsidRPr="007071A0" w:rsidDel="00812641">
          <w:delText xml:space="preserve"> defending motorcycle helmet laws</w:delText>
        </w:r>
        <w:r w:rsidR="00527929" w:rsidRPr="007071A0" w:rsidDel="00812641">
          <w:delText>: “</w:delText>
        </w:r>
        <w:r w:rsidR="00527929" w:rsidRPr="007071A0" w:rsidDel="00812641">
          <w:rPr>
            <w:rFonts w:eastAsia="Times New Roman"/>
            <w:color w:val="000000" w:themeColor="text1"/>
            <w:shd w:val="clear" w:color="auto" w:fill="FFFFFF"/>
          </w:rPr>
          <w:delText>The challenge for public health is to expand on this base of justified paternalism and to forthrightly argue in the legislative arena that adults and adolescents need to be protected from their poor judgments about motorcycle helmet use. In doing so, public health officials might well point to the fact that paternalistic protective legislation is part of the warp and woof of public health practice in America</w:delText>
        </w:r>
        <w:r w:rsidR="00D8435D" w:rsidRPr="007071A0" w:rsidDel="00812641">
          <w:rPr>
            <w:rFonts w:eastAsia="Times New Roman"/>
            <w:color w:val="000000" w:themeColor="text1"/>
            <w:shd w:val="clear" w:color="auto" w:fill="FFFFFF"/>
          </w:rPr>
          <w:delText xml:space="preserve">” </w:delText>
        </w:r>
        <w:r w:rsidR="00411EAD" w:rsidRPr="007071A0" w:rsidDel="00812641">
          <w:rPr>
            <w:rFonts w:eastAsia="Times New Roman"/>
            <w:color w:val="000000" w:themeColor="text1"/>
            <w:shd w:val="clear" w:color="auto" w:fill="FFFFFF"/>
          </w:rPr>
          <w:fldChar w:fldCharType="begin"/>
        </w:r>
        <w:r w:rsidR="00454EE1" w:rsidDel="00812641">
          <w:rPr>
            <w:rFonts w:eastAsia="Times New Roman"/>
            <w:color w:val="000000" w:themeColor="text1"/>
            <w:shd w:val="clear" w:color="auto" w:fill="FFFFFF"/>
          </w:rPr>
          <w:delInstrText xml:space="preserve"> ADDIN ZOTERO_ITEM CSL_CITATION {"citationID":"Ib42GF3Y","properties":{"formattedCitation":"(2007, 215)","plainCitation":"(2007, 215)","noteIndex":0},"citationItems":[{"id":9052,"uris":["http://zotero.org/users/4203446/items/AQSEFV3R"],"itemData":{"id":9052,"type":"article-journal","abstract":"The history of motorcycle helmet legislation in the United States reflects the extent to which concerns about individual liberties have shaped the public health debate. Despite overwhelming epidemiological evidence that motorcycle helmet laws reduce fatalities and serious injuries, only 20 states currently require all riders to wear helmets. During the past 3 decades, federal government efforts to push states toward enactment of universal helmet laws have faltered, and motorcyclists’ advocacy groups have been successful at repealing state helmet laws. This history raises questions about the possibilities for articulating an ethics of public health that would call upon government to protect citizens from their own choices that result in needless morbidity and suffering.","container-title":"American Journal of Public Health","DOI":"10.2105/AJPH.2005.083204","ISSN":"0090-0036","issue":"2","journalAbbreviation":"Am J Public Health","note":"publisher: American Public Health Association","page":"208-217","source":"ajph.aphapublications.org (Atypon)","title":"Paternalism &amp; Its Discontents: Motorcycle Helmet Laws, Libertarian Values, and Public Health","title-short":"Paternalism &amp; Its Discontents","volume":"97","author":[{"family":"Jones","given":"Marian Moser"},{"family":"Bayer","given":"Ronald"}],"issued":{"date-parts":[["2007",2]]},"citation-key":"jonesPaternalismItsDiscontents2007"},"locator":"215","suppress-author":true}],"schema":"https://github.com/citation-style-language/schema/raw/master/csl-citation.json"} </w:delInstrText>
        </w:r>
        <w:r w:rsidR="00411EAD" w:rsidRPr="007071A0" w:rsidDel="00812641">
          <w:rPr>
            <w:rFonts w:eastAsia="Times New Roman"/>
            <w:color w:val="000000" w:themeColor="text1"/>
            <w:shd w:val="clear" w:color="auto" w:fill="FFFFFF"/>
          </w:rPr>
          <w:fldChar w:fldCharType="separate"/>
        </w:r>
        <w:r w:rsidR="00411EAD" w:rsidRPr="007071A0" w:rsidDel="00812641">
          <w:rPr>
            <w:rFonts w:eastAsia="Times New Roman"/>
            <w:noProof/>
            <w:color w:val="000000" w:themeColor="text1"/>
            <w:shd w:val="clear" w:color="auto" w:fill="FFFFFF"/>
          </w:rPr>
          <w:delText>(2007, 215)</w:delText>
        </w:r>
        <w:r w:rsidR="00411EAD" w:rsidRPr="007071A0" w:rsidDel="00812641">
          <w:rPr>
            <w:rFonts w:eastAsia="Times New Roman"/>
            <w:color w:val="000000" w:themeColor="text1"/>
            <w:shd w:val="clear" w:color="auto" w:fill="FFFFFF"/>
          </w:rPr>
          <w:fldChar w:fldCharType="end"/>
        </w:r>
        <w:r w:rsidR="00D8435D" w:rsidRPr="007071A0" w:rsidDel="00812641">
          <w:rPr>
            <w:rFonts w:eastAsia="Times New Roman"/>
            <w:color w:val="000000" w:themeColor="text1"/>
            <w:shd w:val="clear" w:color="auto" w:fill="FFFFFF"/>
          </w:rPr>
          <w:delText xml:space="preserve">. </w:delText>
        </w:r>
      </w:del>
    </w:p>
    <w:p w14:paraId="23291D9B" w14:textId="1FBD0E01" w:rsidR="00420980" w:rsidRPr="007071A0" w:rsidRDefault="00D8435D" w:rsidP="00270959">
      <w:pPr>
        <w:ind w:firstLine="720"/>
        <w:jc w:val="both"/>
        <w:divId w:val="1194878891"/>
        <w:rPr>
          <w:rFonts w:eastAsia="Times New Roman"/>
          <w:color w:val="000000" w:themeColor="text1"/>
        </w:rPr>
      </w:pPr>
      <w:del w:id="556" w:author="Simon Kiss" w:date="2023-07-27T12:40:00Z">
        <w:r w:rsidRPr="007071A0" w:rsidDel="00270959">
          <w:rPr>
            <w:rFonts w:eastAsia="Times New Roman"/>
            <w:color w:val="000000" w:themeColor="text1"/>
            <w:shd w:val="clear" w:color="auto" w:fill="FFFFFF"/>
          </w:rPr>
          <w:delText xml:space="preserve"> </w:delText>
        </w:r>
      </w:del>
      <w:commentRangeStart w:id="557"/>
      <w:commentRangeStart w:id="558"/>
      <w:r w:rsidR="00411EAD" w:rsidRPr="007071A0">
        <w:t xml:space="preserve">The latter </w:t>
      </w:r>
      <w:del w:id="559" w:author="Simon Kiss" w:date="2023-08-01T11:50:00Z">
        <w:r w:rsidR="00411EAD" w:rsidRPr="007071A0" w:rsidDel="004C1617">
          <w:delText xml:space="preserve">finding </w:delText>
        </w:r>
        <w:r w:rsidR="00851F86" w:rsidRPr="007071A0" w:rsidDel="004C1617">
          <w:delText>is not surprising given the way public health is exclusively a public sector function</w:delText>
        </w:r>
      </w:del>
      <w:ins w:id="560" w:author="Simon Kiss" w:date="2023-08-01T11:50:00Z">
        <w:r w:rsidR="004C1617">
          <w:t>is consistent with European evidence</w:t>
        </w:r>
      </w:ins>
      <w:ins w:id="561" w:author="Simon Kiss" w:date="2023-09-21T10:37:00Z">
        <w:r w:rsidR="00812641">
          <w:t xml:space="preserve"> </w:t>
        </w:r>
      </w:ins>
      <w:del w:id="562" w:author="Simon Kiss" w:date="2023-09-21T10:37:00Z">
        <w:r w:rsidR="00EF0C9B" w:rsidDel="00812641">
          <w:fldChar w:fldCharType="begin"/>
        </w:r>
        <w:r w:rsidR="00812641" w:rsidDel="00812641">
          <w:delInstrText xml:space="preserve"> ADDIN ZOTERO_ITEM CSL_CITATION {"citationID":"8i1Jvbgo","properties":{"formattedCitation":"(Tepe 2012)","plainCitation":"(Tepe 2012)","noteIndex":0},"citationItems":[{"id":9854,"uris":["http://zotero.org/users/4203446/items/GHA9NCAZ"],"itemData":{"id":9854,"type":"article-journal","abstract":"This study explores a refined model of public/private sector cleavage voting. Assuming that market and work experiences are crucial for people to develop common political views, it investigates three contexts that shape government employees' willingness to vote as a single constituency: the branch of public sector production, the occupational status, and the type of service economy. Estimation results obtained from regressions on European Social Survey (ESS) data indicate that government employees in public health, education and service production rather than public administration utilize sector cleavage voting. Regardless of their actual occupational status, public health and education employees show persistently stronger attitudes in favour of expanding state responsibility. With respect to party choice, stronger signs of alignment along the sector cleavage are observed in Social Democratic service economies. In sum, the public/private sector cleavage continues to matter in a more complex way than a simple sector dichotomy would suggest.","container-title":"Public Administration","DOI":"10.1111/j.1467-9299.2011.01961.x","ISSN":"1467-9299","issue":"1","language":"en","license":"© 2011 The Author. Public Administration © 2011 Blackwell Publishing Ltd","note":"_eprint: https://onlinelibrary.wiley.com/doi/pdf/10.1111/j.1467-9299.2011.01961.x","page":"230-261","source":"Wiley Online Library","title":"The Public/Private Sector Cleavage Revisited: The Impact of Government Employment on Political Attitudes and Behaviour in 11 West European Countries","title-short":"The Public/Private Sector Cleavage Revisited","volume":"90","author":[{"family":"Tepe","given":"Markus"}],"issued":{"date-parts":[["2012"]]},"citation-key":"tepePublicPrivateSector2012a"},"label":"page"}],"schema":"https://github.com/citation-style-language/schema/raw/master/csl-citation.json"} </w:delInstrText>
        </w:r>
        <w:r w:rsidR="00EF0C9B" w:rsidDel="00812641">
          <w:fldChar w:fldCharType="separate"/>
        </w:r>
        <w:r w:rsidR="00812641" w:rsidDel="00812641">
          <w:rPr>
            <w:noProof/>
          </w:rPr>
          <w:delText>(Tepe 2012)</w:delText>
        </w:r>
        <w:r w:rsidR="00EF0C9B" w:rsidDel="00812641">
          <w:fldChar w:fldCharType="end"/>
        </w:r>
      </w:del>
      <w:ins w:id="563" w:author="Simon Kiss" w:date="2023-08-01T11:50:00Z">
        <w:r w:rsidR="004C1617">
          <w:t xml:space="preserve">that there exists a divide between high-skilled public and private sector </w:t>
        </w:r>
        <w:proofErr w:type="spellStart"/>
        <w:r w:rsidR="004C1617">
          <w:t>professsionals</w:t>
        </w:r>
        <w:proofErr w:type="spellEnd"/>
        <w:r w:rsidR="004C1617">
          <w:t xml:space="preserve"> where the former support </w:t>
        </w:r>
      </w:ins>
      <w:ins w:id="564" w:author="Simon Kiss" w:date="2023-08-01T11:51:00Z">
        <w:r w:rsidR="004C1617">
          <w:t xml:space="preserve">more interventionist and redistributive economic policy than </w:t>
        </w:r>
      </w:ins>
      <w:ins w:id="565" w:author="Simon Kiss" w:date="2023-09-21T10:38:00Z">
        <w:r w:rsidR="00D4141F">
          <w:t xml:space="preserve">do </w:t>
        </w:r>
      </w:ins>
      <w:ins w:id="566" w:author="Simon Kiss" w:date="2023-08-01T11:51:00Z">
        <w:r w:rsidR="004C1617">
          <w:t>the latter</w:t>
        </w:r>
      </w:ins>
      <w:ins w:id="567" w:author="Simon Kiss" w:date="2023-09-21T10:37:00Z">
        <w:r w:rsidR="00812641">
          <w:t xml:space="preserve"> </w:t>
        </w:r>
        <w:r w:rsidR="00812641">
          <w:fldChar w:fldCharType="begin"/>
        </w:r>
        <w:r w:rsidR="00812641">
          <w:instrText xml:space="preserve"> ADDIN ZOTERO_ITEM CSL_CITATION {"citationID":"8i1Jvbgo","properties":{"formattedCitation":"(Tepe 2012)","plainCitation":"(Tepe 2012)","noteIndex":0},"citationItems":[{"id":9854,"uris":["http://zotero.org/users/4203446/items/GHA9NCAZ"],"itemData":{"id":9854,"type":"article-journal","abstract":"This study explores a refined model of public/private sector cleavage voting. Assuming that market and work experiences are crucial for people to develop common political views, it investigates three contexts that shape government employees' willingness to vote as a single constituency: the branch of public sector production, the occupational status, and the type of service economy. Estimation results obtained from regressions on European Social Survey (ESS) data indicate that government employees in public health, education and service production rather than public administration utilize sector cleavage voting. Regardless of their actual occupational status, public health and education employees show persistently stronger attitudes in favour of expanding state responsibility. With respect to party choice, stronger signs of alignment along the sector cleavage are observed in Social Democratic service economies. In sum, the public/private sector cleavage continues to matter in a more complex way than a simple sector dichotomy would suggest.","container-title":"Public Administration","DOI":"10.1111/j.1467-9299.2011.01961.x","ISSN":"1467-9299","issue":"1","language":"en","license":"© 2011 The Author. Public Administration © 2011 Blackwell Publishing Ltd","note":"_eprint: https://onlinelibrary.wiley.com/doi/pdf/10.1111/j.1467-9299.2011.01961.x","page":"230-261","source":"Wiley Online Library","title":"The Public/Private Sector Cleavage Revisited: The Impact of Government Employment on Political Attitudes and Behaviour in 11 West European Countries","title-short":"The Public/Private Sector Cleavage Revisited","volume":"90","author":[{"family":"Tepe","given":"Markus"}],"issued":{"date-parts":[["2012"]]},"citation-key":"tepePublicPrivateSector2012a"},"label":"page"}],"schema":"https://github.com/citation-style-language/schema/raw/master/csl-citation.json"} </w:instrText>
        </w:r>
        <w:r w:rsidR="00812641">
          <w:fldChar w:fldCharType="separate"/>
        </w:r>
        <w:r w:rsidR="00812641">
          <w:rPr>
            <w:noProof/>
          </w:rPr>
          <w:t>(Tepe 2012)</w:t>
        </w:r>
        <w:r w:rsidR="00812641">
          <w:fldChar w:fldCharType="end"/>
        </w:r>
      </w:ins>
      <w:ins w:id="568" w:author="Simon Kiss" w:date="2023-08-01T11:51:00Z">
        <w:r w:rsidR="004C1617">
          <w:t>.</w:t>
        </w:r>
      </w:ins>
      <w:del w:id="569" w:author="Simon Kiss" w:date="2023-08-01T11:50:00Z">
        <w:r w:rsidR="00851F86" w:rsidRPr="007071A0" w:rsidDel="004C1617">
          <w:delText>.</w:delText>
        </w:r>
        <w:commentRangeEnd w:id="557"/>
        <w:r w:rsidR="003D21E1" w:rsidDel="004C1617">
          <w:rPr>
            <w:rStyle w:val="CommentReference"/>
          </w:rPr>
          <w:commentReference w:id="557"/>
        </w:r>
        <w:commentRangeEnd w:id="558"/>
        <w:r w:rsidR="00270959" w:rsidDel="004C1617">
          <w:rPr>
            <w:rStyle w:val="CommentReference"/>
          </w:rPr>
          <w:commentReference w:id="558"/>
        </w:r>
        <w:r w:rsidR="00DD6935" w:rsidRPr="007071A0" w:rsidDel="004C1617">
          <w:delText xml:space="preserve"> </w:delText>
        </w:r>
      </w:del>
      <w:del w:id="570" w:author="Simon Kiss" w:date="2023-07-27T12:43:00Z">
        <w:r w:rsidR="00270959" w:rsidDel="0033027D">
          <w:fldChar w:fldCharType="begin"/>
        </w:r>
        <w:r w:rsidR="00B16C37" w:rsidDel="0033027D">
          <w:delInstrText xml:space="preserve"> ADDIN ZOTERO_ITEM CSL_CITATION {"citationID":"1n0FqX1A","properties":{"formattedCitation":"(2012)","plainCitation":"(2012)","noteIndex":0},"citationItems":[{"id":9854,"uris":["http://zotero.org/users/4203446/items/GHA9NCAZ"],"itemData":{"id":9854,"type":"article-journal","abstract":"This study explores a refined model of public/private sector cleavage voting. Assuming that market and work experiences are crucial for people to develop common political views, it investigates three contexts that shape government employees' willingness to vote as a single constituency: the branch of public sector production, the occupational status, and the type of service economy. Estimation results obtained from regressions on European Social Survey (ESS) data indicate that government employees in public health, education and service production rather than public administration utilize sector cleavage voting. Regardless of their actual occupational status, public health and education employees show persistently stronger attitudes in favour of expanding state responsibility. With respect to party choice, stronger signs of alignment along the sector cleavage are observed in Social Democratic service economies. In sum, the public/private sector cleavage continues to matter in a more complex way than a simple sector dichotomy would suggest.","container-title":"Public Administration","DOI":"10.1111/j.1467-9299.2011.01961.x","ISSN":"1467-9299","issue":"1","language":"en","license":"© 2011 The Author. Public Administration © 2011 Blackwell Publishing Ltd","note":"_eprint: https://onlinelibrary.wiley.com/doi/pdf/10.1111/j.1467-9299.2011.01961.x","page":"230-261","source":"Wiley Online Library","title":"The Public/Private Sector Cleavage Revisited: The Impact of Government Employment on Political Attitudes and Behaviour in 11 West European Countries","title-short":"The Public/Private Sector Cleavage Revisited","volume":"90","author":[{"family":"Tepe","given":"Markus"}],"issued":{"date-parts":[["2012"]]},"citation-key":"tepePublicPrivateSector2012a"},"label":"page","suppress-author":true}],"schema":"https://github.com/citation-style-language/schema/raw/master/csl-citation.json"} </w:delInstrText>
        </w:r>
        <w:r w:rsidR="00270959" w:rsidDel="0033027D">
          <w:fldChar w:fldCharType="separate"/>
        </w:r>
        <w:r w:rsidR="00B16C37" w:rsidDel="0033027D">
          <w:rPr>
            <w:noProof/>
          </w:rPr>
          <w:delText>(2012)</w:delText>
        </w:r>
        <w:r w:rsidR="00270959" w:rsidDel="0033027D">
          <w:fldChar w:fldCharType="end"/>
        </w:r>
        <w:r w:rsidR="00DD6935" w:rsidRPr="007071A0" w:rsidDel="0033027D">
          <w:delText xml:space="preserve"> </w:delText>
        </w:r>
      </w:del>
    </w:p>
    <w:p w14:paraId="5AD64827" w14:textId="699AD9DB" w:rsidR="00930615" w:rsidRPr="007071A0" w:rsidDel="00D4141F" w:rsidRDefault="00930615" w:rsidP="00D20DD0">
      <w:pPr>
        <w:divId w:val="1194878891"/>
        <w:rPr>
          <w:del w:id="571" w:author="Simon Kiss" w:date="2023-09-21T10:38:00Z"/>
        </w:rPr>
      </w:pPr>
    </w:p>
    <w:p w14:paraId="253C1C32" w14:textId="79ECE14C" w:rsidR="00720CBC" w:rsidRDefault="00720CBC" w:rsidP="00720CBC">
      <w:pPr>
        <w:divId w:val="1194878891"/>
      </w:pPr>
    </w:p>
    <w:p w14:paraId="7C88DF87" w14:textId="2BB2AC46" w:rsidR="00CF09E3" w:rsidRDefault="006B20F2" w:rsidP="00141B0F">
      <w:pPr>
        <w:jc w:val="center"/>
        <w:divId w:val="1194878891"/>
      </w:pPr>
      <w:ins w:id="572" w:author="Simon Kiss" w:date="2023-09-18T13:57:00Z">
        <w:r>
          <w:rPr>
            <w:b/>
            <w:bCs/>
          </w:rPr>
          <w:fldChar w:fldCharType="begin"/>
        </w:r>
        <w:r>
          <w:rPr>
            <w:b/>
            <w:bCs/>
          </w:rPr>
          <w:instrText xml:space="preserve"> REF _Ref145937861 \h </w:instrText>
        </w:r>
      </w:ins>
      <w:r>
        <w:rPr>
          <w:b/>
          <w:bCs/>
        </w:rPr>
      </w:r>
      <w:r>
        <w:rPr>
          <w:b/>
          <w:bCs/>
        </w:rPr>
        <w:fldChar w:fldCharType="separate"/>
      </w:r>
      <w:ins w:id="573" w:author="Simon Kiss" w:date="2023-09-18T13:57:00Z">
        <w:r w:rsidRPr="007071A0">
          <w:t xml:space="preserve">Figure </w:t>
        </w:r>
        <w:r>
          <w:rPr>
            <w:noProof/>
          </w:rPr>
          <w:t>3</w:t>
        </w:r>
        <w:r>
          <w:rPr>
            <w:b/>
            <w:bCs/>
          </w:rPr>
          <w:fldChar w:fldCharType="end"/>
        </w:r>
      </w:ins>
    </w:p>
    <w:p w14:paraId="31DC8AFC" w14:textId="77777777" w:rsidR="002F455C" w:rsidRDefault="002F455C" w:rsidP="004E2BD4">
      <w:pPr>
        <w:divId w:val="1194878891"/>
        <w:rPr>
          <w:ins w:id="574" w:author="Simon Kiss" w:date="2023-09-21T10:04:00Z"/>
        </w:rPr>
      </w:pPr>
    </w:p>
    <w:p w14:paraId="7DEB3838" w14:textId="0A314C74" w:rsidR="007950EF" w:rsidDel="00303BDA" w:rsidRDefault="004E2BD4" w:rsidP="004E2BD4">
      <w:pPr>
        <w:divId w:val="1194878891"/>
        <w:rPr>
          <w:del w:id="575" w:author="Simon Kiss" w:date="2023-09-21T11:38:00Z"/>
        </w:rPr>
      </w:pPr>
      <w:del w:id="576" w:author="Simon Kiss" w:date="2023-09-21T11:38:00Z">
        <w:r w:rsidRPr="007071A0" w:rsidDel="00303BDA">
          <w:delText xml:space="preserve">We extend this analysis to the question of the definition of public health problems facing </w:delText>
        </w:r>
        <w:r w:rsidR="003A4915" w:rsidRPr="007071A0" w:rsidDel="00303BDA">
          <w:delText xml:space="preserve">Canada, as in </w:delText>
        </w:r>
        <w:r w:rsidR="003F4F9A" w:rsidRPr="007071A0" w:rsidDel="00303BDA">
          <w:fldChar w:fldCharType="begin"/>
        </w:r>
        <w:r w:rsidR="003F4F9A" w:rsidRPr="007071A0" w:rsidDel="00303BDA">
          <w:delInstrText xml:space="preserve"> REF _Ref87446922 \h </w:delInstrText>
        </w:r>
        <w:r w:rsidR="007071A0" w:rsidRPr="007071A0" w:rsidDel="00303BDA">
          <w:delInstrText xml:space="preserve"> \* MERGEFORMAT </w:delInstrText>
        </w:r>
        <w:r w:rsidR="003F4F9A" w:rsidRPr="007071A0" w:rsidDel="00303BDA">
          <w:fldChar w:fldCharType="separate"/>
        </w:r>
        <w:r w:rsidR="00FA2FA8" w:rsidRPr="007071A0" w:rsidDel="00303BDA">
          <w:delText xml:space="preserve">Figure </w:delText>
        </w:r>
        <w:r w:rsidR="00FA2FA8" w:rsidDel="00303BDA">
          <w:rPr>
            <w:noProof/>
          </w:rPr>
          <w:delText>2</w:delText>
        </w:r>
        <w:r w:rsidR="003F4F9A" w:rsidRPr="007071A0" w:rsidDel="00303BDA">
          <w:fldChar w:fldCharType="end"/>
        </w:r>
        <w:r w:rsidR="00BC2476" w:rsidRPr="007071A0" w:rsidDel="00303BDA">
          <w:delText xml:space="preserve">. </w:delText>
        </w:r>
        <w:r w:rsidR="00E813EF" w:rsidRPr="007071A0" w:rsidDel="00303BDA">
          <w:delText xml:space="preserve">Here we find </w:delText>
        </w:r>
        <w:r w:rsidR="00C5028E" w:rsidRPr="007071A0" w:rsidDel="00303BDA">
          <w:delText xml:space="preserve">a mix of consensus and division, as with the comparison of the public health workforce overall and the general population. On the one hand, a plurality of both health promoters and others in the public health workforce picked poverty </w:delText>
        </w:r>
        <w:r w:rsidR="00952218" w:rsidRPr="007071A0" w:rsidDel="00303BDA">
          <w:delText>as the most important public health problem after COVID19.</w:delText>
        </w:r>
        <w:r w:rsidR="00D9679A" w:rsidRPr="007071A0" w:rsidDel="00303BDA">
          <w:delText xml:space="preserve"> However, after that, health promoters were much more concerned about racial inequalities, while other public health professionals were much more concerned about opioid abuse. </w:delText>
        </w:r>
      </w:del>
      <w:commentRangeStart w:id="577"/>
      <w:commentRangeStart w:id="578"/>
      <w:commentRangeStart w:id="579"/>
      <w:del w:id="580" w:author="Simon Kiss" w:date="2023-09-19T09:34:00Z">
        <w:r w:rsidR="00D9679A" w:rsidRPr="007071A0" w:rsidDel="00141B0F">
          <w:delText>In this way, there appears to be a disciplinary divide in the extent to which public health problems are socio-structural and which are more medical</w:delText>
        </w:r>
      </w:del>
      <w:del w:id="581" w:author="Simon Kiss" w:date="2023-09-21T11:38:00Z">
        <w:r w:rsidR="00D9679A" w:rsidRPr="007071A0" w:rsidDel="00303BDA">
          <w:delText>.</w:delText>
        </w:r>
        <w:commentRangeEnd w:id="577"/>
        <w:r w:rsidR="001A7A4D" w:rsidDel="00303BDA">
          <w:rPr>
            <w:rStyle w:val="CommentReference"/>
          </w:rPr>
          <w:commentReference w:id="577"/>
        </w:r>
        <w:commentRangeEnd w:id="578"/>
        <w:r w:rsidR="00D77413" w:rsidDel="00303BDA">
          <w:rPr>
            <w:rStyle w:val="CommentReference"/>
          </w:rPr>
          <w:commentReference w:id="578"/>
        </w:r>
        <w:commentRangeEnd w:id="579"/>
        <w:r w:rsidR="00C8342D" w:rsidDel="00303BDA">
          <w:rPr>
            <w:rStyle w:val="CommentReference"/>
          </w:rPr>
          <w:commentReference w:id="579"/>
        </w:r>
      </w:del>
    </w:p>
    <w:p w14:paraId="614A936F" w14:textId="204EA94D" w:rsidR="00720CBC" w:rsidDel="00303BDA" w:rsidRDefault="00720CBC" w:rsidP="004E2BD4">
      <w:pPr>
        <w:divId w:val="1194878891"/>
        <w:rPr>
          <w:del w:id="582" w:author="Simon Kiss" w:date="2023-09-21T11:38:00Z"/>
        </w:rPr>
      </w:pPr>
    </w:p>
    <w:p w14:paraId="685E7F3F" w14:textId="1D0C80BC" w:rsidR="00720CBC" w:rsidRPr="00720CBC" w:rsidDel="00303BDA" w:rsidRDefault="00720CBC" w:rsidP="00CF09E3">
      <w:pPr>
        <w:jc w:val="center"/>
        <w:divId w:val="1194878891"/>
        <w:rPr>
          <w:del w:id="583" w:author="Simon Kiss" w:date="2023-09-21T11:38:00Z"/>
          <w:b/>
          <w:bCs/>
        </w:rPr>
      </w:pPr>
      <w:del w:id="584" w:author="Simon Kiss" w:date="2023-09-21T11:38:00Z">
        <w:r w:rsidRPr="00720CBC" w:rsidDel="00303BDA">
          <w:rPr>
            <w:b/>
            <w:bCs/>
          </w:rPr>
          <w:delText xml:space="preserve">FIGURE </w:delText>
        </w:r>
      </w:del>
      <w:del w:id="585" w:author="Simon Kiss" w:date="2023-08-01T15:10:00Z">
        <w:r w:rsidRPr="00720CBC" w:rsidDel="0037566B">
          <w:rPr>
            <w:b/>
            <w:bCs/>
          </w:rPr>
          <w:delText>5</w:delText>
        </w:r>
      </w:del>
      <w:del w:id="586" w:author="Simon Kiss" w:date="2023-09-21T11:38:00Z">
        <w:r w:rsidRPr="00720CBC" w:rsidDel="00303BDA">
          <w:rPr>
            <w:b/>
            <w:bCs/>
          </w:rPr>
          <w:delText xml:space="preserve"> </w:delText>
        </w:r>
      </w:del>
      <w:del w:id="587" w:author="Simon Kiss" w:date="2023-09-21T10:38:00Z">
        <w:r w:rsidRPr="00720CBC" w:rsidDel="002930EC">
          <w:rPr>
            <w:b/>
            <w:bCs/>
          </w:rPr>
          <w:delText>HERE.</w:delText>
        </w:r>
      </w:del>
    </w:p>
    <w:p w14:paraId="3A5EF11D" w14:textId="6754CB83" w:rsidR="00BC2476" w:rsidRPr="007071A0" w:rsidRDefault="00BC2476" w:rsidP="004E2BD4">
      <w:pPr>
        <w:divId w:val="1194878891"/>
      </w:pPr>
    </w:p>
    <w:p w14:paraId="787A541B" w14:textId="7CE519F3" w:rsidR="00E56C88" w:rsidRPr="007071A0" w:rsidRDefault="00E56C88" w:rsidP="00EB331C">
      <w:pPr>
        <w:pStyle w:val="Heading2"/>
        <w:jc w:val="both"/>
        <w:divId w:val="1194878891"/>
        <w:rPr>
          <w:rFonts w:ascii="Times New Roman" w:eastAsia="Times New Roman" w:hAnsi="Times New Roman" w:cs="Times New Roman"/>
          <w:sz w:val="24"/>
          <w:szCs w:val="24"/>
        </w:rPr>
      </w:pPr>
      <w:r w:rsidRPr="007071A0">
        <w:rPr>
          <w:rFonts w:ascii="Times New Roman" w:eastAsia="Times New Roman" w:hAnsi="Times New Roman" w:cs="Times New Roman"/>
          <w:sz w:val="24"/>
          <w:szCs w:val="24"/>
        </w:rPr>
        <w:t>Policy Preferences</w:t>
      </w:r>
      <w:r w:rsidR="0054541A" w:rsidRPr="007071A0">
        <w:rPr>
          <w:rFonts w:ascii="Times New Roman" w:eastAsia="Times New Roman" w:hAnsi="Times New Roman" w:cs="Times New Roman"/>
          <w:sz w:val="24"/>
          <w:szCs w:val="24"/>
        </w:rPr>
        <w:t xml:space="preserve"> and Trade-Offs</w:t>
      </w:r>
      <w:r w:rsidRPr="007071A0">
        <w:rPr>
          <w:rFonts w:ascii="Times New Roman" w:eastAsia="Times New Roman" w:hAnsi="Times New Roman" w:cs="Times New Roman"/>
          <w:sz w:val="24"/>
          <w:szCs w:val="24"/>
        </w:rPr>
        <w:t xml:space="preserve"> Controlling </w:t>
      </w:r>
      <w:ins w:id="588" w:author="Simon Kiss" w:date="2023-09-18T14:09:00Z">
        <w:r w:rsidR="00EA2F75">
          <w:rPr>
            <w:rFonts w:ascii="Times New Roman" w:eastAsia="Times New Roman" w:hAnsi="Times New Roman" w:cs="Times New Roman"/>
            <w:sz w:val="24"/>
            <w:szCs w:val="24"/>
          </w:rPr>
          <w:t>f</w:t>
        </w:r>
      </w:ins>
      <w:del w:id="589" w:author="Simon Kiss" w:date="2023-09-18T14:09:00Z">
        <w:r w:rsidRPr="007071A0" w:rsidDel="00EA2F75">
          <w:rPr>
            <w:rFonts w:ascii="Times New Roman" w:eastAsia="Times New Roman" w:hAnsi="Times New Roman" w:cs="Times New Roman"/>
            <w:sz w:val="24"/>
            <w:szCs w:val="24"/>
          </w:rPr>
          <w:delText>F</w:delText>
        </w:r>
      </w:del>
      <w:r w:rsidRPr="007071A0">
        <w:rPr>
          <w:rFonts w:ascii="Times New Roman" w:eastAsia="Times New Roman" w:hAnsi="Times New Roman" w:cs="Times New Roman"/>
          <w:sz w:val="24"/>
          <w:szCs w:val="24"/>
        </w:rPr>
        <w:t>or Demographics</w:t>
      </w:r>
      <w:r w:rsidR="0054541A" w:rsidRPr="007071A0">
        <w:rPr>
          <w:rFonts w:ascii="Times New Roman" w:eastAsia="Times New Roman" w:hAnsi="Times New Roman" w:cs="Times New Roman"/>
          <w:sz w:val="24"/>
          <w:szCs w:val="24"/>
        </w:rPr>
        <w:t xml:space="preserve"> and Ideology</w:t>
      </w:r>
      <w:bookmarkEnd w:id="436"/>
    </w:p>
    <w:p w14:paraId="6EAAABD7" w14:textId="77777777" w:rsidR="00CF09E3" w:rsidRDefault="00CF09E3" w:rsidP="00EB331C">
      <w:pPr>
        <w:jc w:val="both"/>
        <w:divId w:val="1194878891"/>
        <w:rPr>
          <w:rFonts w:eastAsia="Times New Roman"/>
        </w:rPr>
      </w:pPr>
    </w:p>
    <w:p w14:paraId="3D1C1D61" w14:textId="3D69918F" w:rsidR="00FF13AB" w:rsidRDefault="00E813EF" w:rsidP="00FA3219">
      <w:pPr>
        <w:jc w:val="both"/>
        <w:divId w:val="1194878891"/>
        <w:rPr>
          <w:ins w:id="590" w:author="Simon Kiss" w:date="2023-09-15T14:06:00Z"/>
          <w:rFonts w:eastAsia="Times New Roman"/>
        </w:rPr>
      </w:pPr>
      <w:r w:rsidRPr="007071A0">
        <w:rPr>
          <w:rFonts w:eastAsia="Times New Roman"/>
        </w:rPr>
        <w:t>While there are discernible differences in worldviews, ideology and issue definition between the general population and the public health workforce and within the public health workforce</w:t>
      </w:r>
      <w:r w:rsidR="00F53777" w:rsidRPr="007071A0">
        <w:rPr>
          <w:rFonts w:eastAsia="Times New Roman"/>
        </w:rPr>
        <w:t xml:space="preserve">, it </w:t>
      </w:r>
      <w:r w:rsidR="00311548">
        <w:rPr>
          <w:rFonts w:eastAsia="Times New Roman"/>
        </w:rPr>
        <w:t xml:space="preserve">remains to be seen </w:t>
      </w:r>
      <w:del w:id="591" w:author="Patrick Fafard" w:date="2023-01-31T11:20:00Z">
        <w:r w:rsidR="00311548" w:rsidDel="00D77413">
          <w:rPr>
            <w:rFonts w:eastAsia="Times New Roman"/>
          </w:rPr>
          <w:delText>whether or not</w:delText>
        </w:r>
      </w:del>
      <w:ins w:id="592" w:author="Patrick Fafard" w:date="2023-01-31T11:20:00Z">
        <w:r w:rsidR="00D77413">
          <w:rPr>
            <w:rFonts w:eastAsia="Times New Roman"/>
          </w:rPr>
          <w:t>whether</w:t>
        </w:r>
      </w:ins>
      <w:r w:rsidR="00F53777" w:rsidRPr="007071A0">
        <w:rPr>
          <w:rFonts w:eastAsia="Times New Roman"/>
        </w:rPr>
        <w:t xml:space="preserve"> </w:t>
      </w:r>
      <w:del w:id="593" w:author="Simon Kiss" w:date="2023-09-18T14:07:00Z">
        <w:r w:rsidR="00311548" w:rsidDel="00EA2F75">
          <w:rPr>
            <w:rFonts w:eastAsia="Times New Roman"/>
          </w:rPr>
          <w:delText xml:space="preserve">differences </w:delText>
        </w:r>
      </w:del>
      <w:del w:id="594" w:author="Simon Kiss" w:date="2023-08-01T12:35:00Z">
        <w:r w:rsidR="00311548" w:rsidDel="0089533F">
          <w:rPr>
            <w:rFonts w:eastAsia="Times New Roman"/>
          </w:rPr>
          <w:delText>in policy preferences exist</w:delText>
        </w:r>
      </w:del>
      <w:ins w:id="595" w:author="Simon Kiss" w:date="2023-09-18T14:07:00Z">
        <w:r w:rsidR="00EA2F75">
          <w:rPr>
            <w:rFonts w:eastAsia="Times New Roman"/>
          </w:rPr>
          <w:t xml:space="preserve">there are differences at the level of </w:t>
        </w:r>
      </w:ins>
      <w:ins w:id="596" w:author="Simon Kiss" w:date="2023-09-19T11:13:00Z">
        <w:r w:rsidR="00C3719B">
          <w:rPr>
            <w:rFonts w:eastAsia="Times New Roman"/>
          </w:rPr>
          <w:t xml:space="preserve">attitudes toward </w:t>
        </w:r>
      </w:ins>
      <w:ins w:id="597" w:author="Simon Kiss" w:date="2023-09-18T14:07:00Z">
        <w:r w:rsidR="00EA2F75">
          <w:rPr>
            <w:rFonts w:eastAsia="Times New Roman"/>
          </w:rPr>
          <w:t>specific policies</w:t>
        </w:r>
      </w:ins>
      <w:ins w:id="598" w:author="Simon Kiss" w:date="2023-09-18T14:08:00Z">
        <w:r w:rsidR="00EA2F75">
          <w:rPr>
            <w:rFonts w:eastAsia="Times New Roman"/>
          </w:rPr>
          <w:t>.</w:t>
        </w:r>
      </w:ins>
      <w:del w:id="599" w:author="Simon Kiss" w:date="2023-09-18T14:09:00Z">
        <w:r w:rsidR="00F53777" w:rsidRPr="007071A0" w:rsidDel="00EA2F75">
          <w:rPr>
            <w:rFonts w:eastAsia="Times New Roman"/>
          </w:rPr>
          <w:delText>.</w:delText>
        </w:r>
      </w:del>
      <w:r w:rsidR="00F53777" w:rsidRPr="007071A0">
        <w:rPr>
          <w:rFonts w:eastAsia="Times New Roman"/>
        </w:rPr>
        <w:t xml:space="preserve"> </w:t>
      </w:r>
      <w:ins w:id="600" w:author="Simon Kiss" w:date="2023-09-15T14:04:00Z">
        <w:r w:rsidR="00D20233">
          <w:rPr>
            <w:rFonts w:eastAsia="Times New Roman"/>
          </w:rPr>
          <w:t xml:space="preserve">To test this, we examine correlates </w:t>
        </w:r>
        <w:r w:rsidR="00D20233" w:rsidRPr="007071A0">
          <w:rPr>
            <w:rFonts w:eastAsia="Times New Roman"/>
          </w:rPr>
          <w:t>of support for a series of policy recommendations that emerged in the COVID19 pandemic</w:t>
        </w:r>
        <w:r w:rsidR="00D20233">
          <w:rPr>
            <w:rFonts w:eastAsia="Times New Roman"/>
          </w:rPr>
          <w:t>, namely,</w:t>
        </w:r>
        <w:r w:rsidR="00D20233" w:rsidRPr="007071A0">
          <w:rPr>
            <w:rFonts w:eastAsia="Times New Roman"/>
          </w:rPr>
          <w:t xml:space="preserve"> mandatory vaccinations, fines for people not wearing masks and the forced closure of bars and restaurants.</w:t>
        </w:r>
      </w:ins>
      <w:ins w:id="601" w:author="Simon Kiss" w:date="2023-09-18T14:09:00Z">
        <w:r w:rsidR="00EA2F75">
          <w:rPr>
            <w:rFonts w:eastAsia="Times New Roman"/>
          </w:rPr>
          <w:t xml:space="preserve"> </w:t>
        </w:r>
      </w:ins>
      <w:ins w:id="602" w:author="Simon Kiss" w:date="2023-09-18T14:14:00Z">
        <w:r w:rsidR="007C1968">
          <w:rPr>
            <w:rFonts w:eastAsia="Times New Roman"/>
          </w:rPr>
          <w:t>Respondents were invited to indicate their agreement, from strongly disagre</w:t>
        </w:r>
      </w:ins>
      <w:ins w:id="603" w:author="Simon Kiss" w:date="2023-09-18T14:15:00Z">
        <w:r w:rsidR="007C1968">
          <w:rPr>
            <w:rFonts w:eastAsia="Times New Roman"/>
          </w:rPr>
          <w:t xml:space="preserve">e to strongly agree. </w:t>
        </w:r>
      </w:ins>
      <w:ins w:id="604" w:author="Simon Kiss" w:date="2023-09-15T14:05:00Z">
        <w:r w:rsidR="00FF13AB">
          <w:rPr>
            <w:rFonts w:eastAsia="Times New Roman"/>
          </w:rPr>
          <w:t xml:space="preserve">The results are in Figure 5 and show that overall, despite differences in </w:t>
        </w:r>
      </w:ins>
      <w:ins w:id="605" w:author="Simon Kiss" w:date="2023-09-18T14:14:00Z">
        <w:r w:rsidR="007C1968">
          <w:rPr>
            <w:rFonts w:eastAsia="Times New Roman"/>
          </w:rPr>
          <w:t>worldviews</w:t>
        </w:r>
      </w:ins>
      <w:ins w:id="606" w:author="Simon Kiss" w:date="2023-09-15T14:05:00Z">
        <w:r w:rsidR="00FF13AB">
          <w:rPr>
            <w:rFonts w:eastAsia="Times New Roman"/>
          </w:rPr>
          <w:t xml:space="preserve"> and ideology, there was a striking alignment in policy preferences between the public health sample and the sample of </w:t>
        </w:r>
      </w:ins>
      <w:ins w:id="607" w:author="Simon Kiss" w:date="2023-09-15T14:06:00Z">
        <w:r w:rsidR="00FF13AB">
          <w:rPr>
            <w:rFonts w:eastAsia="Times New Roman"/>
          </w:rPr>
          <w:t xml:space="preserve">the general population. </w:t>
        </w:r>
      </w:ins>
      <w:ins w:id="608" w:author="Simon Kiss" w:date="2023-09-19T09:37:00Z">
        <w:r w:rsidR="00C775E7">
          <w:rPr>
            <w:rFonts w:eastAsia="Times New Roman"/>
          </w:rPr>
          <w:t xml:space="preserve">The only difference between the two groups was perhaps counter-intuitive and contrary to H4. Specifically, the general population was more likely to support </w:t>
        </w:r>
      </w:ins>
      <w:ins w:id="609" w:author="Simon Kiss" w:date="2023-09-19T09:41:00Z">
        <w:r w:rsidR="00C775E7">
          <w:rPr>
            <w:rFonts w:eastAsia="Times New Roman"/>
          </w:rPr>
          <w:t>mandatory vaccines than were the public health workforce.</w:t>
        </w:r>
      </w:ins>
    </w:p>
    <w:p w14:paraId="1001CCDA" w14:textId="50EA1CE2" w:rsidR="00E56C88" w:rsidDel="00333E1B" w:rsidRDefault="00B86EC5">
      <w:pPr>
        <w:jc w:val="both"/>
        <w:divId w:val="1194878891"/>
        <w:rPr>
          <w:del w:id="610" w:author="Simon Kiss" w:date="2023-08-01T15:20:00Z"/>
          <w:rFonts w:eastAsia="Times New Roman"/>
        </w:rPr>
      </w:pPr>
      <w:del w:id="611" w:author="Simon Kiss" w:date="2023-08-01T15:20:00Z">
        <w:r w:rsidDel="00FA3219">
          <w:rPr>
            <w:rFonts w:eastAsia="Times New Roman"/>
          </w:rPr>
          <w:delText xml:space="preserve">To test this, we examine correlates </w:delText>
        </w:r>
        <w:r w:rsidR="00D7320E" w:rsidRPr="007071A0" w:rsidDel="00FA3219">
          <w:rPr>
            <w:rFonts w:eastAsia="Times New Roman"/>
          </w:rPr>
          <w:delText>of support for a series of policy recommendations that emerged in the COVID19 pandemic</w:delText>
        </w:r>
        <w:r w:rsidDel="00FA3219">
          <w:rPr>
            <w:rFonts w:eastAsia="Times New Roman"/>
          </w:rPr>
          <w:delText>, namely,</w:delText>
        </w:r>
        <w:r w:rsidR="00D7320E" w:rsidRPr="007071A0" w:rsidDel="00FA3219">
          <w:rPr>
            <w:rFonts w:eastAsia="Times New Roman"/>
          </w:rPr>
          <w:delText xml:space="preserve"> mandatory vaccinations, fines for people not wearing masks and the forced closure of bars and restaurants. Table 3 shows a series of OLS</w:delText>
        </w:r>
        <w:commentRangeStart w:id="612"/>
        <w:commentRangeEnd w:id="612"/>
        <w:r w:rsidR="00484857" w:rsidDel="00FA3219">
          <w:rPr>
            <w:rStyle w:val="CommentReference"/>
          </w:rPr>
          <w:commentReference w:id="612"/>
        </w:r>
        <w:r w:rsidR="00D7320E" w:rsidRPr="007071A0" w:rsidDel="00FA3219">
          <w:rPr>
            <w:rFonts w:eastAsia="Times New Roman"/>
          </w:rPr>
          <w:delText xml:space="preserve"> models for each </w:delText>
        </w:r>
      </w:del>
      <w:del w:id="613" w:author="Simon Kiss" w:date="2023-08-01T11:54:00Z">
        <w:r w:rsidR="00D7320E" w:rsidRPr="007071A0" w:rsidDel="000E7D44">
          <w:rPr>
            <w:rFonts w:eastAsia="Times New Roman"/>
          </w:rPr>
          <w:delText>variable</w:delText>
        </w:r>
      </w:del>
      <w:del w:id="614" w:author="Simon Kiss" w:date="2023-08-01T15:20:00Z">
        <w:r w:rsidR="00D7320E" w:rsidRPr="007071A0" w:rsidDel="00FA3219">
          <w:rPr>
            <w:rFonts w:eastAsia="Times New Roman"/>
          </w:rPr>
          <w:delText xml:space="preserve">. </w:delText>
        </w:r>
        <w:r w:rsidDel="00FA3219">
          <w:rPr>
            <w:rFonts w:eastAsia="Times New Roman"/>
          </w:rPr>
          <w:delText>For each policy</w:delText>
        </w:r>
        <w:r w:rsidR="00D7320E" w:rsidRPr="007071A0" w:rsidDel="00FA3219">
          <w:rPr>
            <w:rFonts w:eastAsia="Times New Roman"/>
          </w:rPr>
          <w:delText>, a model is fit only with a dichotomous variable indicating whether a respondent was a member of the public health sample</w:delText>
        </w:r>
      </w:del>
      <w:del w:id="615" w:author="Simon Kiss" w:date="2023-08-01T12:37:00Z">
        <w:r w:rsidR="00D7320E" w:rsidRPr="007071A0" w:rsidDel="0089533F">
          <w:rPr>
            <w:rFonts w:eastAsia="Times New Roman"/>
          </w:rPr>
          <w:delText xml:space="preserve">, </w:delText>
        </w:r>
      </w:del>
      <w:del w:id="616" w:author="Simon Kiss" w:date="2023-08-01T12:38:00Z">
        <w:r w:rsidR="00D7320E" w:rsidRPr="007071A0" w:rsidDel="0089533F">
          <w:rPr>
            <w:rFonts w:eastAsia="Times New Roman"/>
          </w:rPr>
          <w:delText xml:space="preserve">then </w:delText>
        </w:r>
      </w:del>
      <w:del w:id="617" w:author="Simon Kiss" w:date="2023-08-01T15:20:00Z">
        <w:r w:rsidR="00D7320E" w:rsidRPr="007071A0" w:rsidDel="00FA3219">
          <w:rPr>
            <w:rFonts w:eastAsia="Times New Roman"/>
          </w:rPr>
          <w:delText xml:space="preserve">demographic controls </w:delText>
        </w:r>
      </w:del>
      <w:del w:id="618" w:author="Simon Kiss" w:date="2023-08-01T12:38:00Z">
        <w:r w:rsidR="00D7320E" w:rsidRPr="007071A0" w:rsidDel="0089533F">
          <w:rPr>
            <w:rFonts w:eastAsia="Times New Roman"/>
          </w:rPr>
          <w:delText>are added followed by self-reported ideology</w:delText>
        </w:r>
      </w:del>
      <w:commentRangeStart w:id="619"/>
      <w:del w:id="620" w:author="Simon Kiss" w:date="2023-08-01T15:20:00Z">
        <w:r w:rsidR="00D7320E" w:rsidRPr="007071A0" w:rsidDel="00FA3219">
          <w:rPr>
            <w:rFonts w:eastAsia="Times New Roman"/>
          </w:rPr>
          <w:delText xml:space="preserve">. The major finding is that the public health workforce </w:delText>
        </w:r>
        <w:r w:rsidR="00081B89" w:rsidRPr="007071A0" w:rsidDel="00FA3219">
          <w:rPr>
            <w:rFonts w:eastAsia="Times New Roman"/>
          </w:rPr>
          <w:delText>in Canada is noticeably less supportive of mandatory vaccinations than the public were during the pandemic</w:delText>
        </w:r>
        <w:r w:rsidR="00C20B38" w:rsidRPr="007071A0" w:rsidDel="00FA3219">
          <w:rPr>
            <w:rFonts w:eastAsia="Times New Roman"/>
          </w:rPr>
          <w:delText>, even after controlling for demographic and ideological differences</w:delText>
        </w:r>
        <w:commentRangeStart w:id="621"/>
        <w:commentRangeEnd w:id="621"/>
        <w:r w:rsidR="00E00A98" w:rsidDel="00FA3219">
          <w:rPr>
            <w:rStyle w:val="CommentReference"/>
          </w:rPr>
          <w:commentReference w:id="621"/>
        </w:r>
        <w:commentRangeEnd w:id="619"/>
        <w:r w:rsidR="00E92412" w:rsidDel="00FA3219">
          <w:rPr>
            <w:rStyle w:val="CommentReference"/>
          </w:rPr>
          <w:commentReference w:id="619"/>
        </w:r>
        <w:r w:rsidR="00C20B38" w:rsidRPr="007071A0" w:rsidDel="00FA3219">
          <w:rPr>
            <w:rFonts w:eastAsia="Times New Roman"/>
          </w:rPr>
          <w:delText xml:space="preserve">. </w:delText>
        </w:r>
        <w:r w:rsidR="00660897" w:rsidDel="00FA3219">
          <w:rPr>
            <w:rFonts w:eastAsia="Times New Roman"/>
          </w:rPr>
          <w:delText xml:space="preserve">However, there were significant policy cleavages </w:delText>
        </w:r>
      </w:del>
      <w:del w:id="622" w:author="Simon Kiss" w:date="2023-08-01T11:53:00Z">
        <w:r w:rsidR="00660897" w:rsidDel="001C4344">
          <w:rPr>
            <w:rFonts w:eastAsia="Times New Roman"/>
          </w:rPr>
          <w:delText>in</w:delText>
        </w:r>
      </w:del>
      <w:del w:id="623" w:author="Simon Kiss" w:date="2023-08-01T15:20:00Z">
        <w:r w:rsidR="00660897" w:rsidDel="00FA3219">
          <w:rPr>
            <w:rFonts w:eastAsia="Times New Roman"/>
          </w:rPr>
          <w:delText xml:space="preserve"> the overall sample. Older respondents were noticeably more supportive of more restrictive policies regarding vaccines and closing bars and restaurants. Moreover, female</w:delText>
        </w:r>
      </w:del>
      <w:del w:id="624" w:author="Simon Kiss" w:date="2023-07-26T13:46:00Z">
        <w:r w:rsidR="00660897" w:rsidDel="00C8342D">
          <w:rPr>
            <w:rFonts w:eastAsia="Times New Roman"/>
          </w:rPr>
          <w:delText>s</w:delText>
        </w:r>
      </w:del>
      <w:del w:id="625" w:author="Simon Kiss" w:date="2023-08-01T15:20:00Z">
        <w:r w:rsidR="00660897" w:rsidDel="00FA3219">
          <w:rPr>
            <w:rFonts w:eastAsia="Times New Roman"/>
          </w:rPr>
          <w:delText xml:space="preserve"> </w:delText>
        </w:r>
        <w:commentRangeStart w:id="626"/>
        <w:commentRangeEnd w:id="626"/>
        <w:r w:rsidR="00E93668" w:rsidDel="00FA3219">
          <w:rPr>
            <w:rStyle w:val="CommentReference"/>
          </w:rPr>
          <w:commentReference w:id="626"/>
        </w:r>
        <w:r w:rsidR="00660897" w:rsidDel="00FA3219">
          <w:rPr>
            <w:rFonts w:eastAsia="Times New Roman"/>
          </w:rPr>
          <w:delText>were less supportive of mandatory vaccines and those in rural regions were less supportive of mandatory vaccines and of</w:delText>
        </w:r>
        <w:r w:rsidR="009E789D" w:rsidDel="00FA3219">
          <w:rPr>
            <w:rFonts w:eastAsia="Times New Roman"/>
          </w:rPr>
          <w:delText xml:space="preserve"> fines for </w:delText>
        </w:r>
      </w:del>
      <w:ins w:id="627" w:author="Joslyn Trowbridge" w:date="2022-11-23T17:21:00Z">
        <w:del w:id="628" w:author="Simon Kiss" w:date="2023-08-01T15:20:00Z">
          <w:r w:rsidR="009C0CE7" w:rsidDel="00FA3219">
            <w:rPr>
              <w:rFonts w:eastAsia="Times New Roman"/>
            </w:rPr>
            <w:delText xml:space="preserve">not </w:delText>
          </w:r>
        </w:del>
      </w:ins>
      <w:del w:id="629" w:author="Simon Kiss" w:date="2023-08-01T15:20:00Z">
        <w:r w:rsidR="009E789D" w:rsidDel="00FA3219">
          <w:rPr>
            <w:rFonts w:eastAsia="Times New Roman"/>
          </w:rPr>
          <w:delText>wearing masks.</w:delText>
        </w:r>
        <w:r w:rsidR="00660897" w:rsidDel="00FA3219">
          <w:rPr>
            <w:rFonts w:eastAsia="Times New Roman"/>
          </w:rPr>
          <w:delText xml:space="preserve"> To test whether or not</w:delText>
        </w:r>
      </w:del>
      <w:ins w:id="630" w:author="Patrick Fafard" w:date="2023-01-31T11:24:00Z">
        <w:del w:id="631" w:author="Simon Kiss" w:date="2023-08-01T15:20:00Z">
          <w:r w:rsidR="00484857" w:rsidDel="00FA3219">
            <w:rPr>
              <w:rFonts w:eastAsia="Times New Roman"/>
            </w:rPr>
            <w:delText>whether</w:delText>
          </w:r>
        </w:del>
      </w:ins>
      <w:del w:id="632" w:author="Simon Kiss" w:date="2023-08-01T15:20:00Z">
        <w:r w:rsidR="00660897" w:rsidDel="00FA3219">
          <w:rPr>
            <w:rFonts w:eastAsia="Times New Roman"/>
          </w:rPr>
          <w:delText xml:space="preserve"> this held for both </w:delText>
        </w:r>
      </w:del>
      <w:ins w:id="633" w:author="Joslyn Trowbridge" w:date="2022-11-11T16:50:00Z">
        <w:del w:id="634" w:author="Simon Kiss" w:date="2023-08-01T15:20:00Z">
          <w:r w:rsidR="00146F4C" w:rsidDel="00FA3219">
            <w:rPr>
              <w:rFonts w:eastAsia="Times New Roman"/>
            </w:rPr>
            <w:delText xml:space="preserve">the </w:delText>
          </w:r>
        </w:del>
      </w:ins>
      <w:del w:id="635" w:author="Simon Kiss" w:date="2023-08-01T15:20:00Z">
        <w:r w:rsidR="00660897" w:rsidDel="00FA3219">
          <w:rPr>
            <w:rFonts w:eastAsia="Times New Roman"/>
          </w:rPr>
          <w:delText>public health sample and the general population, we also fit interactions between these terms and the variable</w:delText>
        </w:r>
        <w:r w:rsidR="00464F38" w:rsidDel="00FA3219">
          <w:rPr>
            <w:rFonts w:eastAsia="Times New Roman"/>
          </w:rPr>
          <w:delText xml:space="preserve"> </w:delText>
        </w:r>
        <w:r w:rsidR="00464F38" w:rsidDel="00FA3219">
          <w:rPr>
            <w:rFonts w:eastAsia="Times New Roman"/>
            <w:i/>
            <w:iCs/>
          </w:rPr>
          <w:delText>Sample</w:delText>
        </w:r>
        <w:r w:rsidR="00660897" w:rsidDel="00FA3219">
          <w:rPr>
            <w:rFonts w:eastAsia="Times New Roman"/>
            <w:i/>
            <w:iCs/>
          </w:rPr>
          <w:delText xml:space="preserve">. </w:delText>
        </w:r>
        <w:r w:rsidR="00660897" w:rsidDel="00FA3219">
          <w:rPr>
            <w:rFonts w:eastAsia="Times New Roman"/>
          </w:rPr>
          <w:delText>The results are in models 4 through 6, 10 through 12 and 16 through 18.</w:delText>
        </w:r>
        <w:r w:rsidR="00464F38" w:rsidDel="00FA3219">
          <w:rPr>
            <w:rFonts w:eastAsia="Times New Roman"/>
          </w:rPr>
          <w:delText xml:space="preserve"> The only significant interactions are with age and being from a rural region. This suggests </w:delText>
        </w:r>
        <w:r w:rsidR="00454EE1" w:rsidDel="00FA3219">
          <w:rPr>
            <w:rFonts w:eastAsia="Times New Roman"/>
          </w:rPr>
          <w:delText xml:space="preserve">that policy conflicts do not necessarily exist between public health professionals and the public </w:delText>
        </w:r>
        <w:r w:rsidR="00454EE1" w:rsidDel="00FA3219">
          <w:rPr>
            <w:rFonts w:eastAsia="Times New Roman"/>
            <w:i/>
            <w:iCs/>
          </w:rPr>
          <w:delText xml:space="preserve">in </w:delText>
        </w:r>
        <w:r w:rsidR="00454EE1" w:rsidRPr="00454EE1" w:rsidDel="00FA3219">
          <w:rPr>
            <w:rFonts w:eastAsia="Times New Roman"/>
          </w:rPr>
          <w:delText>general</w:delText>
        </w:r>
        <w:r w:rsidR="00454EE1" w:rsidDel="00FA3219">
          <w:rPr>
            <w:rFonts w:eastAsia="Times New Roman"/>
          </w:rPr>
          <w:delText>, but between public health professionals and some specific demographic groups within the general population</w:delText>
        </w:r>
        <w:commentRangeStart w:id="636"/>
        <w:commentRangeEnd w:id="636"/>
        <w:r w:rsidR="00E93668" w:rsidDel="00FA3219">
          <w:rPr>
            <w:rStyle w:val="CommentReference"/>
          </w:rPr>
          <w:commentReference w:id="636"/>
        </w:r>
        <w:r w:rsidR="00454EE1" w:rsidDel="00FA3219">
          <w:rPr>
            <w:rFonts w:eastAsia="Times New Roman"/>
          </w:rPr>
          <w:delText xml:space="preserve">. </w:delText>
        </w:r>
        <w:r w:rsidR="00464F38" w:rsidDel="00FA3219">
          <w:rPr>
            <w:rFonts w:eastAsia="Times New Roman"/>
          </w:rPr>
          <w:delText xml:space="preserve">Older </w:delText>
        </w:r>
        <w:r w:rsidR="00A347B9" w:rsidDel="00FA3219">
          <w:rPr>
            <w:rFonts w:eastAsia="Times New Roman"/>
          </w:rPr>
          <w:delText xml:space="preserve">and rural </w:delText>
        </w:r>
        <w:r w:rsidR="00464F38" w:rsidDel="00FA3219">
          <w:rPr>
            <w:rFonts w:eastAsia="Times New Roman"/>
          </w:rPr>
          <w:delText xml:space="preserve">Canadians </w:delText>
        </w:r>
        <w:r w:rsidR="00A347B9" w:rsidDel="00FA3219">
          <w:rPr>
            <w:rFonts w:eastAsia="Times New Roman"/>
          </w:rPr>
          <w:delText xml:space="preserve">were </w:delText>
        </w:r>
        <w:r w:rsidR="00464F38" w:rsidDel="00FA3219">
          <w:rPr>
            <w:rFonts w:eastAsia="Times New Roman"/>
          </w:rPr>
          <w:delText xml:space="preserve">more supportive of mandatory vaccines </w:delText>
        </w:r>
        <w:r w:rsidR="00A347B9" w:rsidDel="00FA3219">
          <w:rPr>
            <w:rFonts w:eastAsia="Times New Roman"/>
          </w:rPr>
          <w:delText>than the public health workforce while only older Canadians were supportive of closing bars and restaurants</w:delText>
        </w:r>
        <w:commentRangeStart w:id="637"/>
        <w:commentRangeEnd w:id="637"/>
        <w:r w:rsidR="00054A89" w:rsidDel="00FA3219">
          <w:rPr>
            <w:rStyle w:val="CommentReference"/>
          </w:rPr>
          <w:commentReference w:id="637"/>
        </w:r>
        <w:r w:rsidR="00A347B9" w:rsidDel="00FA3219">
          <w:rPr>
            <w:rFonts w:eastAsia="Times New Roman"/>
          </w:rPr>
          <w:delText xml:space="preserve">. </w:delText>
        </w:r>
      </w:del>
    </w:p>
    <w:p w14:paraId="4062FB3E" w14:textId="304D5E01" w:rsidR="00333E1B" w:rsidRDefault="00333E1B" w:rsidP="00FA3219">
      <w:pPr>
        <w:jc w:val="both"/>
        <w:divId w:val="1194878891"/>
        <w:rPr>
          <w:ins w:id="638" w:author="Simon Kiss" w:date="2023-09-18T14:09:00Z"/>
          <w:rFonts w:eastAsia="Times New Roman"/>
        </w:rPr>
      </w:pPr>
    </w:p>
    <w:p w14:paraId="231C1618" w14:textId="056F7E76" w:rsidR="00333E1B" w:rsidRDefault="007C1968">
      <w:pPr>
        <w:jc w:val="center"/>
        <w:divId w:val="1194878891"/>
        <w:rPr>
          <w:ins w:id="639" w:author="Simon Kiss" w:date="2023-09-18T14:09:00Z"/>
          <w:rFonts w:eastAsia="Times New Roman"/>
        </w:rPr>
        <w:pPrChange w:id="640" w:author="Simon Kiss" w:date="2023-09-18T14:13:00Z">
          <w:pPr>
            <w:jc w:val="both"/>
            <w:divId w:val="1194878891"/>
          </w:pPr>
        </w:pPrChange>
      </w:pPr>
      <w:ins w:id="641" w:author="Simon Kiss" w:date="2023-09-18T14:13:00Z">
        <w:r>
          <w:rPr>
            <w:rFonts w:eastAsia="Times New Roman"/>
          </w:rPr>
          <w:fldChar w:fldCharType="begin"/>
        </w:r>
        <w:r>
          <w:rPr>
            <w:rFonts w:eastAsia="Times New Roman"/>
          </w:rPr>
          <w:instrText xml:space="preserve"> REF _Ref145938852 \h </w:instrText>
        </w:r>
      </w:ins>
      <w:r>
        <w:rPr>
          <w:rFonts w:eastAsia="Times New Roman"/>
        </w:rPr>
      </w:r>
      <w:r>
        <w:rPr>
          <w:rFonts w:eastAsia="Times New Roman"/>
        </w:rPr>
        <w:fldChar w:fldCharType="separate"/>
      </w:r>
      <w:ins w:id="642" w:author="Simon Kiss" w:date="2023-09-18T14:13:00Z">
        <w:r>
          <w:t xml:space="preserve">Figure </w:t>
        </w:r>
        <w:r>
          <w:rPr>
            <w:noProof/>
          </w:rPr>
          <w:t>5</w:t>
        </w:r>
        <w:r>
          <w:rPr>
            <w:rFonts w:eastAsia="Times New Roman"/>
          </w:rPr>
          <w:fldChar w:fldCharType="end"/>
        </w:r>
      </w:ins>
    </w:p>
    <w:p w14:paraId="548F5FCA" w14:textId="77777777" w:rsidR="00EA2F75" w:rsidRPr="00660897" w:rsidRDefault="00EA2F75">
      <w:pPr>
        <w:jc w:val="both"/>
        <w:divId w:val="1194878891"/>
        <w:rPr>
          <w:ins w:id="643" w:author="Simon Kiss" w:date="2023-09-18T14:09:00Z"/>
          <w:rFonts w:eastAsia="Times New Roman"/>
        </w:rPr>
      </w:pPr>
    </w:p>
    <w:p w14:paraId="421DC1A7" w14:textId="076DA2ED" w:rsidR="007A2B5C" w:rsidDel="00FA3219" w:rsidRDefault="007A2B5C">
      <w:pPr>
        <w:jc w:val="both"/>
        <w:divId w:val="1194878891"/>
        <w:rPr>
          <w:del w:id="644" w:author="Simon Kiss" w:date="2023-08-01T15:20:00Z"/>
        </w:rPr>
        <w:pPrChange w:id="645" w:author="Simon Kiss" w:date="2023-08-01T15:20:00Z">
          <w:pPr>
            <w:pStyle w:val="Caption"/>
            <w:jc w:val="both"/>
            <w:divId w:val="1194878891"/>
          </w:pPr>
        </w:pPrChange>
      </w:pPr>
      <w:bookmarkStart w:id="646" w:name="_Ref106111040"/>
      <w:bookmarkStart w:id="647" w:name="_Ref106111035"/>
    </w:p>
    <w:p w14:paraId="4B1EF504" w14:textId="058EAA3E" w:rsidR="007A2B5C" w:rsidDel="00FA3219" w:rsidRDefault="007A2B5C">
      <w:pPr>
        <w:jc w:val="both"/>
        <w:divId w:val="1194878891"/>
        <w:rPr>
          <w:del w:id="648" w:author="Simon Kiss" w:date="2023-08-01T15:20:00Z"/>
          <w:rFonts w:eastAsia="Times New Roman"/>
        </w:rPr>
        <w:pPrChange w:id="649" w:author="Simon Kiss" w:date="2023-08-01T15:20:00Z">
          <w:pPr>
            <w:divId w:val="1194878891"/>
          </w:pPr>
        </w:pPrChange>
      </w:pPr>
    </w:p>
    <w:p w14:paraId="217AE854" w14:textId="3EBBF538" w:rsidR="00282E58" w:rsidDel="00FA3219" w:rsidRDefault="00720CBC">
      <w:pPr>
        <w:jc w:val="both"/>
        <w:divId w:val="1194878891"/>
        <w:rPr>
          <w:del w:id="650" w:author="Simon Kiss" w:date="2023-08-01T15:20:00Z"/>
          <w:rFonts w:eastAsia="Times New Roman"/>
          <w:b/>
          <w:bCs/>
        </w:rPr>
        <w:pPrChange w:id="651" w:author="Simon Kiss" w:date="2023-08-01T15:20:00Z">
          <w:pPr>
            <w:jc w:val="center"/>
            <w:divId w:val="1194878891"/>
          </w:pPr>
        </w:pPrChange>
      </w:pPr>
      <w:del w:id="652" w:author="Simon Kiss" w:date="2023-08-01T15:20:00Z">
        <w:r w:rsidRPr="00720CBC" w:rsidDel="00FA3219">
          <w:rPr>
            <w:rFonts w:eastAsia="Times New Roman"/>
            <w:b/>
            <w:bCs/>
          </w:rPr>
          <w:delText>TABLE 3 HERE.</w:delText>
        </w:r>
      </w:del>
    </w:p>
    <w:p w14:paraId="1978AF6B" w14:textId="4BBB4CD2" w:rsidR="00720CBC" w:rsidDel="00FA3219" w:rsidRDefault="00720CBC">
      <w:pPr>
        <w:jc w:val="both"/>
        <w:divId w:val="1194878891"/>
        <w:rPr>
          <w:del w:id="653" w:author="Simon Kiss" w:date="2023-08-01T15:20:00Z"/>
          <w:rFonts w:eastAsia="Times New Roman"/>
          <w:b/>
          <w:bCs/>
        </w:rPr>
        <w:pPrChange w:id="654" w:author="Simon Kiss" w:date="2023-08-01T15:20:00Z">
          <w:pPr>
            <w:jc w:val="center"/>
            <w:divId w:val="1194878891"/>
          </w:pPr>
        </w:pPrChange>
      </w:pPr>
    </w:p>
    <w:p w14:paraId="029AE070" w14:textId="7E9F23E0" w:rsidR="00720CBC" w:rsidRPr="00720CBC" w:rsidDel="00FA3219" w:rsidRDefault="00720CBC">
      <w:pPr>
        <w:jc w:val="both"/>
        <w:divId w:val="1194878891"/>
        <w:rPr>
          <w:del w:id="655" w:author="Simon Kiss" w:date="2023-08-01T15:20:00Z"/>
          <w:rFonts w:eastAsia="Times New Roman"/>
          <w:b/>
          <w:bCs/>
        </w:rPr>
        <w:pPrChange w:id="656" w:author="Simon Kiss" w:date="2023-08-01T15:20:00Z">
          <w:pPr>
            <w:jc w:val="center"/>
            <w:divId w:val="1194878891"/>
          </w:pPr>
        </w:pPrChange>
      </w:pPr>
      <w:del w:id="657" w:author="Simon Kiss" w:date="2023-08-01T15:20:00Z">
        <w:r w:rsidDel="00FA3219">
          <w:rPr>
            <w:rFonts w:eastAsia="Times New Roman"/>
            <w:b/>
            <w:bCs/>
          </w:rPr>
          <w:delText>FIGURE 6 HERE.</w:delText>
        </w:r>
      </w:del>
    </w:p>
    <w:p w14:paraId="77C28CF9" w14:textId="3A30347F" w:rsidR="007A2B5C" w:rsidDel="00FA3219" w:rsidRDefault="007A2B5C">
      <w:pPr>
        <w:jc w:val="both"/>
        <w:divId w:val="1194878891"/>
        <w:rPr>
          <w:del w:id="658" w:author="Simon Kiss" w:date="2023-08-01T15:20:00Z"/>
        </w:rPr>
        <w:pPrChange w:id="659" w:author="Simon Kiss" w:date="2023-08-01T15:20:00Z">
          <w:pPr>
            <w:pStyle w:val="Caption"/>
            <w:jc w:val="center"/>
            <w:divId w:val="1194878891"/>
          </w:pPr>
        </w:pPrChange>
      </w:pPr>
    </w:p>
    <w:bookmarkEnd w:id="646"/>
    <w:bookmarkEnd w:id="647"/>
    <w:p w14:paraId="0B77711A" w14:textId="34E8649C" w:rsidR="002C5864" w:rsidRPr="00720CBC" w:rsidDel="00FA3219" w:rsidRDefault="00720CBC">
      <w:pPr>
        <w:jc w:val="both"/>
        <w:divId w:val="1194878891"/>
        <w:rPr>
          <w:del w:id="660" w:author="Simon Kiss" w:date="2023-08-01T15:20:00Z"/>
          <w:rFonts w:eastAsia="Times New Roman"/>
          <w:b/>
          <w:bCs/>
        </w:rPr>
        <w:pPrChange w:id="661" w:author="Simon Kiss" w:date="2023-08-01T15:20:00Z">
          <w:pPr>
            <w:jc w:val="center"/>
            <w:divId w:val="1194878891"/>
          </w:pPr>
        </w:pPrChange>
      </w:pPr>
      <w:del w:id="662" w:author="Simon Kiss" w:date="2023-08-01T15:20:00Z">
        <w:r w:rsidRPr="00720CBC" w:rsidDel="00FA3219">
          <w:rPr>
            <w:rFonts w:eastAsia="Times New Roman"/>
            <w:b/>
            <w:bCs/>
          </w:rPr>
          <w:delText>TABLE 4 HERE.</w:delText>
        </w:r>
      </w:del>
    </w:p>
    <w:p w14:paraId="2505D5D9" w14:textId="52687B54" w:rsidR="00E56C88" w:rsidRPr="007071A0" w:rsidDel="00FA3219" w:rsidRDefault="00E56C88">
      <w:pPr>
        <w:jc w:val="both"/>
        <w:divId w:val="1194878891"/>
        <w:rPr>
          <w:del w:id="663" w:author="Simon Kiss" w:date="2023-08-01T15:20:00Z"/>
          <w:rFonts w:eastAsia="Times New Roman"/>
        </w:rPr>
      </w:pPr>
    </w:p>
    <w:p w14:paraId="5C0C85BC" w14:textId="0D502A5F" w:rsidR="002C5864" w:rsidRPr="007071A0" w:rsidDel="00FA3219" w:rsidRDefault="002C5864">
      <w:pPr>
        <w:jc w:val="both"/>
        <w:divId w:val="1194878891"/>
        <w:rPr>
          <w:del w:id="664" w:author="Simon Kiss" w:date="2023-08-01T15:20:00Z"/>
        </w:rPr>
      </w:pPr>
    </w:p>
    <w:p w14:paraId="3A4D1B39" w14:textId="0537B6F3" w:rsidR="00BF3A5D" w:rsidRPr="00BF3A5D" w:rsidDel="00B54A8A" w:rsidRDefault="00034D0C">
      <w:pPr>
        <w:jc w:val="both"/>
        <w:divId w:val="1194878891"/>
        <w:rPr>
          <w:del w:id="665" w:author="Simon Kiss" w:date="2023-09-21T10:06:00Z"/>
          <w:rFonts w:eastAsia="Times New Roman"/>
        </w:rPr>
      </w:pPr>
      <w:del w:id="666" w:author="Simon Kiss" w:date="2023-08-01T15:20:00Z">
        <w:r w:rsidRPr="00BF3A5D" w:rsidDel="00FA3219">
          <w:delText xml:space="preserve">While informative, the above tests are limited because they do not assess respondents’ preferences in the contexts of </w:delText>
        </w:r>
        <w:commentRangeStart w:id="667"/>
        <w:r w:rsidR="006B28E1" w:rsidRPr="00BF3A5D" w:rsidDel="00FA3219">
          <w:delText>trade-offs</w:delText>
        </w:r>
        <w:commentRangeStart w:id="668"/>
        <w:commentRangeEnd w:id="668"/>
        <w:r w:rsidR="000C0879" w:rsidDel="00FA3219">
          <w:rPr>
            <w:rStyle w:val="CommentReference"/>
          </w:rPr>
          <w:commentReference w:id="668"/>
        </w:r>
        <w:commentRangeEnd w:id="667"/>
        <w:r w:rsidR="00AA3B08" w:rsidDel="00FA3219">
          <w:rPr>
            <w:rStyle w:val="CommentReference"/>
          </w:rPr>
          <w:commentReference w:id="667"/>
        </w:r>
        <w:r w:rsidR="006B28E1" w:rsidRPr="00BF3A5D" w:rsidDel="00FA3219">
          <w:delText xml:space="preserve">. </w:delText>
        </w:r>
        <w:r w:rsidR="006B28E1" w:rsidRPr="00442333" w:rsidDel="00FA3219">
          <w:rPr>
            <w:strike/>
          </w:rPr>
          <w:delText>Although the technical concept of trade-offs comes from economics, informed primarily by the notion of scarcity, where the agents making economic decisions must make choices which come with costs, trade-offs are essential to the world of public policy</w:delText>
        </w:r>
        <w:r w:rsidR="000A5092" w:rsidRPr="00442333" w:rsidDel="00FA3219">
          <w:rPr>
            <w:strike/>
          </w:rPr>
          <w:delText xml:space="preserve"> </w:delText>
        </w:r>
        <w:r w:rsidR="000A5092" w:rsidRPr="00442333" w:rsidDel="00FA3219">
          <w:rPr>
            <w:strike/>
          </w:rPr>
          <w:fldChar w:fldCharType="begin"/>
        </w:r>
        <w:r w:rsidR="00454EE1" w:rsidRPr="00442333" w:rsidDel="00FA3219">
          <w:rPr>
            <w:strike/>
          </w:rPr>
          <w:delInstrText xml:space="preserve"> ADDIN ZOTERO_ITEM CSL_CITATION {"citationID":"oP6frLcy","properties":{"formattedCitation":"(Winter 2013)","plainCitation":"(Winter 2013)","noteIndex":0},"citationItems":[{"id":9072,"uris":["http://zotero.org/users/4203446/items/SI6226BL"],"itemData":{"id":9072,"type":"book","abstract":"When economists wrestle with issues such as unemployment, inflation, or budget deficits, they do so by incorporating an impersonal, detached mode of reasoning. But economists also analyze issues that, to others, typically do not fall within the realm of economic reasoning, such as organ transplants, cigarette addiction, overeating, and product safety. Trade-Offs is an introduction to the economic approach to analyzing these controversial public policy issues. Harold Winter provides readers with the analytical tools needed to identify and understand the trade-offs associated with these topics. By considering both the costs and benefits of potential policy solutions, Winter stresses that real-world decision making is best served by an explicit recognition of as many trade-offs as possible. This new edition incorporates recent developments in policy debates, including the rise of “new paternalism,” or policies designed to protect people from themselves; alternative ways to increase the supply of organs available for transplant; and economic approaches to controlling infectious disease. Intellectually stimulating yet accessible and entertaining, Trade-Offs will be appreciated by students of economics, public policy, health administration, political science, and law, as well as by anyone who follows current social policy debates.","event-place":"Chicago, IL","ISBN":"978-0-226-92449-6","language":"en","number-of-pages":"192","publisher":"University of Chicago Press","publisher-place":"Chicago, IL","source":"University of Chicago Press","title":"Trade-Offs: An Introduction to Economic Reasoning and Social Issues, Second Edition","title-short":"Trade-Offs","URL":"https://press.uchicago.edu/ucp/books/book/chicago/T/bo14365417.html","author":[{"family":"Winter","given":"Harold"}],"accessed":{"date-parts":[["2022",6,21]]},"issued":{"date-parts":[["2013",2]]},"citation-key":"winterTradeOffsIntroductionEconomic2013"}}],"schema":"https://github.com/citation-style-language/schema/raw/master/csl-citation.json"} </w:delInstrText>
        </w:r>
        <w:r w:rsidR="000A5092" w:rsidRPr="00442333" w:rsidDel="00FA3219">
          <w:rPr>
            <w:strike/>
          </w:rPr>
          <w:fldChar w:fldCharType="separate"/>
        </w:r>
        <w:r w:rsidR="000A5092" w:rsidRPr="00442333" w:rsidDel="00FA3219">
          <w:rPr>
            <w:strike/>
            <w:noProof/>
          </w:rPr>
          <w:delText>(Winter 2013)</w:delText>
        </w:r>
        <w:r w:rsidR="000A5092" w:rsidRPr="00442333" w:rsidDel="00FA3219">
          <w:rPr>
            <w:strike/>
          </w:rPr>
          <w:fldChar w:fldCharType="end"/>
        </w:r>
        <w:r w:rsidR="006B28E1" w:rsidRPr="00442333" w:rsidDel="00FA3219">
          <w:rPr>
            <w:strike/>
          </w:rPr>
          <w:delText xml:space="preserve">. </w:delText>
        </w:r>
        <w:r w:rsidR="000A5092" w:rsidRPr="00442333" w:rsidDel="00FA3219">
          <w:rPr>
            <w:strike/>
          </w:rPr>
          <w:delText xml:space="preserve">In the case of public health, Green and </w:delText>
        </w:r>
        <w:r w:rsidR="00BF3A5D" w:rsidRPr="00442333" w:rsidDel="00FA3219">
          <w:rPr>
            <w:rFonts w:eastAsia="Times New Roman"/>
            <w:strike/>
            <w:color w:val="000000" w:themeColor="text1"/>
          </w:rPr>
          <w:delText xml:space="preserve">Venkataramani </w:delText>
        </w:r>
        <w:r w:rsidR="00BC1291" w:rsidRPr="00442333" w:rsidDel="00FA3219">
          <w:rPr>
            <w:strike/>
          </w:rPr>
          <w:fldChar w:fldCharType="begin"/>
        </w:r>
        <w:r w:rsidR="00454EE1" w:rsidRPr="00442333" w:rsidDel="00FA3219">
          <w:rPr>
            <w:strike/>
          </w:rPr>
          <w:delInstrText xml:space="preserve"> ADDIN ZOTERO_ITEM CSL_CITATION {"citationID":"CeoQ8xsA","properties":{"formattedCitation":"(2022)","plainCitation":"(2022)","noteIndex":0},"citationItems":[{"id":9070,"uris":["http://zotero.org/users/4203446/items/VWPANXU8"],"itemData":{"id":9070,"type":"article-journal","container-title":"New England Journal of Medicine","DOI":"10.1056/NEJMp2104360","ISSN":"0028-4793","issue":"5","note":"publisher: Massachusetts Medical Society\n_eprint: https://doi.org/10.1056/NEJMp2104360","page":"405-408","source":"Taylor and Francis+NEJM","title":"Trade-offs and Policy Options — Using Insights from Economics to Inform Public Health Policy","volume":"386","author":[{"family":"Green","given":"Tiffany"},{"family":"Venkataramani","given":"Atheendar S."}],"issued":{"date-parts":[["2022",2,3]]},"citation-key":"greenTradeoffsPolicyOptions2022"},"suppress-author":true}],"schema":"https://github.com/citation-style-language/schema/raw/master/csl-citation.json"} </w:delInstrText>
        </w:r>
        <w:r w:rsidR="00BC1291" w:rsidRPr="00442333" w:rsidDel="00FA3219">
          <w:rPr>
            <w:strike/>
          </w:rPr>
          <w:fldChar w:fldCharType="separate"/>
        </w:r>
        <w:r w:rsidR="00BC1291" w:rsidRPr="00442333" w:rsidDel="00FA3219">
          <w:rPr>
            <w:strike/>
            <w:noProof/>
          </w:rPr>
          <w:delText>(2022)</w:delText>
        </w:r>
        <w:r w:rsidR="00BC1291" w:rsidRPr="00442333" w:rsidDel="00FA3219">
          <w:rPr>
            <w:strike/>
          </w:rPr>
          <w:fldChar w:fldCharType="end"/>
        </w:r>
        <w:r w:rsidR="00BC1291" w:rsidRPr="00442333" w:rsidDel="00FA3219">
          <w:rPr>
            <w:strike/>
          </w:rPr>
          <w:delText xml:space="preserve"> </w:delText>
        </w:r>
        <w:r w:rsidR="00BF3A5D" w:rsidRPr="00442333" w:rsidDel="00FA3219">
          <w:rPr>
            <w:rFonts w:eastAsia="Times New Roman"/>
            <w:strike/>
            <w:color w:val="000000" w:themeColor="text1"/>
          </w:rPr>
          <w:delText>argue that economic reasoning that takes trade-offs into account can improve public health decision-making. “</w:delText>
        </w:r>
        <w:r w:rsidR="00BF3A5D" w:rsidRPr="00442333" w:rsidDel="00FA3219">
          <w:rPr>
            <w:rFonts w:eastAsia="Times New Roman"/>
            <w:strike/>
            <w:color w:val="000000" w:themeColor="text1"/>
            <w:shd w:val="clear" w:color="auto" w:fill="FFFFFF"/>
          </w:rPr>
          <w:delText>Public health practitioners come from a wide range of disciplines that reflects the multifaceted range of problems they must tackle. Economics meaningfully adds to these perspectives by clarifying key trade-offs and illuminating new policy options — including those that go beyond the delivery of public health services. A key contribution of economics to public health is the elucidation of complex trade-offs that may affect health-related behaviors, which include nonmonetary costs and benefits that are often ignored by policymakers.</w:delText>
        </w:r>
        <w:r w:rsidR="00BF3A5D" w:rsidRPr="00442333" w:rsidDel="00FA3219">
          <w:rPr>
            <w:rFonts w:eastAsia="Times New Roman"/>
            <w:strike/>
            <w:color w:val="000000" w:themeColor="text1"/>
          </w:rPr>
          <w:delText xml:space="preserve">” </w:delText>
        </w:r>
        <w:r w:rsidR="00FF78D1" w:rsidRPr="00442333" w:rsidDel="00FA3219">
          <w:rPr>
            <w:rFonts w:eastAsia="Times New Roman"/>
            <w:strike/>
            <w:color w:val="000000" w:themeColor="text1"/>
          </w:rPr>
          <w:delText xml:space="preserve">But the problem with economic analysis that emphasizes trade-offs is that </w:delText>
        </w:r>
      </w:del>
      <w:commentRangeStart w:id="669"/>
      <w:ins w:id="670" w:author="Patrick Fafard" w:date="2023-01-31T11:45:00Z">
        <w:del w:id="671" w:author="Simon Kiss" w:date="2023-09-21T10:06:00Z">
          <w:r w:rsidR="000C0879" w:rsidDel="00B54A8A">
            <w:rPr>
              <w:rFonts w:eastAsia="Times New Roman"/>
              <w:color w:val="000000" w:themeColor="text1"/>
            </w:rPr>
            <w:delText>Howeve</w:delText>
          </w:r>
        </w:del>
        <w:del w:id="672" w:author="Simon Kiss" w:date="2023-09-18T14:16:00Z">
          <w:r w:rsidR="000C0879" w:rsidDel="007C1968">
            <w:rPr>
              <w:rFonts w:eastAsia="Times New Roman"/>
              <w:color w:val="000000" w:themeColor="text1"/>
            </w:rPr>
            <w:delText xml:space="preserve">r, </w:delText>
          </w:r>
        </w:del>
      </w:ins>
      <w:del w:id="673" w:author="Simon Kiss" w:date="2023-09-21T10:06:00Z">
        <w:r w:rsidR="00FF78D1" w:rsidDel="00B54A8A">
          <w:rPr>
            <w:rFonts w:eastAsia="Times New Roman"/>
            <w:color w:val="000000" w:themeColor="text1"/>
          </w:rPr>
          <w:delText>some essential elem</w:delText>
        </w:r>
        <w:r w:rsidR="002E6C3E" w:rsidDel="00B54A8A">
          <w:rPr>
            <w:rFonts w:eastAsia="Times New Roman"/>
            <w:color w:val="000000" w:themeColor="text1"/>
          </w:rPr>
          <w:delText>e</w:delText>
        </w:r>
        <w:r w:rsidR="00FF78D1" w:rsidDel="00B54A8A">
          <w:rPr>
            <w:rFonts w:eastAsia="Times New Roman"/>
            <w:color w:val="000000" w:themeColor="text1"/>
          </w:rPr>
          <w:delText xml:space="preserve">nts of trade-offs are either inherently subjective or not quantifiable. In the case of how best to manage COVID-19, how might one quantify the costs associated with closing schools </w:delText>
        </w:r>
        <w:r w:rsidR="00303DB7" w:rsidDel="00B54A8A">
          <w:rPr>
            <w:rFonts w:eastAsia="Times New Roman"/>
            <w:color w:val="000000" w:themeColor="text1"/>
          </w:rPr>
          <w:delText xml:space="preserve">which may lead to some unquantifiable level of frustration, unhappiness and stress on the part of students and parents in the light of quantifiable estimates of the reduction of the transmission of COVID19? </w:delText>
        </w:r>
        <w:r w:rsidR="00FF78D1" w:rsidDel="00B54A8A">
          <w:rPr>
            <w:rFonts w:eastAsia="Times New Roman"/>
            <w:color w:val="000000" w:themeColor="text1"/>
          </w:rPr>
          <w:delText xml:space="preserve">Moreover, even if one were to able to quantify these costs, value related judgments may remain. How is one to compare the increased risk of transmission which might impose greater costs in the near term on older and frail Canadians with </w:delText>
        </w:r>
        <w:r w:rsidR="00EC79E3" w:rsidDel="00B54A8A">
          <w:rPr>
            <w:rFonts w:eastAsia="Times New Roman"/>
            <w:color w:val="000000" w:themeColor="text1"/>
          </w:rPr>
          <w:delText xml:space="preserve">more long-term costs associated with potential loss of learning? </w:delText>
        </w:r>
        <w:r w:rsidR="00303DB7" w:rsidDel="00B54A8A">
          <w:rPr>
            <w:rFonts w:eastAsia="Times New Roman"/>
            <w:color w:val="000000" w:themeColor="text1"/>
          </w:rPr>
          <w:delText>These kinds of calculations are inescapably expressions of values</w:delText>
        </w:r>
        <w:r w:rsidR="00BF3A5D" w:rsidDel="00B54A8A">
          <w:rPr>
            <w:rFonts w:eastAsia="Times New Roman"/>
            <w:color w:val="000000" w:themeColor="text1"/>
          </w:rPr>
          <w:delText xml:space="preserve"> which generates a complication for experts in the role of policymaking because </w:delText>
        </w:r>
        <w:r w:rsidR="00303DB7" w:rsidDel="00B54A8A">
          <w:rPr>
            <w:rFonts w:eastAsia="Times New Roman"/>
            <w:color w:val="000000" w:themeColor="text1"/>
          </w:rPr>
          <w:delText xml:space="preserve">much of our contemporary culture rests on the premise that values are inherently subjective </w:delText>
        </w:r>
        <w:commentRangeStart w:id="674"/>
        <w:commentRangeStart w:id="675"/>
        <w:r w:rsidR="00303DB7" w:rsidDel="00B54A8A">
          <w:rPr>
            <w:rFonts w:eastAsia="Times New Roman"/>
            <w:color w:val="000000" w:themeColor="text1"/>
          </w:rPr>
          <w:delText>and best resolved through political, rather than technocratic processes</w:delText>
        </w:r>
        <w:r w:rsidR="00BF3A5D" w:rsidDel="00B54A8A">
          <w:rPr>
            <w:rFonts w:eastAsia="Times New Roman"/>
            <w:color w:val="000000" w:themeColor="text1"/>
          </w:rPr>
          <w:delText xml:space="preserve">.  </w:delText>
        </w:r>
        <w:commentRangeEnd w:id="674"/>
        <w:r w:rsidR="006005FA" w:rsidDel="00B54A8A">
          <w:rPr>
            <w:rStyle w:val="CommentReference"/>
          </w:rPr>
          <w:commentReference w:id="674"/>
        </w:r>
        <w:commentRangeEnd w:id="669"/>
        <w:commentRangeEnd w:id="675"/>
        <w:r w:rsidR="004F28D5" w:rsidDel="00B54A8A">
          <w:rPr>
            <w:rStyle w:val="CommentReference"/>
          </w:rPr>
          <w:commentReference w:id="675"/>
        </w:r>
        <w:r w:rsidR="004F28D5" w:rsidDel="00B54A8A">
          <w:rPr>
            <w:rStyle w:val="CommentReference"/>
          </w:rPr>
          <w:commentReference w:id="669"/>
        </w:r>
      </w:del>
    </w:p>
    <w:p w14:paraId="3C4553F3" w14:textId="7F45C6EF" w:rsidR="00FA2FA8" w:rsidRDefault="000A5092" w:rsidP="00B54A8A">
      <w:pPr>
        <w:jc w:val="both"/>
        <w:divId w:val="1194878891"/>
      </w:pPr>
      <w:del w:id="676" w:author="Simon Kiss" w:date="2023-09-21T10:06:00Z">
        <w:r w:rsidDel="00B54A8A">
          <w:delText xml:space="preserve"> </w:delText>
        </w:r>
        <w:r w:rsidR="002C5864" w:rsidRPr="007071A0" w:rsidDel="00B54A8A">
          <w:delText xml:space="preserve"> </w:delText>
        </w:r>
      </w:del>
      <w:r w:rsidR="00842E12">
        <w:t xml:space="preserve">We tested support for </w:t>
      </w:r>
      <w:del w:id="677" w:author="Simon Kiss" w:date="2023-09-21T10:06:00Z">
        <w:r w:rsidR="00842E12" w:rsidDel="00B54A8A">
          <w:delText>explicit trade-offs</w:delText>
        </w:r>
      </w:del>
      <w:ins w:id="678" w:author="Simon Kiss" w:date="2023-09-21T10:06:00Z">
        <w:r w:rsidR="00B54A8A">
          <w:t>COVID19 mitigation measures</w:t>
        </w:r>
      </w:ins>
      <w:r w:rsidR="00842E12">
        <w:t xml:space="preserve"> in a </w:t>
      </w:r>
      <w:ins w:id="679" w:author="Simon Kiss" w:date="2023-09-21T10:06:00Z">
        <w:r w:rsidR="00B54A8A">
          <w:t xml:space="preserve">second </w:t>
        </w:r>
      </w:ins>
      <w:r w:rsidR="00842E12">
        <w:t xml:space="preserve">set of questions presented </w:t>
      </w:r>
      <w:del w:id="680" w:author="Simon Kiss" w:date="2023-09-21T10:06:00Z">
        <w:r w:rsidR="00842E12" w:rsidDel="00B54A8A">
          <w:delText>to respondents where respondents were required to choose either reducing “greater transmission of COVID19” or a series of alternative desirable outcomes</w:delText>
        </w:r>
      </w:del>
      <w:ins w:id="681" w:author="Simon Kiss" w:date="2023-09-21T10:06:00Z">
        <w:r w:rsidR="00B54A8A">
          <w:t>which required respondents to choose between two alternatives</w:t>
        </w:r>
      </w:ins>
      <w:r w:rsidR="00842E12">
        <w:t>.</w:t>
      </w:r>
      <w:ins w:id="682" w:author="Simon Kiss" w:date="2023-09-21T10:10:00Z">
        <w:r w:rsidR="00ED49BD">
          <w:t xml:space="preserve"> </w:t>
        </w:r>
      </w:ins>
      <w:ins w:id="683" w:author="Simon Kiss" w:date="2023-09-21T10:11:00Z">
        <w:r w:rsidR="00ED49BD">
          <w:t xml:space="preserve">In order, respondents </w:t>
        </w:r>
      </w:ins>
      <w:ins w:id="684" w:author="Simon Kiss" w:date="2023-09-21T10:12:00Z">
        <w:r w:rsidR="00ED49BD">
          <w:t xml:space="preserve">asked to choose between a COVID19 mitigation strategy that involved costs to the population or whether y preferred to avoid those costs, accepting a greater spread of COVID19. Respondents were asked to </w:t>
        </w:r>
      </w:ins>
      <w:ins w:id="685" w:author="Simon Kiss" w:date="2023-09-21T10:13:00Z">
        <w:r w:rsidR="00ED49BD">
          <w:t>choose between COVI19 mitigation and</w:t>
        </w:r>
      </w:ins>
      <w:ins w:id="686" w:author="Simon Kiss" w:date="2023-09-21T10:14:00Z">
        <w:r w:rsidR="00ED49BD">
          <w:t xml:space="preserve"> other desirable outcomes, specifically</w:t>
        </w:r>
      </w:ins>
      <w:ins w:id="687" w:author="Simon Kiss" w:date="2023-09-21T10:13:00Z">
        <w:r w:rsidR="00ED49BD">
          <w:t xml:space="preserve">, </w:t>
        </w:r>
      </w:ins>
      <w:ins w:id="688" w:author="Simon Kiss" w:date="2023-09-21T10:14:00Z">
        <w:r w:rsidR="00ED49BD">
          <w:t xml:space="preserve">mitigating </w:t>
        </w:r>
      </w:ins>
      <w:ins w:id="689" w:author="Simon Kiss" w:date="2023-09-21T10:13:00Z">
        <w:r w:rsidR="00ED49BD">
          <w:t xml:space="preserve">economic decline, </w:t>
        </w:r>
      </w:ins>
      <w:ins w:id="690" w:author="Simon Kiss" w:date="2023-09-21T10:15:00Z">
        <w:r w:rsidR="00ED49BD">
          <w:t xml:space="preserve">providing </w:t>
        </w:r>
      </w:ins>
      <w:ins w:id="691" w:author="Simon Kiss" w:date="2023-09-21T10:14:00Z">
        <w:r w:rsidR="00ED49BD">
          <w:t xml:space="preserve">reprieves from </w:t>
        </w:r>
      </w:ins>
      <w:ins w:id="692" w:author="Simon Kiss" w:date="2023-09-21T10:13:00Z">
        <w:r w:rsidR="00ED49BD">
          <w:t xml:space="preserve">social isolation, </w:t>
        </w:r>
      </w:ins>
      <w:ins w:id="693" w:author="Simon Kiss" w:date="2023-09-21T10:14:00Z">
        <w:r w:rsidR="00ED49BD">
          <w:t>reprieves from social isolation for seniors or ensuring</w:t>
        </w:r>
      </w:ins>
      <w:ins w:id="694" w:author="Simon Kiss" w:date="2023-09-21T10:15:00Z">
        <w:r w:rsidR="00ED49BD">
          <w:t xml:space="preserve"> that schools remained open.</w:t>
        </w:r>
      </w:ins>
      <w:ins w:id="695" w:author="Simon Kiss" w:date="2023-09-21T10:14:00Z">
        <w:r w:rsidR="00ED49BD">
          <w:t xml:space="preserve"> </w:t>
        </w:r>
      </w:ins>
      <w:ins w:id="696" w:author="Simon Kiss" w:date="2023-09-21T10:15:00Z">
        <w:r w:rsidR="00353D0F">
          <w:t>Forced choice survey questions such as these are often preferred as measures to avoid problems of agreement b</w:t>
        </w:r>
      </w:ins>
      <w:ins w:id="697" w:author="Simon Kiss" w:date="2023-09-21T10:16:00Z">
        <w:r w:rsidR="00353D0F">
          <w:t xml:space="preserve">ias where respondents are more likely to simply agree with statements presented to them </w:t>
        </w:r>
      </w:ins>
      <w:r w:rsidR="00E06D94">
        <w:fldChar w:fldCharType="begin"/>
      </w:r>
      <w:r w:rsidR="00244DA4">
        <w:instrText xml:space="preserve"> ADDIN ZOTERO_ITEM CSL_CITATION {"citationID":"uHse9pVz","properties":{"formattedCitation":"(Schuman and Presser 1996)","plainCitation":"(Schuman and Presser 1996)","noteIndex":0},"citationItems":[{"id":9931,"uris":["http://zotero.org/users/4203446/items/H5ZNU2FC"],"itemData":{"id":9931,"type":"book","abstract":"Comprehensive in its coverage, Questions and Answers in Attitude Surveys covers such issues as question order and response order effects; the lack of overlap between respondent-generated categories for open-ended questions and the closed categories generated by research, even with extensive pre-testing with open questions; the effects of explicitly offering respondents a \"don't know\" or a middle opinion alternative; attitude strength and its relation to reliability; and issues of wording tone.","ISBN":"978-0-7619-0359-8","language":"en","note":"Google-Books-ID: Je640UKqNaYC","number-of-pages":"392","publisher":"SAGE","source":"Google Books","title":"Questions and Answers in Attitude Surveys: Experiments on Question Form, Wording, and Context","title-short":"Questions and Answers in Attitude Surveys","author":[{"family":"Schuman","given":"Howard"},{"family":"Presser","given":"Stanley"}],"issued":{"date-parts":[["1996",3]]},"citation-key":"schumanQuestionsAnswersAttitude1996"}}],"schema":"https://github.com/citation-style-language/schema/raw/master/csl-citation.json"} </w:instrText>
      </w:r>
      <w:r w:rsidR="00E06D94">
        <w:fldChar w:fldCharType="separate"/>
      </w:r>
      <w:r w:rsidR="00244DA4">
        <w:rPr>
          <w:noProof/>
        </w:rPr>
        <w:t>(Schuman and Presser 1996)</w:t>
      </w:r>
      <w:r w:rsidR="00E06D94">
        <w:fldChar w:fldCharType="end"/>
      </w:r>
      <w:ins w:id="698" w:author="Simon Kiss" w:date="2023-09-21T10:16:00Z">
        <w:r w:rsidR="00B67C7F">
          <w:t>.</w:t>
        </w:r>
      </w:ins>
      <w:r w:rsidR="00842E12">
        <w:t xml:space="preserve"> </w:t>
      </w:r>
      <w:del w:id="699" w:author="Simon Kiss" w:date="2023-09-21T10:15:00Z">
        <w:r w:rsidR="00842E12" w:rsidDel="00353D0F">
          <w:delText xml:space="preserve">These were, in turn, stopping economic decline, keeping schools open, reducing social isolation and reducing the isolation of seniors. The results are in </w:delText>
        </w:r>
      </w:del>
      <w:r w:rsidR="00C064DA">
        <w:fldChar w:fldCharType="begin"/>
      </w:r>
      <w:r w:rsidR="00C064DA">
        <w:instrText xml:space="preserve"> REF _Ref84931692 \h </w:instrText>
      </w:r>
      <w:r w:rsidR="00C064DA">
        <w:fldChar w:fldCharType="separate"/>
      </w:r>
    </w:p>
    <w:p w14:paraId="7D9F1AA9" w14:textId="77777777" w:rsidR="00FA2FA8" w:rsidRDefault="00FA2FA8">
      <w:pPr>
        <w:jc w:val="both"/>
        <w:divId w:val="1194878891"/>
        <w:rPr>
          <w:ins w:id="700" w:author="Simon Kiss" w:date="2023-09-15T00:29:00Z"/>
          <w:rFonts w:eastAsia="Times New Roman"/>
        </w:rPr>
        <w:pPrChange w:id="701" w:author="Simon Kiss" w:date="2023-09-21T10:06:00Z">
          <w:pPr>
            <w:divId w:val="1194878891"/>
          </w:pPr>
        </w:pPrChange>
      </w:pPr>
    </w:p>
    <w:p w14:paraId="6DEB1A40" w14:textId="073628EB" w:rsidR="00FA2FA8" w:rsidDel="00FA2FA8" w:rsidRDefault="00FA2FA8">
      <w:pPr>
        <w:jc w:val="both"/>
        <w:divId w:val="1194878891"/>
        <w:rPr>
          <w:del w:id="702" w:author="Simon Kiss" w:date="2023-09-15T00:29:00Z"/>
        </w:rPr>
      </w:pPr>
    </w:p>
    <w:p w14:paraId="0AB8C383" w14:textId="496B3B24" w:rsidR="00293A78" w:rsidDel="00FA2FA8" w:rsidRDefault="00293A78">
      <w:pPr>
        <w:jc w:val="both"/>
        <w:divId w:val="1194878891"/>
        <w:rPr>
          <w:del w:id="703" w:author="Simon Kiss" w:date="2023-09-15T00:29:00Z"/>
        </w:rPr>
      </w:pPr>
    </w:p>
    <w:p w14:paraId="68A9DD85" w14:textId="1010F523" w:rsidR="00293A78" w:rsidDel="00293A78" w:rsidRDefault="00293A78">
      <w:pPr>
        <w:jc w:val="both"/>
        <w:divId w:val="1194878891"/>
        <w:rPr>
          <w:del w:id="704" w:author="Simon Kiss" w:date="2023-07-26T14:00:00Z"/>
        </w:rPr>
      </w:pPr>
    </w:p>
    <w:p w14:paraId="2896DCBF" w14:textId="79D719EC" w:rsidR="00293A78" w:rsidDel="00293A78" w:rsidRDefault="00293A78">
      <w:pPr>
        <w:jc w:val="both"/>
        <w:divId w:val="1194878891"/>
        <w:rPr>
          <w:del w:id="705" w:author="Simon Kiss" w:date="2023-07-26T14:00:00Z"/>
        </w:rPr>
      </w:pPr>
    </w:p>
    <w:p w14:paraId="2384BD86" w14:textId="52EA242D" w:rsidR="00293A78" w:rsidDel="00293A78" w:rsidRDefault="00293A78">
      <w:pPr>
        <w:jc w:val="both"/>
        <w:divId w:val="1194878891"/>
        <w:rPr>
          <w:del w:id="706" w:author="Simon Kiss" w:date="2023-07-26T14:00:00Z"/>
        </w:rPr>
      </w:pPr>
    </w:p>
    <w:p w14:paraId="403B3C5D" w14:textId="10C8A517" w:rsidR="00293A78" w:rsidDel="00293A78" w:rsidRDefault="00293A78">
      <w:pPr>
        <w:jc w:val="both"/>
        <w:divId w:val="1194878891"/>
        <w:rPr>
          <w:del w:id="707" w:author="Simon Kiss" w:date="2023-07-26T14:00:00Z"/>
        </w:rPr>
      </w:pPr>
    </w:p>
    <w:p w14:paraId="5035DD2E" w14:textId="7602B59A" w:rsidR="00E92412" w:rsidDel="00293A78" w:rsidRDefault="00E92412">
      <w:pPr>
        <w:jc w:val="both"/>
        <w:divId w:val="1194878891"/>
        <w:rPr>
          <w:del w:id="708" w:author="Simon Kiss" w:date="2023-07-26T14:00:00Z"/>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2"/>
        <w:gridCol w:w="34"/>
        <w:gridCol w:w="468"/>
        <w:gridCol w:w="241"/>
        <w:gridCol w:w="281"/>
        <w:gridCol w:w="282"/>
        <w:gridCol w:w="241"/>
        <w:gridCol w:w="224"/>
        <w:gridCol w:w="372"/>
        <w:gridCol w:w="34"/>
        <w:gridCol w:w="415"/>
        <w:gridCol w:w="279"/>
        <w:gridCol w:w="244"/>
        <w:gridCol w:w="277"/>
        <w:gridCol w:w="245"/>
        <w:gridCol w:w="277"/>
        <w:gridCol w:w="245"/>
        <w:gridCol w:w="273"/>
        <w:gridCol w:w="217"/>
        <w:gridCol w:w="306"/>
        <w:gridCol w:w="226"/>
        <w:gridCol w:w="241"/>
        <w:gridCol w:w="281"/>
        <w:gridCol w:w="281"/>
        <w:gridCol w:w="241"/>
        <w:gridCol w:w="413"/>
        <w:gridCol w:w="372"/>
        <w:gridCol w:w="34"/>
        <w:gridCol w:w="419"/>
        <w:gridCol w:w="515"/>
        <w:gridCol w:w="530"/>
      </w:tblGrid>
      <w:tr w:rsidR="00302261" w:rsidRPr="00545DC0" w:rsidDel="00293A78" w14:paraId="0CD6E4BE" w14:textId="77777777" w:rsidTr="00E92412">
        <w:trPr>
          <w:divId w:val="1803771614"/>
          <w:tblHeader/>
          <w:tblCellSpacing w:w="15" w:type="dxa"/>
          <w:ins w:id="709" w:author="Patrick Fafard" w:date="2023-02-16T13:58:00Z"/>
          <w:del w:id="710" w:author="Simon Kiss" w:date="2023-07-26T14:00:00Z"/>
        </w:trPr>
        <w:tc>
          <w:tcPr>
            <w:tcW w:w="522" w:type="dxa"/>
            <w:gridSpan w:val="2"/>
            <w:vAlign w:val="center"/>
            <w:hideMark/>
          </w:tcPr>
          <w:p w14:paraId="436ABD48" w14:textId="25FF5A3F" w:rsidR="00E92412" w:rsidRPr="00545DC0" w:rsidDel="00293A78" w:rsidRDefault="00E92412">
            <w:pPr>
              <w:jc w:val="both"/>
              <w:divId w:val="1194878891"/>
              <w:rPr>
                <w:ins w:id="711" w:author="Patrick Fafard" w:date="2023-02-16T13:58:00Z"/>
                <w:del w:id="712" w:author="Simon Kiss" w:date="2023-07-26T14:00:00Z"/>
                <w:sz w:val="16"/>
                <w:szCs w:val="16"/>
              </w:rPr>
              <w:pPrChange w:id="713" w:author="Simon Kiss" w:date="2023-09-21T10:06:00Z">
                <w:pPr>
                  <w:divId w:val="1194878891"/>
                </w:pPr>
              </w:pPrChange>
            </w:pPr>
          </w:p>
        </w:tc>
        <w:tc>
          <w:tcPr>
            <w:tcW w:w="2446" w:type="dxa"/>
            <w:gridSpan w:val="8"/>
            <w:vAlign w:val="center"/>
            <w:hideMark/>
          </w:tcPr>
          <w:p w14:paraId="70EC4F04" w14:textId="77777777" w:rsidR="00E92412" w:rsidRPr="00545DC0" w:rsidDel="00293A78" w:rsidRDefault="00E92412">
            <w:pPr>
              <w:jc w:val="both"/>
              <w:divId w:val="1194878891"/>
              <w:rPr>
                <w:ins w:id="714" w:author="Patrick Fafard" w:date="2023-02-16T13:58:00Z"/>
                <w:del w:id="715" w:author="Simon Kiss" w:date="2023-07-26T14:00:00Z"/>
                <w:rFonts w:eastAsia="Times New Roman"/>
                <w:b/>
                <w:bCs/>
                <w:sz w:val="16"/>
                <w:szCs w:val="16"/>
              </w:rPr>
              <w:pPrChange w:id="716" w:author="Simon Kiss" w:date="2023-09-21T10:06:00Z">
                <w:pPr>
                  <w:jc w:val="center"/>
                  <w:divId w:val="1194878891"/>
                </w:pPr>
              </w:pPrChange>
            </w:pPr>
            <w:ins w:id="717" w:author="Patrick Fafard" w:date="2023-02-16T13:58:00Z">
              <w:del w:id="718" w:author="Simon Kiss" w:date="2023-07-26T14:00:00Z">
                <w:r w:rsidRPr="00545DC0" w:rsidDel="00293A78">
                  <w:rPr>
                    <w:rStyle w:val="gtcolumnspanner2"/>
                    <w:rFonts w:eastAsia="Times New Roman"/>
                    <w:b/>
                    <w:bCs/>
                    <w:sz w:val="16"/>
                    <w:szCs w:val="16"/>
                  </w:rPr>
                  <w:delText>Stop Economic Decline</w:delText>
                </w:r>
                <w:r w:rsidRPr="00545DC0" w:rsidDel="00293A78">
                  <w:rPr>
                    <w:rFonts w:eastAsia="Times New Roman"/>
                    <w:b/>
                    <w:bCs/>
                    <w:sz w:val="16"/>
                    <w:szCs w:val="16"/>
                  </w:rPr>
                  <w:delText xml:space="preserve"> </w:delText>
                </w:r>
              </w:del>
            </w:ins>
          </w:p>
        </w:tc>
        <w:tc>
          <w:tcPr>
            <w:tcW w:w="0" w:type="auto"/>
            <w:gridSpan w:val="8"/>
            <w:vAlign w:val="center"/>
            <w:hideMark/>
          </w:tcPr>
          <w:p w14:paraId="34A040D1" w14:textId="77777777" w:rsidR="00E92412" w:rsidRPr="00545DC0" w:rsidDel="00293A78" w:rsidRDefault="00E92412">
            <w:pPr>
              <w:jc w:val="both"/>
              <w:divId w:val="1194878891"/>
              <w:rPr>
                <w:ins w:id="719" w:author="Patrick Fafard" w:date="2023-02-16T13:58:00Z"/>
                <w:del w:id="720" w:author="Simon Kiss" w:date="2023-07-26T14:00:00Z"/>
                <w:rFonts w:eastAsia="Times New Roman"/>
                <w:b/>
                <w:bCs/>
                <w:sz w:val="16"/>
                <w:szCs w:val="16"/>
              </w:rPr>
              <w:pPrChange w:id="721" w:author="Simon Kiss" w:date="2023-09-21T10:06:00Z">
                <w:pPr>
                  <w:jc w:val="center"/>
                  <w:divId w:val="1194878891"/>
                </w:pPr>
              </w:pPrChange>
            </w:pPr>
            <w:ins w:id="722" w:author="Patrick Fafard" w:date="2023-02-16T13:58:00Z">
              <w:del w:id="723" w:author="Simon Kiss" w:date="2023-07-26T14:00:00Z">
                <w:r w:rsidRPr="00545DC0" w:rsidDel="00293A78">
                  <w:rPr>
                    <w:rStyle w:val="gtcolumnspanner2"/>
                    <w:rFonts w:eastAsia="Times New Roman"/>
                    <w:b/>
                    <w:bCs/>
                    <w:sz w:val="16"/>
                    <w:szCs w:val="16"/>
                  </w:rPr>
                  <w:delText>Reprieve from Social Isolation</w:delText>
                </w:r>
                <w:r w:rsidRPr="00545DC0" w:rsidDel="00293A78">
                  <w:rPr>
                    <w:rFonts w:eastAsia="Times New Roman"/>
                    <w:b/>
                    <w:bCs/>
                    <w:sz w:val="16"/>
                    <w:szCs w:val="16"/>
                  </w:rPr>
                  <w:delText xml:space="preserve"> </w:delText>
                </w:r>
              </w:del>
            </w:ins>
          </w:p>
        </w:tc>
        <w:tc>
          <w:tcPr>
            <w:tcW w:w="0" w:type="auto"/>
            <w:gridSpan w:val="8"/>
            <w:vAlign w:val="center"/>
            <w:hideMark/>
          </w:tcPr>
          <w:p w14:paraId="02E36F37" w14:textId="77777777" w:rsidR="00E92412" w:rsidRPr="00545DC0" w:rsidDel="00293A78" w:rsidRDefault="00E92412">
            <w:pPr>
              <w:jc w:val="both"/>
              <w:divId w:val="1194878891"/>
              <w:rPr>
                <w:ins w:id="724" w:author="Patrick Fafard" w:date="2023-02-16T13:58:00Z"/>
                <w:del w:id="725" w:author="Simon Kiss" w:date="2023-07-26T14:00:00Z"/>
                <w:rFonts w:eastAsia="Times New Roman"/>
                <w:b/>
                <w:bCs/>
                <w:sz w:val="16"/>
                <w:szCs w:val="16"/>
              </w:rPr>
              <w:pPrChange w:id="726" w:author="Simon Kiss" w:date="2023-09-21T10:06:00Z">
                <w:pPr>
                  <w:jc w:val="center"/>
                  <w:divId w:val="1194878891"/>
                </w:pPr>
              </w:pPrChange>
            </w:pPr>
            <w:ins w:id="727" w:author="Patrick Fafard" w:date="2023-02-16T13:58:00Z">
              <w:del w:id="728" w:author="Simon Kiss" w:date="2023-07-26T14:00:00Z">
                <w:r w:rsidRPr="00545DC0" w:rsidDel="00293A78">
                  <w:rPr>
                    <w:rStyle w:val="gtcolumnspanner2"/>
                    <w:rFonts w:eastAsia="Times New Roman"/>
                    <w:b/>
                    <w:bCs/>
                    <w:sz w:val="16"/>
                    <w:szCs w:val="16"/>
                  </w:rPr>
                  <w:delText>Keep schools open</w:delText>
                </w:r>
                <w:r w:rsidRPr="00545DC0" w:rsidDel="00293A78">
                  <w:rPr>
                    <w:rFonts w:eastAsia="Times New Roman"/>
                    <w:b/>
                    <w:bCs/>
                    <w:sz w:val="16"/>
                    <w:szCs w:val="16"/>
                  </w:rPr>
                  <w:delText xml:space="preserve"> </w:delText>
                </w:r>
              </w:del>
            </w:ins>
          </w:p>
        </w:tc>
        <w:tc>
          <w:tcPr>
            <w:tcW w:w="0" w:type="auto"/>
            <w:gridSpan w:val="5"/>
            <w:vAlign w:val="center"/>
            <w:hideMark/>
          </w:tcPr>
          <w:p w14:paraId="6A2E49EC" w14:textId="77777777" w:rsidR="00E92412" w:rsidRPr="00545DC0" w:rsidDel="00293A78" w:rsidRDefault="00E92412">
            <w:pPr>
              <w:jc w:val="both"/>
              <w:divId w:val="1194878891"/>
              <w:rPr>
                <w:ins w:id="729" w:author="Patrick Fafard" w:date="2023-02-16T13:58:00Z"/>
                <w:del w:id="730" w:author="Simon Kiss" w:date="2023-07-26T14:00:00Z"/>
                <w:rFonts w:eastAsia="Times New Roman"/>
                <w:b/>
                <w:bCs/>
                <w:sz w:val="16"/>
                <w:szCs w:val="16"/>
              </w:rPr>
              <w:pPrChange w:id="731" w:author="Simon Kiss" w:date="2023-09-21T10:06:00Z">
                <w:pPr>
                  <w:jc w:val="center"/>
                  <w:divId w:val="1194878891"/>
                </w:pPr>
              </w:pPrChange>
            </w:pPr>
            <w:ins w:id="732" w:author="Patrick Fafard" w:date="2023-02-16T13:58:00Z">
              <w:del w:id="733" w:author="Simon Kiss" w:date="2023-07-26T14:00:00Z">
                <w:r w:rsidRPr="00545DC0" w:rsidDel="00293A78">
                  <w:rPr>
                    <w:rStyle w:val="gtcolumnspanner2"/>
                    <w:rFonts w:eastAsia="Times New Roman"/>
                    <w:b/>
                    <w:bCs/>
                    <w:sz w:val="16"/>
                    <w:szCs w:val="16"/>
                  </w:rPr>
                  <w:delText>Reprieve from Social Isolation for Seniors</w:delText>
                </w:r>
                <w:r w:rsidRPr="00545DC0" w:rsidDel="00293A78">
                  <w:rPr>
                    <w:rFonts w:eastAsia="Times New Roman"/>
                    <w:b/>
                    <w:bCs/>
                    <w:sz w:val="16"/>
                    <w:szCs w:val="16"/>
                  </w:rPr>
                  <w:delText xml:space="preserve"> </w:delText>
                </w:r>
              </w:del>
            </w:ins>
          </w:p>
        </w:tc>
      </w:tr>
      <w:tr w:rsidR="00293A78" w:rsidRPr="00545DC0" w:rsidDel="00293A78" w14:paraId="09E28634" w14:textId="77777777" w:rsidTr="00E92412">
        <w:trPr>
          <w:divId w:val="1803771614"/>
          <w:tblHeader/>
          <w:tblCellSpacing w:w="15" w:type="dxa"/>
          <w:ins w:id="734" w:author="Patrick Fafard" w:date="2023-02-16T13:58:00Z"/>
          <w:del w:id="735" w:author="Simon Kiss" w:date="2023-07-26T14:00:00Z"/>
        </w:trPr>
        <w:tc>
          <w:tcPr>
            <w:tcW w:w="522" w:type="dxa"/>
            <w:vAlign w:val="center"/>
            <w:hideMark/>
          </w:tcPr>
          <w:p w14:paraId="2B11F6C3" w14:textId="77777777" w:rsidR="00E92412" w:rsidRPr="00545DC0" w:rsidDel="00293A78" w:rsidRDefault="00E92412">
            <w:pPr>
              <w:jc w:val="both"/>
              <w:divId w:val="1194878891"/>
              <w:rPr>
                <w:ins w:id="736" w:author="Patrick Fafard" w:date="2023-02-16T13:58:00Z"/>
                <w:del w:id="737" w:author="Simon Kiss" w:date="2023-07-26T14:00:00Z"/>
                <w:rFonts w:eastAsiaTheme="minorEastAsia"/>
                <w:sz w:val="16"/>
                <w:szCs w:val="16"/>
              </w:rPr>
              <w:pPrChange w:id="738" w:author="Simon Kiss" w:date="2023-09-21T10:06:00Z">
                <w:pPr>
                  <w:divId w:val="1194878891"/>
                </w:pPr>
              </w:pPrChange>
            </w:pPr>
          </w:p>
        </w:tc>
        <w:tc>
          <w:tcPr>
            <w:tcW w:w="793" w:type="dxa"/>
            <w:gridSpan w:val="2"/>
            <w:vAlign w:val="center"/>
            <w:hideMark/>
          </w:tcPr>
          <w:p w14:paraId="6B3450FB" w14:textId="77777777" w:rsidR="00E92412" w:rsidRPr="00545DC0" w:rsidDel="00293A78" w:rsidRDefault="00E92412">
            <w:pPr>
              <w:jc w:val="both"/>
              <w:divId w:val="1194878891"/>
              <w:rPr>
                <w:ins w:id="739" w:author="Patrick Fafard" w:date="2023-02-16T13:58:00Z"/>
                <w:del w:id="740" w:author="Simon Kiss" w:date="2023-07-26T14:00:00Z"/>
                <w:rFonts w:eastAsia="Times New Roman"/>
                <w:b/>
                <w:bCs/>
                <w:sz w:val="16"/>
                <w:szCs w:val="16"/>
              </w:rPr>
              <w:pPrChange w:id="741" w:author="Simon Kiss" w:date="2023-09-21T10:06:00Z">
                <w:pPr>
                  <w:jc w:val="center"/>
                  <w:divId w:val="1194878891"/>
                </w:pPr>
              </w:pPrChange>
            </w:pPr>
            <w:ins w:id="742" w:author="Patrick Fafard" w:date="2023-02-16T13:58:00Z">
              <w:del w:id="743" w:author="Simon Kiss" w:date="2023-07-26T14:00:00Z">
                <w:r w:rsidRPr="00545DC0" w:rsidDel="00293A78">
                  <w:rPr>
                    <w:rFonts w:eastAsia="Times New Roman"/>
                    <w:b/>
                    <w:bCs/>
                    <w:sz w:val="16"/>
                    <w:szCs w:val="16"/>
                  </w:rPr>
                  <w:delText>Model 1</w:delText>
                </w:r>
              </w:del>
            </w:ins>
          </w:p>
        </w:tc>
        <w:tc>
          <w:tcPr>
            <w:tcW w:w="0" w:type="auto"/>
            <w:gridSpan w:val="2"/>
            <w:vAlign w:val="center"/>
            <w:hideMark/>
          </w:tcPr>
          <w:p w14:paraId="5113AB96" w14:textId="77777777" w:rsidR="00E92412" w:rsidRPr="00545DC0" w:rsidDel="00293A78" w:rsidRDefault="00E92412">
            <w:pPr>
              <w:jc w:val="both"/>
              <w:divId w:val="1194878891"/>
              <w:rPr>
                <w:ins w:id="744" w:author="Patrick Fafard" w:date="2023-02-16T13:58:00Z"/>
                <w:del w:id="745" w:author="Simon Kiss" w:date="2023-07-26T14:00:00Z"/>
                <w:rFonts w:eastAsia="Times New Roman"/>
                <w:b/>
                <w:bCs/>
                <w:sz w:val="16"/>
                <w:szCs w:val="16"/>
              </w:rPr>
              <w:pPrChange w:id="746" w:author="Simon Kiss" w:date="2023-09-21T10:06:00Z">
                <w:pPr>
                  <w:jc w:val="center"/>
                  <w:divId w:val="1194878891"/>
                </w:pPr>
              </w:pPrChange>
            </w:pPr>
            <w:ins w:id="747" w:author="Patrick Fafard" w:date="2023-02-16T13:58:00Z">
              <w:del w:id="748" w:author="Simon Kiss" w:date="2023-07-26T14:00:00Z">
                <w:r w:rsidRPr="00545DC0" w:rsidDel="00293A78">
                  <w:rPr>
                    <w:rFonts w:eastAsia="Times New Roman"/>
                    <w:b/>
                    <w:bCs/>
                    <w:sz w:val="16"/>
                    <w:szCs w:val="16"/>
                  </w:rPr>
                  <w:delText>Model 2</w:delText>
                </w:r>
              </w:del>
            </w:ins>
          </w:p>
        </w:tc>
        <w:tc>
          <w:tcPr>
            <w:tcW w:w="0" w:type="auto"/>
            <w:gridSpan w:val="2"/>
            <w:vAlign w:val="center"/>
            <w:hideMark/>
          </w:tcPr>
          <w:p w14:paraId="7AAA83D0" w14:textId="77777777" w:rsidR="00E92412" w:rsidRPr="00545DC0" w:rsidDel="00293A78" w:rsidRDefault="00E92412">
            <w:pPr>
              <w:jc w:val="both"/>
              <w:divId w:val="1194878891"/>
              <w:rPr>
                <w:ins w:id="749" w:author="Patrick Fafard" w:date="2023-02-16T13:58:00Z"/>
                <w:del w:id="750" w:author="Simon Kiss" w:date="2023-07-26T14:00:00Z"/>
                <w:rFonts w:eastAsia="Times New Roman"/>
                <w:b/>
                <w:bCs/>
                <w:sz w:val="16"/>
                <w:szCs w:val="16"/>
              </w:rPr>
              <w:pPrChange w:id="751" w:author="Simon Kiss" w:date="2023-09-21T10:06:00Z">
                <w:pPr>
                  <w:jc w:val="center"/>
                  <w:divId w:val="1194878891"/>
                </w:pPr>
              </w:pPrChange>
            </w:pPr>
            <w:ins w:id="752" w:author="Patrick Fafard" w:date="2023-02-16T13:58:00Z">
              <w:del w:id="753" w:author="Simon Kiss" w:date="2023-07-26T14:00:00Z">
                <w:r w:rsidRPr="00545DC0" w:rsidDel="00293A78">
                  <w:rPr>
                    <w:rFonts w:eastAsia="Times New Roman"/>
                    <w:b/>
                    <w:bCs/>
                    <w:sz w:val="16"/>
                    <w:szCs w:val="16"/>
                  </w:rPr>
                  <w:delText>Model 3</w:delText>
                </w:r>
              </w:del>
            </w:ins>
          </w:p>
        </w:tc>
        <w:tc>
          <w:tcPr>
            <w:tcW w:w="0" w:type="auto"/>
            <w:gridSpan w:val="2"/>
            <w:vAlign w:val="center"/>
            <w:hideMark/>
          </w:tcPr>
          <w:p w14:paraId="7A8FB919" w14:textId="77777777" w:rsidR="00E92412" w:rsidRPr="00545DC0" w:rsidDel="00293A78" w:rsidRDefault="00E92412">
            <w:pPr>
              <w:jc w:val="both"/>
              <w:divId w:val="1194878891"/>
              <w:rPr>
                <w:ins w:id="754" w:author="Patrick Fafard" w:date="2023-02-16T13:58:00Z"/>
                <w:del w:id="755" w:author="Simon Kiss" w:date="2023-07-26T14:00:00Z"/>
                <w:rFonts w:eastAsia="Times New Roman"/>
                <w:b/>
                <w:bCs/>
                <w:sz w:val="16"/>
                <w:szCs w:val="16"/>
              </w:rPr>
              <w:pPrChange w:id="756" w:author="Simon Kiss" w:date="2023-09-21T10:06:00Z">
                <w:pPr>
                  <w:jc w:val="center"/>
                  <w:divId w:val="1194878891"/>
                </w:pPr>
              </w:pPrChange>
            </w:pPr>
            <w:ins w:id="757" w:author="Patrick Fafard" w:date="2023-02-16T13:58:00Z">
              <w:del w:id="758" w:author="Simon Kiss" w:date="2023-07-26T14:00:00Z">
                <w:r w:rsidRPr="00545DC0" w:rsidDel="00293A78">
                  <w:rPr>
                    <w:rFonts w:eastAsia="Times New Roman"/>
                    <w:b/>
                    <w:bCs/>
                    <w:sz w:val="16"/>
                    <w:szCs w:val="16"/>
                  </w:rPr>
                  <w:delText>Model 4</w:delText>
                </w:r>
              </w:del>
            </w:ins>
          </w:p>
        </w:tc>
        <w:tc>
          <w:tcPr>
            <w:tcW w:w="0" w:type="auto"/>
            <w:gridSpan w:val="2"/>
            <w:vAlign w:val="center"/>
            <w:hideMark/>
          </w:tcPr>
          <w:p w14:paraId="76BCDBB4" w14:textId="77777777" w:rsidR="00E92412" w:rsidRPr="00545DC0" w:rsidDel="00293A78" w:rsidRDefault="00E92412">
            <w:pPr>
              <w:jc w:val="both"/>
              <w:divId w:val="1194878891"/>
              <w:rPr>
                <w:ins w:id="759" w:author="Patrick Fafard" w:date="2023-02-16T13:58:00Z"/>
                <w:del w:id="760" w:author="Simon Kiss" w:date="2023-07-26T14:00:00Z"/>
                <w:rFonts w:eastAsia="Times New Roman"/>
                <w:b/>
                <w:bCs/>
                <w:sz w:val="16"/>
                <w:szCs w:val="16"/>
              </w:rPr>
              <w:pPrChange w:id="761" w:author="Simon Kiss" w:date="2023-09-21T10:06:00Z">
                <w:pPr>
                  <w:jc w:val="center"/>
                  <w:divId w:val="1194878891"/>
                </w:pPr>
              </w:pPrChange>
            </w:pPr>
            <w:ins w:id="762" w:author="Patrick Fafard" w:date="2023-02-16T13:58:00Z">
              <w:del w:id="763" w:author="Simon Kiss" w:date="2023-07-26T14:00:00Z">
                <w:r w:rsidRPr="00545DC0" w:rsidDel="00293A78">
                  <w:rPr>
                    <w:rFonts w:eastAsia="Times New Roman"/>
                    <w:b/>
                    <w:bCs/>
                    <w:sz w:val="16"/>
                    <w:szCs w:val="16"/>
                  </w:rPr>
                  <w:delText>Model 5</w:delText>
                </w:r>
              </w:del>
            </w:ins>
          </w:p>
        </w:tc>
        <w:tc>
          <w:tcPr>
            <w:tcW w:w="0" w:type="auto"/>
            <w:gridSpan w:val="2"/>
            <w:vAlign w:val="center"/>
            <w:hideMark/>
          </w:tcPr>
          <w:p w14:paraId="464590AF" w14:textId="77777777" w:rsidR="00E92412" w:rsidRPr="00545DC0" w:rsidDel="00293A78" w:rsidRDefault="00E92412">
            <w:pPr>
              <w:jc w:val="both"/>
              <w:divId w:val="1194878891"/>
              <w:rPr>
                <w:ins w:id="764" w:author="Patrick Fafard" w:date="2023-02-16T13:58:00Z"/>
                <w:del w:id="765" w:author="Simon Kiss" w:date="2023-07-26T14:00:00Z"/>
                <w:rFonts w:eastAsia="Times New Roman"/>
                <w:b/>
                <w:bCs/>
                <w:sz w:val="16"/>
                <w:szCs w:val="16"/>
              </w:rPr>
              <w:pPrChange w:id="766" w:author="Simon Kiss" w:date="2023-09-21T10:06:00Z">
                <w:pPr>
                  <w:jc w:val="center"/>
                  <w:divId w:val="1194878891"/>
                </w:pPr>
              </w:pPrChange>
            </w:pPr>
            <w:ins w:id="767" w:author="Patrick Fafard" w:date="2023-02-16T13:58:00Z">
              <w:del w:id="768" w:author="Simon Kiss" w:date="2023-07-26T14:00:00Z">
                <w:r w:rsidRPr="00545DC0" w:rsidDel="00293A78">
                  <w:rPr>
                    <w:rFonts w:eastAsia="Times New Roman"/>
                    <w:b/>
                    <w:bCs/>
                    <w:sz w:val="16"/>
                    <w:szCs w:val="16"/>
                  </w:rPr>
                  <w:delText>Model 6</w:delText>
                </w:r>
              </w:del>
            </w:ins>
          </w:p>
        </w:tc>
        <w:tc>
          <w:tcPr>
            <w:tcW w:w="0" w:type="auto"/>
            <w:gridSpan w:val="2"/>
            <w:vAlign w:val="center"/>
            <w:hideMark/>
          </w:tcPr>
          <w:p w14:paraId="75CC72FF" w14:textId="77777777" w:rsidR="00E92412" w:rsidRPr="00545DC0" w:rsidDel="00293A78" w:rsidRDefault="00E92412">
            <w:pPr>
              <w:jc w:val="both"/>
              <w:divId w:val="1194878891"/>
              <w:rPr>
                <w:ins w:id="769" w:author="Patrick Fafard" w:date="2023-02-16T13:58:00Z"/>
                <w:del w:id="770" w:author="Simon Kiss" w:date="2023-07-26T14:00:00Z"/>
                <w:rFonts w:eastAsia="Times New Roman"/>
                <w:b/>
                <w:bCs/>
                <w:sz w:val="16"/>
                <w:szCs w:val="16"/>
              </w:rPr>
              <w:pPrChange w:id="771" w:author="Simon Kiss" w:date="2023-09-21T10:06:00Z">
                <w:pPr>
                  <w:jc w:val="center"/>
                  <w:divId w:val="1194878891"/>
                </w:pPr>
              </w:pPrChange>
            </w:pPr>
            <w:ins w:id="772" w:author="Patrick Fafard" w:date="2023-02-16T13:58:00Z">
              <w:del w:id="773" w:author="Simon Kiss" w:date="2023-07-26T14:00:00Z">
                <w:r w:rsidRPr="00545DC0" w:rsidDel="00293A78">
                  <w:rPr>
                    <w:rFonts w:eastAsia="Times New Roman"/>
                    <w:b/>
                    <w:bCs/>
                    <w:sz w:val="16"/>
                    <w:szCs w:val="16"/>
                  </w:rPr>
                  <w:delText>Model 7</w:delText>
                </w:r>
              </w:del>
            </w:ins>
          </w:p>
        </w:tc>
        <w:tc>
          <w:tcPr>
            <w:tcW w:w="0" w:type="auto"/>
            <w:gridSpan w:val="2"/>
            <w:vAlign w:val="center"/>
            <w:hideMark/>
          </w:tcPr>
          <w:p w14:paraId="3F649048" w14:textId="77777777" w:rsidR="00E92412" w:rsidRPr="00545DC0" w:rsidDel="00293A78" w:rsidRDefault="00E92412">
            <w:pPr>
              <w:jc w:val="both"/>
              <w:divId w:val="1194878891"/>
              <w:rPr>
                <w:ins w:id="774" w:author="Patrick Fafard" w:date="2023-02-16T13:58:00Z"/>
                <w:del w:id="775" w:author="Simon Kiss" w:date="2023-07-26T14:00:00Z"/>
                <w:rFonts w:eastAsia="Times New Roman"/>
                <w:b/>
                <w:bCs/>
                <w:sz w:val="16"/>
                <w:szCs w:val="16"/>
              </w:rPr>
              <w:pPrChange w:id="776" w:author="Simon Kiss" w:date="2023-09-21T10:06:00Z">
                <w:pPr>
                  <w:jc w:val="center"/>
                  <w:divId w:val="1194878891"/>
                </w:pPr>
              </w:pPrChange>
            </w:pPr>
            <w:ins w:id="777" w:author="Patrick Fafard" w:date="2023-02-16T13:58:00Z">
              <w:del w:id="778" w:author="Simon Kiss" w:date="2023-07-26T14:00:00Z">
                <w:r w:rsidRPr="00545DC0" w:rsidDel="00293A78">
                  <w:rPr>
                    <w:rFonts w:eastAsia="Times New Roman"/>
                    <w:b/>
                    <w:bCs/>
                    <w:sz w:val="16"/>
                    <w:szCs w:val="16"/>
                  </w:rPr>
                  <w:delText>Model 8</w:delText>
                </w:r>
              </w:del>
            </w:ins>
          </w:p>
        </w:tc>
        <w:tc>
          <w:tcPr>
            <w:tcW w:w="0" w:type="auto"/>
            <w:gridSpan w:val="2"/>
            <w:vAlign w:val="center"/>
            <w:hideMark/>
          </w:tcPr>
          <w:p w14:paraId="0FFFE683" w14:textId="77777777" w:rsidR="00E92412" w:rsidRPr="00545DC0" w:rsidDel="00293A78" w:rsidRDefault="00E92412">
            <w:pPr>
              <w:jc w:val="both"/>
              <w:divId w:val="1194878891"/>
              <w:rPr>
                <w:ins w:id="779" w:author="Patrick Fafard" w:date="2023-02-16T13:58:00Z"/>
                <w:del w:id="780" w:author="Simon Kiss" w:date="2023-07-26T14:00:00Z"/>
                <w:rFonts w:eastAsia="Times New Roman"/>
                <w:b/>
                <w:bCs/>
                <w:sz w:val="16"/>
                <w:szCs w:val="16"/>
              </w:rPr>
              <w:pPrChange w:id="781" w:author="Simon Kiss" w:date="2023-09-21T10:06:00Z">
                <w:pPr>
                  <w:jc w:val="center"/>
                  <w:divId w:val="1194878891"/>
                </w:pPr>
              </w:pPrChange>
            </w:pPr>
            <w:ins w:id="782" w:author="Patrick Fafard" w:date="2023-02-16T13:58:00Z">
              <w:del w:id="783" w:author="Simon Kiss" w:date="2023-07-26T14:00:00Z">
                <w:r w:rsidRPr="00545DC0" w:rsidDel="00293A78">
                  <w:rPr>
                    <w:rFonts w:eastAsia="Times New Roman"/>
                    <w:b/>
                    <w:bCs/>
                    <w:sz w:val="16"/>
                    <w:szCs w:val="16"/>
                  </w:rPr>
                  <w:delText>Model 9</w:delText>
                </w:r>
              </w:del>
            </w:ins>
          </w:p>
        </w:tc>
        <w:tc>
          <w:tcPr>
            <w:tcW w:w="0" w:type="auto"/>
            <w:gridSpan w:val="2"/>
            <w:vAlign w:val="center"/>
            <w:hideMark/>
          </w:tcPr>
          <w:p w14:paraId="673AE696" w14:textId="77777777" w:rsidR="00E92412" w:rsidRPr="00545DC0" w:rsidDel="00293A78" w:rsidRDefault="00E92412">
            <w:pPr>
              <w:jc w:val="both"/>
              <w:divId w:val="1194878891"/>
              <w:rPr>
                <w:ins w:id="784" w:author="Patrick Fafard" w:date="2023-02-16T13:58:00Z"/>
                <w:del w:id="785" w:author="Simon Kiss" w:date="2023-07-26T14:00:00Z"/>
                <w:rFonts w:eastAsia="Times New Roman"/>
                <w:b/>
                <w:bCs/>
                <w:sz w:val="16"/>
                <w:szCs w:val="16"/>
              </w:rPr>
              <w:pPrChange w:id="786" w:author="Simon Kiss" w:date="2023-09-21T10:06:00Z">
                <w:pPr>
                  <w:jc w:val="center"/>
                  <w:divId w:val="1194878891"/>
                </w:pPr>
              </w:pPrChange>
            </w:pPr>
            <w:ins w:id="787" w:author="Patrick Fafard" w:date="2023-02-16T13:58:00Z">
              <w:del w:id="788" w:author="Simon Kiss" w:date="2023-07-26T14:00:00Z">
                <w:r w:rsidRPr="00545DC0" w:rsidDel="00293A78">
                  <w:rPr>
                    <w:rFonts w:eastAsia="Times New Roman"/>
                    <w:b/>
                    <w:bCs/>
                    <w:sz w:val="16"/>
                    <w:szCs w:val="16"/>
                  </w:rPr>
                  <w:delText>Model 10</w:delText>
                </w:r>
              </w:del>
            </w:ins>
          </w:p>
        </w:tc>
        <w:tc>
          <w:tcPr>
            <w:tcW w:w="0" w:type="auto"/>
            <w:gridSpan w:val="2"/>
            <w:vAlign w:val="center"/>
            <w:hideMark/>
          </w:tcPr>
          <w:p w14:paraId="59ACEEC5" w14:textId="77777777" w:rsidR="00E92412" w:rsidRPr="00545DC0" w:rsidDel="00293A78" w:rsidRDefault="00E92412">
            <w:pPr>
              <w:jc w:val="both"/>
              <w:divId w:val="1194878891"/>
              <w:rPr>
                <w:ins w:id="789" w:author="Patrick Fafard" w:date="2023-02-16T13:58:00Z"/>
                <w:del w:id="790" w:author="Simon Kiss" w:date="2023-07-26T14:00:00Z"/>
                <w:rFonts w:eastAsia="Times New Roman"/>
                <w:b/>
                <w:bCs/>
                <w:sz w:val="16"/>
                <w:szCs w:val="16"/>
              </w:rPr>
              <w:pPrChange w:id="791" w:author="Simon Kiss" w:date="2023-09-21T10:06:00Z">
                <w:pPr>
                  <w:jc w:val="center"/>
                  <w:divId w:val="1194878891"/>
                </w:pPr>
              </w:pPrChange>
            </w:pPr>
            <w:ins w:id="792" w:author="Patrick Fafard" w:date="2023-02-16T13:58:00Z">
              <w:del w:id="793" w:author="Simon Kiss" w:date="2023-07-26T14:00:00Z">
                <w:r w:rsidRPr="00545DC0" w:rsidDel="00293A78">
                  <w:rPr>
                    <w:rFonts w:eastAsia="Times New Roman"/>
                    <w:b/>
                    <w:bCs/>
                    <w:sz w:val="16"/>
                    <w:szCs w:val="16"/>
                  </w:rPr>
                  <w:delText>Model 11</w:delText>
                </w:r>
              </w:del>
            </w:ins>
          </w:p>
        </w:tc>
        <w:tc>
          <w:tcPr>
            <w:tcW w:w="0" w:type="auto"/>
            <w:gridSpan w:val="2"/>
            <w:vAlign w:val="center"/>
            <w:hideMark/>
          </w:tcPr>
          <w:p w14:paraId="5A50D315" w14:textId="77777777" w:rsidR="00E92412" w:rsidRPr="00545DC0" w:rsidDel="00293A78" w:rsidRDefault="00E92412">
            <w:pPr>
              <w:jc w:val="both"/>
              <w:divId w:val="1194878891"/>
              <w:rPr>
                <w:ins w:id="794" w:author="Patrick Fafard" w:date="2023-02-16T13:58:00Z"/>
                <w:del w:id="795" w:author="Simon Kiss" w:date="2023-07-26T14:00:00Z"/>
                <w:rFonts w:eastAsia="Times New Roman"/>
                <w:b/>
                <w:bCs/>
                <w:sz w:val="16"/>
                <w:szCs w:val="16"/>
              </w:rPr>
              <w:pPrChange w:id="796" w:author="Simon Kiss" w:date="2023-09-21T10:06:00Z">
                <w:pPr>
                  <w:jc w:val="center"/>
                  <w:divId w:val="1194878891"/>
                </w:pPr>
              </w:pPrChange>
            </w:pPr>
            <w:ins w:id="797" w:author="Patrick Fafard" w:date="2023-02-16T13:58:00Z">
              <w:del w:id="798" w:author="Simon Kiss" w:date="2023-07-26T14:00:00Z">
                <w:r w:rsidRPr="00545DC0" w:rsidDel="00293A78">
                  <w:rPr>
                    <w:rFonts w:eastAsia="Times New Roman"/>
                    <w:b/>
                    <w:bCs/>
                    <w:sz w:val="16"/>
                    <w:szCs w:val="16"/>
                  </w:rPr>
                  <w:delText>Model 12</w:delText>
                </w:r>
              </w:del>
            </w:ins>
          </w:p>
        </w:tc>
        <w:tc>
          <w:tcPr>
            <w:tcW w:w="0" w:type="auto"/>
            <w:gridSpan w:val="2"/>
            <w:vAlign w:val="center"/>
            <w:hideMark/>
          </w:tcPr>
          <w:p w14:paraId="69BEAC76" w14:textId="77777777" w:rsidR="00E92412" w:rsidRPr="00545DC0" w:rsidDel="00293A78" w:rsidRDefault="00E92412">
            <w:pPr>
              <w:jc w:val="both"/>
              <w:divId w:val="1194878891"/>
              <w:rPr>
                <w:ins w:id="799" w:author="Patrick Fafard" w:date="2023-02-16T13:58:00Z"/>
                <w:del w:id="800" w:author="Simon Kiss" w:date="2023-07-26T14:00:00Z"/>
                <w:rFonts w:eastAsia="Times New Roman"/>
                <w:b/>
                <w:bCs/>
                <w:sz w:val="16"/>
                <w:szCs w:val="16"/>
              </w:rPr>
              <w:pPrChange w:id="801" w:author="Simon Kiss" w:date="2023-09-21T10:06:00Z">
                <w:pPr>
                  <w:jc w:val="center"/>
                  <w:divId w:val="1194878891"/>
                </w:pPr>
              </w:pPrChange>
            </w:pPr>
            <w:ins w:id="802" w:author="Patrick Fafard" w:date="2023-02-16T13:58:00Z">
              <w:del w:id="803" w:author="Simon Kiss" w:date="2023-07-26T14:00:00Z">
                <w:r w:rsidRPr="00545DC0" w:rsidDel="00293A78">
                  <w:rPr>
                    <w:rFonts w:eastAsia="Times New Roman"/>
                    <w:b/>
                    <w:bCs/>
                    <w:sz w:val="16"/>
                    <w:szCs w:val="16"/>
                  </w:rPr>
                  <w:delText>Model 13</w:delText>
                </w:r>
              </w:del>
            </w:ins>
          </w:p>
        </w:tc>
        <w:tc>
          <w:tcPr>
            <w:tcW w:w="0" w:type="auto"/>
            <w:gridSpan w:val="2"/>
            <w:vAlign w:val="center"/>
            <w:hideMark/>
          </w:tcPr>
          <w:p w14:paraId="52EB10EB" w14:textId="77777777" w:rsidR="00E92412" w:rsidRPr="00545DC0" w:rsidDel="00293A78" w:rsidRDefault="00E92412">
            <w:pPr>
              <w:jc w:val="both"/>
              <w:divId w:val="1194878891"/>
              <w:rPr>
                <w:ins w:id="804" w:author="Patrick Fafard" w:date="2023-02-16T13:58:00Z"/>
                <w:del w:id="805" w:author="Simon Kiss" w:date="2023-07-26T14:00:00Z"/>
                <w:rFonts w:eastAsia="Times New Roman"/>
                <w:b/>
                <w:bCs/>
                <w:sz w:val="16"/>
                <w:szCs w:val="16"/>
              </w:rPr>
              <w:pPrChange w:id="806" w:author="Simon Kiss" w:date="2023-09-21T10:06:00Z">
                <w:pPr>
                  <w:jc w:val="center"/>
                  <w:divId w:val="1194878891"/>
                </w:pPr>
              </w:pPrChange>
            </w:pPr>
            <w:ins w:id="807" w:author="Patrick Fafard" w:date="2023-02-16T13:58:00Z">
              <w:del w:id="808" w:author="Simon Kiss" w:date="2023-07-26T14:00:00Z">
                <w:r w:rsidRPr="00545DC0" w:rsidDel="00293A78">
                  <w:rPr>
                    <w:rFonts w:eastAsia="Times New Roman"/>
                    <w:b/>
                    <w:bCs/>
                    <w:sz w:val="16"/>
                    <w:szCs w:val="16"/>
                  </w:rPr>
                  <w:delText>Model 14</w:delText>
                </w:r>
              </w:del>
            </w:ins>
          </w:p>
        </w:tc>
        <w:tc>
          <w:tcPr>
            <w:tcW w:w="0" w:type="auto"/>
            <w:vAlign w:val="center"/>
            <w:hideMark/>
          </w:tcPr>
          <w:p w14:paraId="1EF4F059" w14:textId="77777777" w:rsidR="00E92412" w:rsidRPr="00545DC0" w:rsidDel="00293A78" w:rsidRDefault="00E92412">
            <w:pPr>
              <w:jc w:val="both"/>
              <w:divId w:val="1194878891"/>
              <w:rPr>
                <w:ins w:id="809" w:author="Patrick Fafard" w:date="2023-02-16T13:58:00Z"/>
                <w:del w:id="810" w:author="Simon Kiss" w:date="2023-07-26T14:00:00Z"/>
                <w:rFonts w:eastAsia="Times New Roman"/>
                <w:b/>
                <w:bCs/>
                <w:sz w:val="16"/>
                <w:szCs w:val="16"/>
              </w:rPr>
              <w:pPrChange w:id="811" w:author="Simon Kiss" w:date="2023-09-21T10:06:00Z">
                <w:pPr>
                  <w:jc w:val="center"/>
                  <w:divId w:val="1194878891"/>
                </w:pPr>
              </w:pPrChange>
            </w:pPr>
            <w:ins w:id="812" w:author="Patrick Fafard" w:date="2023-02-16T13:58:00Z">
              <w:del w:id="813" w:author="Simon Kiss" w:date="2023-07-26T14:00:00Z">
                <w:r w:rsidRPr="00545DC0" w:rsidDel="00293A78">
                  <w:rPr>
                    <w:rFonts w:eastAsia="Times New Roman"/>
                    <w:b/>
                    <w:bCs/>
                    <w:sz w:val="16"/>
                    <w:szCs w:val="16"/>
                  </w:rPr>
                  <w:delText>Model 15</w:delText>
                </w:r>
              </w:del>
            </w:ins>
          </w:p>
        </w:tc>
        <w:tc>
          <w:tcPr>
            <w:tcW w:w="0" w:type="auto"/>
            <w:vAlign w:val="center"/>
            <w:hideMark/>
          </w:tcPr>
          <w:p w14:paraId="35B54C2B" w14:textId="77777777" w:rsidR="00E92412" w:rsidRPr="00545DC0" w:rsidDel="00293A78" w:rsidRDefault="00E92412">
            <w:pPr>
              <w:jc w:val="both"/>
              <w:divId w:val="1194878891"/>
              <w:rPr>
                <w:ins w:id="814" w:author="Patrick Fafard" w:date="2023-02-16T13:58:00Z"/>
                <w:del w:id="815" w:author="Simon Kiss" w:date="2023-07-26T14:00:00Z"/>
                <w:rFonts w:eastAsia="Times New Roman"/>
                <w:b/>
                <w:bCs/>
                <w:sz w:val="16"/>
                <w:szCs w:val="16"/>
              </w:rPr>
              <w:pPrChange w:id="816" w:author="Simon Kiss" w:date="2023-09-21T10:06:00Z">
                <w:pPr>
                  <w:jc w:val="center"/>
                  <w:divId w:val="1194878891"/>
                </w:pPr>
              </w:pPrChange>
            </w:pPr>
            <w:ins w:id="817" w:author="Patrick Fafard" w:date="2023-02-16T13:58:00Z">
              <w:del w:id="818" w:author="Simon Kiss" w:date="2023-07-26T14:00:00Z">
                <w:r w:rsidRPr="00545DC0" w:rsidDel="00293A78">
                  <w:rPr>
                    <w:rFonts w:eastAsia="Times New Roman"/>
                    <w:b/>
                    <w:bCs/>
                    <w:sz w:val="16"/>
                    <w:szCs w:val="16"/>
                  </w:rPr>
                  <w:delText>Model 16</w:delText>
                </w:r>
              </w:del>
            </w:ins>
          </w:p>
        </w:tc>
      </w:tr>
      <w:tr w:rsidR="009826E9" w:rsidRPr="00545DC0" w:rsidDel="00293A78" w14:paraId="4B2F3292" w14:textId="77777777" w:rsidTr="00E92412">
        <w:trPr>
          <w:divId w:val="1803771614"/>
          <w:tblCellSpacing w:w="15" w:type="dxa"/>
          <w:ins w:id="819" w:author="Patrick Fafard" w:date="2023-02-16T13:58:00Z"/>
          <w:del w:id="820" w:author="Simon Kiss" w:date="2023-07-26T14:00:00Z"/>
        </w:trPr>
        <w:tc>
          <w:tcPr>
            <w:tcW w:w="522" w:type="dxa"/>
            <w:gridSpan w:val="2"/>
            <w:shd w:val="clear" w:color="auto" w:fill="D3D3D3"/>
            <w:vAlign w:val="center"/>
            <w:hideMark/>
          </w:tcPr>
          <w:p w14:paraId="02A11A9E" w14:textId="77777777" w:rsidR="00E92412" w:rsidRPr="00545DC0" w:rsidDel="00293A78" w:rsidRDefault="00E92412">
            <w:pPr>
              <w:jc w:val="both"/>
              <w:divId w:val="1194878891"/>
              <w:rPr>
                <w:ins w:id="821" w:author="Patrick Fafard" w:date="2023-02-16T13:58:00Z"/>
                <w:del w:id="822" w:author="Simon Kiss" w:date="2023-07-26T14:00:00Z"/>
                <w:rFonts w:eastAsia="Times New Roman"/>
                <w:sz w:val="16"/>
                <w:szCs w:val="16"/>
              </w:rPr>
              <w:pPrChange w:id="823" w:author="Simon Kiss" w:date="2023-09-21T10:06:00Z">
                <w:pPr>
                  <w:divId w:val="1194878891"/>
                </w:pPr>
              </w:pPrChange>
            </w:pPr>
            <w:ins w:id="824" w:author="Patrick Fafard" w:date="2023-02-16T13:58:00Z">
              <w:del w:id="825" w:author="Simon Kiss" w:date="2023-07-26T14:00:00Z">
                <w:r w:rsidRPr="00545DC0" w:rsidDel="00293A78">
                  <w:rPr>
                    <w:rFonts w:eastAsia="Times New Roman"/>
                    <w:sz w:val="16"/>
                    <w:szCs w:val="16"/>
                  </w:rPr>
                  <w:delText>SamplePublic Health</w:delText>
                </w:r>
              </w:del>
            </w:ins>
          </w:p>
        </w:tc>
        <w:tc>
          <w:tcPr>
            <w:tcW w:w="793" w:type="dxa"/>
            <w:gridSpan w:val="2"/>
            <w:shd w:val="clear" w:color="auto" w:fill="D3D3D3"/>
            <w:vAlign w:val="center"/>
            <w:hideMark/>
          </w:tcPr>
          <w:p w14:paraId="7986D651" w14:textId="77777777" w:rsidR="00E92412" w:rsidRPr="00545DC0" w:rsidDel="00293A78" w:rsidRDefault="00E92412">
            <w:pPr>
              <w:jc w:val="both"/>
              <w:divId w:val="1194878891"/>
              <w:rPr>
                <w:ins w:id="826" w:author="Patrick Fafard" w:date="2023-02-16T13:58:00Z"/>
                <w:del w:id="827" w:author="Simon Kiss" w:date="2023-07-26T14:00:00Z"/>
                <w:rFonts w:eastAsia="Times New Roman"/>
                <w:sz w:val="16"/>
                <w:szCs w:val="16"/>
              </w:rPr>
              <w:pPrChange w:id="828" w:author="Simon Kiss" w:date="2023-09-21T10:06:00Z">
                <w:pPr>
                  <w:divId w:val="1194878891"/>
                </w:pPr>
              </w:pPrChange>
            </w:pPr>
            <w:ins w:id="829" w:author="Patrick Fafard" w:date="2023-02-16T13:58:00Z">
              <w:del w:id="830" w:author="Simon Kiss" w:date="2023-07-26T14:00:00Z">
                <w:r w:rsidRPr="00545DC0" w:rsidDel="00293A78">
                  <w:rPr>
                    <w:rFonts w:eastAsia="Times New Roman"/>
                    <w:sz w:val="16"/>
                    <w:szCs w:val="16"/>
                  </w:rPr>
                  <w:delText>-0.06**</w:delText>
                </w:r>
              </w:del>
            </w:ins>
          </w:p>
        </w:tc>
        <w:tc>
          <w:tcPr>
            <w:tcW w:w="0" w:type="auto"/>
            <w:gridSpan w:val="2"/>
            <w:shd w:val="clear" w:color="auto" w:fill="D3D3D3"/>
            <w:vAlign w:val="center"/>
            <w:hideMark/>
          </w:tcPr>
          <w:p w14:paraId="44D8E71A" w14:textId="77777777" w:rsidR="00E92412" w:rsidRPr="00545DC0" w:rsidDel="00293A78" w:rsidRDefault="00E92412">
            <w:pPr>
              <w:jc w:val="both"/>
              <w:divId w:val="1194878891"/>
              <w:rPr>
                <w:ins w:id="831" w:author="Patrick Fafard" w:date="2023-02-16T13:58:00Z"/>
                <w:del w:id="832" w:author="Simon Kiss" w:date="2023-07-26T14:00:00Z"/>
                <w:rFonts w:eastAsia="Times New Roman"/>
                <w:sz w:val="16"/>
                <w:szCs w:val="16"/>
              </w:rPr>
              <w:pPrChange w:id="833" w:author="Simon Kiss" w:date="2023-09-21T10:06:00Z">
                <w:pPr>
                  <w:divId w:val="1194878891"/>
                </w:pPr>
              </w:pPrChange>
            </w:pPr>
            <w:ins w:id="834" w:author="Patrick Fafard" w:date="2023-02-16T13:58:00Z">
              <w:del w:id="835" w:author="Simon Kiss" w:date="2023-07-26T14:00:00Z">
                <w:r w:rsidRPr="00545DC0" w:rsidDel="00293A78">
                  <w:rPr>
                    <w:rFonts w:eastAsia="Times New Roman"/>
                    <w:sz w:val="16"/>
                    <w:szCs w:val="16"/>
                  </w:rPr>
                  <w:delText>-0.08***</w:delText>
                </w:r>
              </w:del>
            </w:ins>
          </w:p>
        </w:tc>
        <w:tc>
          <w:tcPr>
            <w:tcW w:w="0" w:type="auto"/>
            <w:gridSpan w:val="2"/>
            <w:shd w:val="clear" w:color="auto" w:fill="D3D3D3"/>
            <w:vAlign w:val="center"/>
            <w:hideMark/>
          </w:tcPr>
          <w:p w14:paraId="50269CCC" w14:textId="77777777" w:rsidR="00E92412" w:rsidRPr="00545DC0" w:rsidDel="00293A78" w:rsidRDefault="00E92412">
            <w:pPr>
              <w:jc w:val="both"/>
              <w:divId w:val="1194878891"/>
              <w:rPr>
                <w:ins w:id="836" w:author="Patrick Fafard" w:date="2023-02-16T13:58:00Z"/>
                <w:del w:id="837" w:author="Simon Kiss" w:date="2023-07-26T14:00:00Z"/>
                <w:rFonts w:eastAsia="Times New Roman"/>
                <w:sz w:val="16"/>
                <w:szCs w:val="16"/>
              </w:rPr>
              <w:pPrChange w:id="838" w:author="Simon Kiss" w:date="2023-09-21T10:06:00Z">
                <w:pPr>
                  <w:divId w:val="1194878891"/>
                </w:pPr>
              </w:pPrChange>
            </w:pPr>
            <w:ins w:id="839" w:author="Patrick Fafard" w:date="2023-02-16T13:58:00Z">
              <w:del w:id="840" w:author="Simon Kiss" w:date="2023-07-26T14:00:00Z">
                <w:r w:rsidRPr="00545DC0" w:rsidDel="00293A78">
                  <w:rPr>
                    <w:rFonts w:eastAsia="Times New Roman"/>
                    <w:sz w:val="16"/>
                    <w:szCs w:val="16"/>
                  </w:rPr>
                  <w:delText>-0.02</w:delText>
                </w:r>
              </w:del>
            </w:ins>
          </w:p>
        </w:tc>
        <w:tc>
          <w:tcPr>
            <w:tcW w:w="0" w:type="auto"/>
            <w:gridSpan w:val="2"/>
            <w:shd w:val="clear" w:color="auto" w:fill="D3D3D3"/>
            <w:vAlign w:val="center"/>
            <w:hideMark/>
          </w:tcPr>
          <w:p w14:paraId="745A1B78" w14:textId="77777777" w:rsidR="00E92412" w:rsidRPr="00545DC0" w:rsidDel="00293A78" w:rsidRDefault="00E92412">
            <w:pPr>
              <w:jc w:val="both"/>
              <w:divId w:val="1194878891"/>
              <w:rPr>
                <w:ins w:id="841" w:author="Patrick Fafard" w:date="2023-02-16T13:58:00Z"/>
                <w:del w:id="842" w:author="Simon Kiss" w:date="2023-07-26T14:00:00Z"/>
                <w:rFonts w:eastAsia="Times New Roman"/>
                <w:sz w:val="16"/>
                <w:szCs w:val="16"/>
              </w:rPr>
              <w:pPrChange w:id="843" w:author="Simon Kiss" w:date="2023-09-21T10:06:00Z">
                <w:pPr>
                  <w:divId w:val="1194878891"/>
                </w:pPr>
              </w:pPrChange>
            </w:pPr>
            <w:ins w:id="844" w:author="Patrick Fafard" w:date="2023-02-16T13:58:00Z">
              <w:del w:id="845" w:author="Simon Kiss" w:date="2023-07-26T14:00:00Z">
                <w:r w:rsidRPr="00545DC0" w:rsidDel="00293A78">
                  <w:rPr>
                    <w:rFonts w:eastAsia="Times New Roman"/>
                    <w:sz w:val="16"/>
                    <w:szCs w:val="16"/>
                  </w:rPr>
                  <w:delText>-0.06*</w:delText>
                </w:r>
              </w:del>
            </w:ins>
          </w:p>
        </w:tc>
        <w:tc>
          <w:tcPr>
            <w:tcW w:w="0" w:type="auto"/>
            <w:gridSpan w:val="2"/>
            <w:shd w:val="clear" w:color="auto" w:fill="D3D3D3"/>
            <w:vAlign w:val="center"/>
            <w:hideMark/>
          </w:tcPr>
          <w:p w14:paraId="3FDCB0DF" w14:textId="77777777" w:rsidR="00E92412" w:rsidRPr="00545DC0" w:rsidDel="00293A78" w:rsidRDefault="00E92412">
            <w:pPr>
              <w:jc w:val="both"/>
              <w:divId w:val="1194878891"/>
              <w:rPr>
                <w:ins w:id="846" w:author="Patrick Fafard" w:date="2023-02-16T13:58:00Z"/>
                <w:del w:id="847" w:author="Simon Kiss" w:date="2023-07-26T14:00:00Z"/>
                <w:rFonts w:eastAsia="Times New Roman"/>
                <w:sz w:val="16"/>
                <w:szCs w:val="16"/>
              </w:rPr>
              <w:pPrChange w:id="848" w:author="Simon Kiss" w:date="2023-09-21T10:06:00Z">
                <w:pPr>
                  <w:divId w:val="1194878891"/>
                </w:pPr>
              </w:pPrChange>
            </w:pPr>
            <w:ins w:id="849" w:author="Patrick Fafard" w:date="2023-02-16T13:58:00Z">
              <w:del w:id="850" w:author="Simon Kiss" w:date="2023-07-26T14:00:00Z">
                <w:r w:rsidRPr="00545DC0" w:rsidDel="00293A78">
                  <w:rPr>
                    <w:rFonts w:eastAsia="Times New Roman"/>
                    <w:sz w:val="16"/>
                    <w:szCs w:val="16"/>
                  </w:rPr>
                  <w:delText>0.00</w:delText>
                </w:r>
              </w:del>
            </w:ins>
          </w:p>
        </w:tc>
        <w:tc>
          <w:tcPr>
            <w:tcW w:w="0" w:type="auto"/>
            <w:gridSpan w:val="2"/>
            <w:shd w:val="clear" w:color="auto" w:fill="D3D3D3"/>
            <w:vAlign w:val="center"/>
            <w:hideMark/>
          </w:tcPr>
          <w:p w14:paraId="107A329B" w14:textId="77777777" w:rsidR="00E92412" w:rsidRPr="00545DC0" w:rsidDel="00293A78" w:rsidRDefault="00E92412">
            <w:pPr>
              <w:jc w:val="both"/>
              <w:divId w:val="1194878891"/>
              <w:rPr>
                <w:ins w:id="851" w:author="Patrick Fafard" w:date="2023-02-16T13:58:00Z"/>
                <w:del w:id="852" w:author="Simon Kiss" w:date="2023-07-26T14:00:00Z"/>
                <w:rFonts w:eastAsia="Times New Roman"/>
                <w:sz w:val="16"/>
                <w:szCs w:val="16"/>
              </w:rPr>
              <w:pPrChange w:id="853" w:author="Simon Kiss" w:date="2023-09-21T10:06:00Z">
                <w:pPr>
                  <w:divId w:val="1194878891"/>
                </w:pPr>
              </w:pPrChange>
            </w:pPr>
            <w:ins w:id="854" w:author="Patrick Fafard" w:date="2023-02-16T13:58:00Z">
              <w:del w:id="855" w:author="Simon Kiss" w:date="2023-07-26T14:00:00Z">
                <w:r w:rsidRPr="00545DC0" w:rsidDel="00293A78">
                  <w:rPr>
                    <w:rFonts w:eastAsia="Times New Roman"/>
                    <w:sz w:val="16"/>
                    <w:szCs w:val="16"/>
                  </w:rPr>
                  <w:delText>-0.02</w:delText>
                </w:r>
              </w:del>
            </w:ins>
          </w:p>
        </w:tc>
        <w:tc>
          <w:tcPr>
            <w:tcW w:w="0" w:type="auto"/>
            <w:gridSpan w:val="2"/>
            <w:shd w:val="clear" w:color="auto" w:fill="D3D3D3"/>
            <w:vAlign w:val="center"/>
            <w:hideMark/>
          </w:tcPr>
          <w:p w14:paraId="3AF424BF" w14:textId="77777777" w:rsidR="00E92412" w:rsidRPr="00545DC0" w:rsidDel="00293A78" w:rsidRDefault="00E92412">
            <w:pPr>
              <w:jc w:val="both"/>
              <w:divId w:val="1194878891"/>
              <w:rPr>
                <w:ins w:id="856" w:author="Patrick Fafard" w:date="2023-02-16T13:58:00Z"/>
                <w:del w:id="857" w:author="Simon Kiss" w:date="2023-07-26T14:00:00Z"/>
                <w:rFonts w:eastAsia="Times New Roman"/>
                <w:sz w:val="16"/>
                <w:szCs w:val="16"/>
              </w:rPr>
              <w:pPrChange w:id="858" w:author="Simon Kiss" w:date="2023-09-21T10:06:00Z">
                <w:pPr>
                  <w:divId w:val="1194878891"/>
                </w:pPr>
              </w:pPrChange>
            </w:pPr>
            <w:ins w:id="859" w:author="Patrick Fafard" w:date="2023-02-16T13:58:00Z">
              <w:del w:id="860" w:author="Simon Kiss" w:date="2023-07-26T14:00:00Z">
                <w:r w:rsidRPr="00545DC0" w:rsidDel="00293A78">
                  <w:rPr>
                    <w:rFonts w:eastAsia="Times New Roman"/>
                    <w:sz w:val="16"/>
                    <w:szCs w:val="16"/>
                  </w:rPr>
                  <w:delText>0.03</w:delText>
                </w:r>
              </w:del>
            </w:ins>
          </w:p>
        </w:tc>
        <w:tc>
          <w:tcPr>
            <w:tcW w:w="0" w:type="auto"/>
            <w:gridSpan w:val="2"/>
            <w:shd w:val="clear" w:color="auto" w:fill="D3D3D3"/>
            <w:vAlign w:val="center"/>
            <w:hideMark/>
          </w:tcPr>
          <w:p w14:paraId="43329551" w14:textId="77777777" w:rsidR="00E92412" w:rsidRPr="00545DC0" w:rsidDel="00293A78" w:rsidRDefault="00E92412">
            <w:pPr>
              <w:jc w:val="both"/>
              <w:divId w:val="1194878891"/>
              <w:rPr>
                <w:ins w:id="861" w:author="Patrick Fafard" w:date="2023-02-16T13:58:00Z"/>
                <w:del w:id="862" w:author="Simon Kiss" w:date="2023-07-26T14:00:00Z"/>
                <w:rFonts w:eastAsia="Times New Roman"/>
                <w:sz w:val="16"/>
                <w:szCs w:val="16"/>
              </w:rPr>
              <w:pPrChange w:id="863" w:author="Simon Kiss" w:date="2023-09-21T10:06:00Z">
                <w:pPr>
                  <w:divId w:val="1194878891"/>
                </w:pPr>
              </w:pPrChange>
            </w:pPr>
            <w:ins w:id="864" w:author="Patrick Fafard" w:date="2023-02-16T13:58:00Z">
              <w:del w:id="865" w:author="Simon Kiss" w:date="2023-07-26T14:00:00Z">
                <w:r w:rsidRPr="00545DC0" w:rsidDel="00293A78">
                  <w:rPr>
                    <w:rFonts w:eastAsia="Times New Roman"/>
                    <w:sz w:val="16"/>
                    <w:szCs w:val="16"/>
                  </w:rPr>
                  <w:delText>0.01</w:delText>
                </w:r>
              </w:del>
            </w:ins>
          </w:p>
        </w:tc>
        <w:tc>
          <w:tcPr>
            <w:tcW w:w="0" w:type="auto"/>
            <w:gridSpan w:val="2"/>
            <w:shd w:val="clear" w:color="auto" w:fill="D3D3D3"/>
            <w:vAlign w:val="center"/>
            <w:hideMark/>
          </w:tcPr>
          <w:p w14:paraId="06972DC7" w14:textId="77777777" w:rsidR="00E92412" w:rsidRPr="00545DC0" w:rsidDel="00293A78" w:rsidRDefault="00E92412">
            <w:pPr>
              <w:jc w:val="both"/>
              <w:divId w:val="1194878891"/>
              <w:rPr>
                <w:ins w:id="866" w:author="Patrick Fafard" w:date="2023-02-16T13:58:00Z"/>
                <w:del w:id="867" w:author="Simon Kiss" w:date="2023-07-26T14:00:00Z"/>
                <w:rFonts w:eastAsia="Times New Roman"/>
                <w:sz w:val="16"/>
                <w:szCs w:val="16"/>
              </w:rPr>
              <w:pPrChange w:id="868" w:author="Simon Kiss" w:date="2023-09-21T10:06:00Z">
                <w:pPr>
                  <w:divId w:val="1194878891"/>
                </w:pPr>
              </w:pPrChange>
            </w:pPr>
            <w:ins w:id="869" w:author="Patrick Fafard" w:date="2023-02-16T13:58:00Z">
              <w:del w:id="870" w:author="Simon Kiss" w:date="2023-07-26T14:00:00Z">
                <w:r w:rsidRPr="00545DC0" w:rsidDel="00293A78">
                  <w:rPr>
                    <w:rFonts w:eastAsia="Times New Roman"/>
                    <w:sz w:val="16"/>
                    <w:szCs w:val="16"/>
                  </w:rPr>
                  <w:delText>0.09***</w:delText>
                </w:r>
              </w:del>
            </w:ins>
          </w:p>
        </w:tc>
        <w:tc>
          <w:tcPr>
            <w:tcW w:w="0" w:type="auto"/>
            <w:gridSpan w:val="2"/>
            <w:shd w:val="clear" w:color="auto" w:fill="D3D3D3"/>
            <w:vAlign w:val="center"/>
            <w:hideMark/>
          </w:tcPr>
          <w:p w14:paraId="70C3ED9A" w14:textId="77777777" w:rsidR="00E92412" w:rsidRPr="00545DC0" w:rsidDel="00293A78" w:rsidRDefault="00E92412">
            <w:pPr>
              <w:jc w:val="both"/>
              <w:divId w:val="1194878891"/>
              <w:rPr>
                <w:ins w:id="871" w:author="Patrick Fafard" w:date="2023-02-16T13:58:00Z"/>
                <w:del w:id="872" w:author="Simon Kiss" w:date="2023-07-26T14:00:00Z"/>
                <w:rFonts w:eastAsia="Times New Roman"/>
                <w:sz w:val="16"/>
                <w:szCs w:val="16"/>
              </w:rPr>
              <w:pPrChange w:id="873" w:author="Simon Kiss" w:date="2023-09-21T10:06:00Z">
                <w:pPr>
                  <w:divId w:val="1194878891"/>
                </w:pPr>
              </w:pPrChange>
            </w:pPr>
            <w:ins w:id="874" w:author="Patrick Fafard" w:date="2023-02-16T13:58:00Z">
              <w:del w:id="875" w:author="Simon Kiss" w:date="2023-07-26T14:00:00Z">
                <w:r w:rsidRPr="00545DC0" w:rsidDel="00293A78">
                  <w:rPr>
                    <w:rFonts w:eastAsia="Times New Roman"/>
                    <w:sz w:val="16"/>
                    <w:szCs w:val="16"/>
                  </w:rPr>
                  <w:delText>0.07**</w:delText>
                </w:r>
              </w:del>
            </w:ins>
          </w:p>
        </w:tc>
        <w:tc>
          <w:tcPr>
            <w:tcW w:w="0" w:type="auto"/>
            <w:gridSpan w:val="2"/>
            <w:shd w:val="clear" w:color="auto" w:fill="D3D3D3"/>
            <w:vAlign w:val="center"/>
            <w:hideMark/>
          </w:tcPr>
          <w:p w14:paraId="277F23A2" w14:textId="77777777" w:rsidR="00E92412" w:rsidRPr="00545DC0" w:rsidDel="00293A78" w:rsidRDefault="00E92412">
            <w:pPr>
              <w:jc w:val="both"/>
              <w:divId w:val="1194878891"/>
              <w:rPr>
                <w:ins w:id="876" w:author="Patrick Fafard" w:date="2023-02-16T13:58:00Z"/>
                <w:del w:id="877" w:author="Simon Kiss" w:date="2023-07-26T14:00:00Z"/>
                <w:rFonts w:eastAsia="Times New Roman"/>
                <w:sz w:val="16"/>
                <w:szCs w:val="16"/>
              </w:rPr>
              <w:pPrChange w:id="878" w:author="Simon Kiss" w:date="2023-09-21T10:06:00Z">
                <w:pPr>
                  <w:divId w:val="1194878891"/>
                </w:pPr>
              </w:pPrChange>
            </w:pPr>
            <w:ins w:id="879" w:author="Patrick Fafard" w:date="2023-02-16T13:58:00Z">
              <w:del w:id="880" w:author="Simon Kiss" w:date="2023-07-26T14:00:00Z">
                <w:r w:rsidRPr="00545DC0" w:rsidDel="00293A78">
                  <w:rPr>
                    <w:rFonts w:eastAsia="Times New Roman"/>
                    <w:sz w:val="16"/>
                    <w:szCs w:val="16"/>
                  </w:rPr>
                  <w:delText>0.12***</w:delText>
                </w:r>
              </w:del>
            </w:ins>
          </w:p>
        </w:tc>
        <w:tc>
          <w:tcPr>
            <w:tcW w:w="0" w:type="auto"/>
            <w:gridSpan w:val="2"/>
            <w:shd w:val="clear" w:color="auto" w:fill="D3D3D3"/>
            <w:vAlign w:val="center"/>
            <w:hideMark/>
          </w:tcPr>
          <w:p w14:paraId="5386CCE6" w14:textId="77777777" w:rsidR="00E92412" w:rsidRPr="00545DC0" w:rsidDel="00293A78" w:rsidRDefault="00E92412">
            <w:pPr>
              <w:jc w:val="both"/>
              <w:divId w:val="1194878891"/>
              <w:rPr>
                <w:ins w:id="881" w:author="Patrick Fafard" w:date="2023-02-16T13:58:00Z"/>
                <w:del w:id="882" w:author="Simon Kiss" w:date="2023-07-26T14:00:00Z"/>
                <w:rFonts w:eastAsia="Times New Roman"/>
                <w:sz w:val="16"/>
                <w:szCs w:val="16"/>
              </w:rPr>
              <w:pPrChange w:id="883" w:author="Simon Kiss" w:date="2023-09-21T10:06:00Z">
                <w:pPr>
                  <w:divId w:val="1194878891"/>
                </w:pPr>
              </w:pPrChange>
            </w:pPr>
            <w:ins w:id="884" w:author="Patrick Fafard" w:date="2023-02-16T13:58:00Z">
              <w:del w:id="885" w:author="Simon Kiss" w:date="2023-07-26T14:00:00Z">
                <w:r w:rsidRPr="00545DC0" w:rsidDel="00293A78">
                  <w:rPr>
                    <w:rFonts w:eastAsia="Times New Roman"/>
                    <w:sz w:val="16"/>
                    <w:szCs w:val="16"/>
                  </w:rPr>
                  <w:delText>0.11***</w:delText>
                </w:r>
              </w:del>
            </w:ins>
          </w:p>
        </w:tc>
        <w:tc>
          <w:tcPr>
            <w:tcW w:w="0" w:type="auto"/>
            <w:gridSpan w:val="2"/>
            <w:shd w:val="clear" w:color="auto" w:fill="D3D3D3"/>
            <w:vAlign w:val="center"/>
            <w:hideMark/>
          </w:tcPr>
          <w:p w14:paraId="756F8598" w14:textId="77777777" w:rsidR="00E92412" w:rsidRPr="00545DC0" w:rsidDel="00293A78" w:rsidRDefault="00E92412">
            <w:pPr>
              <w:jc w:val="both"/>
              <w:divId w:val="1194878891"/>
              <w:rPr>
                <w:ins w:id="886" w:author="Patrick Fafard" w:date="2023-02-16T13:58:00Z"/>
                <w:del w:id="887" w:author="Simon Kiss" w:date="2023-07-26T14:00:00Z"/>
                <w:rFonts w:eastAsia="Times New Roman"/>
                <w:sz w:val="16"/>
                <w:szCs w:val="16"/>
              </w:rPr>
              <w:pPrChange w:id="888" w:author="Simon Kiss" w:date="2023-09-21T10:06:00Z">
                <w:pPr>
                  <w:divId w:val="1194878891"/>
                </w:pPr>
              </w:pPrChange>
            </w:pPr>
            <w:ins w:id="889" w:author="Patrick Fafard" w:date="2023-02-16T13:58:00Z">
              <w:del w:id="890" w:author="Simon Kiss" w:date="2023-07-26T14:00:00Z">
                <w:r w:rsidRPr="00545DC0" w:rsidDel="00293A78">
                  <w:rPr>
                    <w:rFonts w:eastAsia="Times New Roman"/>
                    <w:sz w:val="16"/>
                    <w:szCs w:val="16"/>
                  </w:rPr>
                  <w:delText>0.02</w:delText>
                </w:r>
              </w:del>
            </w:ins>
          </w:p>
        </w:tc>
        <w:tc>
          <w:tcPr>
            <w:tcW w:w="0" w:type="auto"/>
            <w:shd w:val="clear" w:color="auto" w:fill="D3D3D3"/>
            <w:vAlign w:val="center"/>
            <w:hideMark/>
          </w:tcPr>
          <w:p w14:paraId="52650397" w14:textId="77777777" w:rsidR="00E92412" w:rsidRPr="00545DC0" w:rsidDel="00293A78" w:rsidRDefault="00E92412">
            <w:pPr>
              <w:jc w:val="both"/>
              <w:divId w:val="1194878891"/>
              <w:rPr>
                <w:ins w:id="891" w:author="Patrick Fafard" w:date="2023-02-16T13:58:00Z"/>
                <w:del w:id="892" w:author="Simon Kiss" w:date="2023-07-26T14:00:00Z"/>
                <w:rFonts w:eastAsia="Times New Roman"/>
                <w:sz w:val="16"/>
                <w:szCs w:val="16"/>
              </w:rPr>
              <w:pPrChange w:id="893" w:author="Simon Kiss" w:date="2023-09-21T10:06:00Z">
                <w:pPr>
                  <w:divId w:val="1194878891"/>
                </w:pPr>
              </w:pPrChange>
            </w:pPr>
            <w:ins w:id="894" w:author="Patrick Fafard" w:date="2023-02-16T13:58:00Z">
              <w:del w:id="895" w:author="Simon Kiss" w:date="2023-07-26T14:00:00Z">
                <w:r w:rsidRPr="00545DC0" w:rsidDel="00293A78">
                  <w:rPr>
                    <w:rFonts w:eastAsia="Times New Roman"/>
                    <w:sz w:val="16"/>
                    <w:szCs w:val="16"/>
                  </w:rPr>
                  <w:delText>0.00</w:delText>
                </w:r>
              </w:del>
            </w:ins>
          </w:p>
        </w:tc>
        <w:tc>
          <w:tcPr>
            <w:tcW w:w="0" w:type="auto"/>
            <w:shd w:val="clear" w:color="auto" w:fill="D3D3D3"/>
            <w:vAlign w:val="center"/>
            <w:hideMark/>
          </w:tcPr>
          <w:p w14:paraId="08479CF0" w14:textId="77777777" w:rsidR="00E92412" w:rsidRPr="00545DC0" w:rsidDel="00293A78" w:rsidRDefault="00E92412">
            <w:pPr>
              <w:jc w:val="both"/>
              <w:divId w:val="1194878891"/>
              <w:rPr>
                <w:ins w:id="896" w:author="Patrick Fafard" w:date="2023-02-16T13:58:00Z"/>
                <w:del w:id="897" w:author="Simon Kiss" w:date="2023-07-26T14:00:00Z"/>
                <w:rFonts w:eastAsia="Times New Roman"/>
                <w:sz w:val="16"/>
                <w:szCs w:val="16"/>
              </w:rPr>
              <w:pPrChange w:id="898" w:author="Simon Kiss" w:date="2023-09-21T10:06:00Z">
                <w:pPr>
                  <w:divId w:val="1194878891"/>
                </w:pPr>
              </w:pPrChange>
            </w:pPr>
            <w:ins w:id="899" w:author="Patrick Fafard" w:date="2023-02-16T13:58:00Z">
              <w:del w:id="900" w:author="Simon Kiss" w:date="2023-07-26T14:00:00Z">
                <w:r w:rsidRPr="00545DC0" w:rsidDel="00293A78">
                  <w:rPr>
                    <w:rFonts w:eastAsia="Times New Roman"/>
                    <w:sz w:val="16"/>
                    <w:szCs w:val="16"/>
                  </w:rPr>
                  <w:delText>0.04</w:delText>
                </w:r>
              </w:del>
            </w:ins>
          </w:p>
        </w:tc>
        <w:tc>
          <w:tcPr>
            <w:tcW w:w="0" w:type="auto"/>
            <w:shd w:val="clear" w:color="auto" w:fill="D3D3D3"/>
            <w:vAlign w:val="center"/>
            <w:hideMark/>
          </w:tcPr>
          <w:p w14:paraId="3E5C57F0" w14:textId="77777777" w:rsidR="00E92412" w:rsidRPr="00545DC0" w:rsidDel="00293A78" w:rsidRDefault="00E92412">
            <w:pPr>
              <w:jc w:val="both"/>
              <w:divId w:val="1194878891"/>
              <w:rPr>
                <w:ins w:id="901" w:author="Patrick Fafard" w:date="2023-02-16T13:58:00Z"/>
                <w:del w:id="902" w:author="Simon Kiss" w:date="2023-07-26T14:00:00Z"/>
                <w:rFonts w:eastAsia="Times New Roman"/>
                <w:sz w:val="16"/>
                <w:szCs w:val="16"/>
              </w:rPr>
              <w:pPrChange w:id="903" w:author="Simon Kiss" w:date="2023-09-21T10:06:00Z">
                <w:pPr>
                  <w:divId w:val="1194878891"/>
                </w:pPr>
              </w:pPrChange>
            </w:pPr>
            <w:ins w:id="904" w:author="Patrick Fafard" w:date="2023-02-16T13:58:00Z">
              <w:del w:id="905" w:author="Simon Kiss" w:date="2023-07-26T14:00:00Z">
                <w:r w:rsidRPr="00545DC0" w:rsidDel="00293A78">
                  <w:rPr>
                    <w:rFonts w:eastAsia="Times New Roman"/>
                    <w:sz w:val="16"/>
                    <w:szCs w:val="16"/>
                  </w:rPr>
                  <w:delText>0.00</w:delText>
                </w:r>
              </w:del>
            </w:ins>
          </w:p>
        </w:tc>
      </w:tr>
      <w:tr w:rsidR="009826E9" w:rsidRPr="00545DC0" w:rsidDel="00293A78" w14:paraId="616A2058" w14:textId="77777777" w:rsidTr="00E92412">
        <w:trPr>
          <w:divId w:val="1803771614"/>
          <w:tblCellSpacing w:w="15" w:type="dxa"/>
          <w:ins w:id="906" w:author="Patrick Fafard" w:date="2023-02-16T13:58:00Z"/>
          <w:del w:id="907" w:author="Simon Kiss" w:date="2023-07-26T14:00:00Z"/>
        </w:trPr>
        <w:tc>
          <w:tcPr>
            <w:tcW w:w="522" w:type="dxa"/>
            <w:gridSpan w:val="2"/>
            <w:shd w:val="clear" w:color="auto" w:fill="D3D3D3"/>
            <w:vAlign w:val="center"/>
            <w:hideMark/>
          </w:tcPr>
          <w:p w14:paraId="45D3227E" w14:textId="77777777" w:rsidR="00E92412" w:rsidRPr="00545DC0" w:rsidDel="00293A78" w:rsidRDefault="00E92412">
            <w:pPr>
              <w:jc w:val="both"/>
              <w:divId w:val="1194878891"/>
              <w:rPr>
                <w:ins w:id="908" w:author="Patrick Fafard" w:date="2023-02-16T13:58:00Z"/>
                <w:del w:id="909" w:author="Simon Kiss" w:date="2023-07-26T14:00:00Z"/>
                <w:rFonts w:eastAsia="Times New Roman"/>
                <w:sz w:val="16"/>
                <w:szCs w:val="16"/>
              </w:rPr>
              <w:pPrChange w:id="910" w:author="Simon Kiss" w:date="2023-09-21T10:06:00Z">
                <w:pPr>
                  <w:divId w:val="1194878891"/>
                </w:pPr>
              </w:pPrChange>
            </w:pPr>
          </w:p>
        </w:tc>
        <w:tc>
          <w:tcPr>
            <w:tcW w:w="793" w:type="dxa"/>
            <w:gridSpan w:val="2"/>
            <w:shd w:val="clear" w:color="auto" w:fill="D3D3D3"/>
            <w:vAlign w:val="center"/>
            <w:hideMark/>
          </w:tcPr>
          <w:p w14:paraId="4FDF1084" w14:textId="77777777" w:rsidR="00E92412" w:rsidRPr="00545DC0" w:rsidDel="00293A78" w:rsidRDefault="00E92412">
            <w:pPr>
              <w:jc w:val="both"/>
              <w:divId w:val="1194878891"/>
              <w:rPr>
                <w:ins w:id="911" w:author="Patrick Fafard" w:date="2023-02-16T13:58:00Z"/>
                <w:del w:id="912" w:author="Simon Kiss" w:date="2023-07-26T14:00:00Z"/>
                <w:rFonts w:eastAsia="Times New Roman"/>
                <w:sz w:val="16"/>
                <w:szCs w:val="16"/>
              </w:rPr>
              <w:pPrChange w:id="913" w:author="Simon Kiss" w:date="2023-09-21T10:06:00Z">
                <w:pPr>
                  <w:divId w:val="1194878891"/>
                </w:pPr>
              </w:pPrChange>
            </w:pPr>
            <w:ins w:id="914" w:author="Patrick Fafard" w:date="2023-02-16T13:58:00Z">
              <w:del w:id="915" w:author="Simon Kiss" w:date="2023-07-26T14:00:00Z">
                <w:r w:rsidRPr="00545DC0" w:rsidDel="00293A78">
                  <w:rPr>
                    <w:rFonts w:eastAsia="Times New Roman"/>
                    <w:sz w:val="16"/>
                    <w:szCs w:val="16"/>
                  </w:rPr>
                  <w:delText>(0.02)</w:delText>
                </w:r>
              </w:del>
            </w:ins>
          </w:p>
        </w:tc>
        <w:tc>
          <w:tcPr>
            <w:tcW w:w="0" w:type="auto"/>
            <w:gridSpan w:val="2"/>
            <w:shd w:val="clear" w:color="auto" w:fill="D3D3D3"/>
            <w:vAlign w:val="center"/>
            <w:hideMark/>
          </w:tcPr>
          <w:p w14:paraId="3B898280" w14:textId="77777777" w:rsidR="00E92412" w:rsidRPr="00545DC0" w:rsidDel="00293A78" w:rsidRDefault="00E92412">
            <w:pPr>
              <w:jc w:val="both"/>
              <w:divId w:val="1194878891"/>
              <w:rPr>
                <w:ins w:id="916" w:author="Patrick Fafard" w:date="2023-02-16T13:58:00Z"/>
                <w:del w:id="917" w:author="Simon Kiss" w:date="2023-07-26T14:00:00Z"/>
                <w:rFonts w:eastAsia="Times New Roman"/>
                <w:sz w:val="16"/>
                <w:szCs w:val="16"/>
              </w:rPr>
              <w:pPrChange w:id="918" w:author="Simon Kiss" w:date="2023-09-21T10:06:00Z">
                <w:pPr>
                  <w:divId w:val="1194878891"/>
                </w:pPr>
              </w:pPrChange>
            </w:pPr>
            <w:ins w:id="919" w:author="Patrick Fafard" w:date="2023-02-16T13:58:00Z">
              <w:del w:id="920" w:author="Simon Kiss" w:date="2023-07-26T14:00:00Z">
                <w:r w:rsidRPr="00545DC0" w:rsidDel="00293A78">
                  <w:rPr>
                    <w:rFonts w:eastAsia="Times New Roman"/>
                    <w:sz w:val="16"/>
                    <w:szCs w:val="16"/>
                  </w:rPr>
                  <w:delText>(0.02)</w:delText>
                </w:r>
              </w:del>
            </w:ins>
          </w:p>
        </w:tc>
        <w:tc>
          <w:tcPr>
            <w:tcW w:w="0" w:type="auto"/>
            <w:gridSpan w:val="2"/>
            <w:shd w:val="clear" w:color="auto" w:fill="D3D3D3"/>
            <w:vAlign w:val="center"/>
            <w:hideMark/>
          </w:tcPr>
          <w:p w14:paraId="25604D95" w14:textId="77777777" w:rsidR="00E92412" w:rsidRPr="00545DC0" w:rsidDel="00293A78" w:rsidRDefault="00E92412">
            <w:pPr>
              <w:jc w:val="both"/>
              <w:divId w:val="1194878891"/>
              <w:rPr>
                <w:ins w:id="921" w:author="Patrick Fafard" w:date="2023-02-16T13:58:00Z"/>
                <w:del w:id="922" w:author="Simon Kiss" w:date="2023-07-26T14:00:00Z"/>
                <w:rFonts w:eastAsia="Times New Roman"/>
                <w:sz w:val="16"/>
                <w:szCs w:val="16"/>
              </w:rPr>
              <w:pPrChange w:id="923" w:author="Simon Kiss" w:date="2023-09-21T10:06:00Z">
                <w:pPr>
                  <w:divId w:val="1194878891"/>
                </w:pPr>
              </w:pPrChange>
            </w:pPr>
            <w:ins w:id="924" w:author="Patrick Fafard" w:date="2023-02-16T13:58:00Z">
              <w:del w:id="925" w:author="Simon Kiss" w:date="2023-07-26T14:00:00Z">
                <w:r w:rsidRPr="00545DC0" w:rsidDel="00293A78">
                  <w:rPr>
                    <w:rFonts w:eastAsia="Times New Roman"/>
                    <w:sz w:val="16"/>
                    <w:szCs w:val="16"/>
                  </w:rPr>
                  <w:delText>(0.02)</w:delText>
                </w:r>
              </w:del>
            </w:ins>
          </w:p>
        </w:tc>
        <w:tc>
          <w:tcPr>
            <w:tcW w:w="0" w:type="auto"/>
            <w:gridSpan w:val="2"/>
            <w:shd w:val="clear" w:color="auto" w:fill="D3D3D3"/>
            <w:vAlign w:val="center"/>
            <w:hideMark/>
          </w:tcPr>
          <w:p w14:paraId="7A8D01E0" w14:textId="77777777" w:rsidR="00E92412" w:rsidRPr="00545DC0" w:rsidDel="00293A78" w:rsidRDefault="00E92412">
            <w:pPr>
              <w:jc w:val="both"/>
              <w:divId w:val="1194878891"/>
              <w:rPr>
                <w:ins w:id="926" w:author="Patrick Fafard" w:date="2023-02-16T13:58:00Z"/>
                <w:del w:id="927" w:author="Simon Kiss" w:date="2023-07-26T14:00:00Z"/>
                <w:rFonts w:eastAsia="Times New Roman"/>
                <w:sz w:val="16"/>
                <w:szCs w:val="16"/>
              </w:rPr>
              <w:pPrChange w:id="928" w:author="Simon Kiss" w:date="2023-09-21T10:06:00Z">
                <w:pPr>
                  <w:divId w:val="1194878891"/>
                </w:pPr>
              </w:pPrChange>
            </w:pPr>
            <w:ins w:id="929" w:author="Patrick Fafard" w:date="2023-02-16T13:58:00Z">
              <w:del w:id="930" w:author="Simon Kiss" w:date="2023-07-26T14:00:00Z">
                <w:r w:rsidRPr="00545DC0" w:rsidDel="00293A78">
                  <w:rPr>
                    <w:rFonts w:eastAsia="Times New Roman"/>
                    <w:sz w:val="16"/>
                    <w:szCs w:val="16"/>
                  </w:rPr>
                  <w:delText>(0.03)</w:delText>
                </w:r>
              </w:del>
            </w:ins>
          </w:p>
        </w:tc>
        <w:tc>
          <w:tcPr>
            <w:tcW w:w="0" w:type="auto"/>
            <w:gridSpan w:val="2"/>
            <w:shd w:val="clear" w:color="auto" w:fill="D3D3D3"/>
            <w:vAlign w:val="center"/>
            <w:hideMark/>
          </w:tcPr>
          <w:p w14:paraId="0E8DE9C9" w14:textId="77777777" w:rsidR="00E92412" w:rsidRPr="00545DC0" w:rsidDel="00293A78" w:rsidRDefault="00E92412">
            <w:pPr>
              <w:jc w:val="both"/>
              <w:divId w:val="1194878891"/>
              <w:rPr>
                <w:ins w:id="931" w:author="Patrick Fafard" w:date="2023-02-16T13:58:00Z"/>
                <w:del w:id="932" w:author="Simon Kiss" w:date="2023-07-26T14:00:00Z"/>
                <w:rFonts w:eastAsia="Times New Roman"/>
                <w:sz w:val="16"/>
                <w:szCs w:val="16"/>
              </w:rPr>
              <w:pPrChange w:id="933" w:author="Simon Kiss" w:date="2023-09-21T10:06:00Z">
                <w:pPr>
                  <w:divId w:val="1194878891"/>
                </w:pPr>
              </w:pPrChange>
            </w:pPr>
            <w:ins w:id="934" w:author="Patrick Fafard" w:date="2023-02-16T13:58:00Z">
              <w:del w:id="935" w:author="Simon Kiss" w:date="2023-07-26T14:00:00Z">
                <w:r w:rsidRPr="00545DC0" w:rsidDel="00293A78">
                  <w:rPr>
                    <w:rFonts w:eastAsia="Times New Roman"/>
                    <w:sz w:val="16"/>
                    <w:szCs w:val="16"/>
                  </w:rPr>
                  <w:delText>(0.02)</w:delText>
                </w:r>
              </w:del>
            </w:ins>
          </w:p>
        </w:tc>
        <w:tc>
          <w:tcPr>
            <w:tcW w:w="0" w:type="auto"/>
            <w:gridSpan w:val="2"/>
            <w:shd w:val="clear" w:color="auto" w:fill="D3D3D3"/>
            <w:vAlign w:val="center"/>
            <w:hideMark/>
          </w:tcPr>
          <w:p w14:paraId="754E7DC9" w14:textId="77777777" w:rsidR="00E92412" w:rsidRPr="00545DC0" w:rsidDel="00293A78" w:rsidRDefault="00E92412">
            <w:pPr>
              <w:jc w:val="both"/>
              <w:divId w:val="1194878891"/>
              <w:rPr>
                <w:ins w:id="936" w:author="Patrick Fafard" w:date="2023-02-16T13:58:00Z"/>
                <w:del w:id="937" w:author="Simon Kiss" w:date="2023-07-26T14:00:00Z"/>
                <w:rFonts w:eastAsia="Times New Roman"/>
                <w:sz w:val="16"/>
                <w:szCs w:val="16"/>
              </w:rPr>
              <w:pPrChange w:id="938" w:author="Simon Kiss" w:date="2023-09-21T10:06:00Z">
                <w:pPr>
                  <w:divId w:val="1194878891"/>
                </w:pPr>
              </w:pPrChange>
            </w:pPr>
            <w:ins w:id="939" w:author="Patrick Fafard" w:date="2023-02-16T13:58:00Z">
              <w:del w:id="940" w:author="Simon Kiss" w:date="2023-07-26T14:00:00Z">
                <w:r w:rsidRPr="00545DC0" w:rsidDel="00293A78">
                  <w:rPr>
                    <w:rFonts w:eastAsia="Times New Roman"/>
                    <w:sz w:val="16"/>
                    <w:szCs w:val="16"/>
                  </w:rPr>
                  <w:delText>(0.02)</w:delText>
                </w:r>
              </w:del>
            </w:ins>
          </w:p>
        </w:tc>
        <w:tc>
          <w:tcPr>
            <w:tcW w:w="0" w:type="auto"/>
            <w:gridSpan w:val="2"/>
            <w:shd w:val="clear" w:color="auto" w:fill="D3D3D3"/>
            <w:vAlign w:val="center"/>
            <w:hideMark/>
          </w:tcPr>
          <w:p w14:paraId="5F3C89F2" w14:textId="77777777" w:rsidR="00E92412" w:rsidRPr="00545DC0" w:rsidDel="00293A78" w:rsidRDefault="00E92412">
            <w:pPr>
              <w:jc w:val="both"/>
              <w:divId w:val="1194878891"/>
              <w:rPr>
                <w:ins w:id="941" w:author="Patrick Fafard" w:date="2023-02-16T13:58:00Z"/>
                <w:del w:id="942" w:author="Simon Kiss" w:date="2023-07-26T14:00:00Z"/>
                <w:rFonts w:eastAsia="Times New Roman"/>
                <w:sz w:val="16"/>
                <w:szCs w:val="16"/>
              </w:rPr>
              <w:pPrChange w:id="943" w:author="Simon Kiss" w:date="2023-09-21T10:06:00Z">
                <w:pPr>
                  <w:divId w:val="1194878891"/>
                </w:pPr>
              </w:pPrChange>
            </w:pPr>
            <w:ins w:id="944" w:author="Patrick Fafard" w:date="2023-02-16T13:58:00Z">
              <w:del w:id="945" w:author="Simon Kiss" w:date="2023-07-26T14:00:00Z">
                <w:r w:rsidRPr="00545DC0" w:rsidDel="00293A78">
                  <w:rPr>
                    <w:rFonts w:eastAsia="Times New Roman"/>
                    <w:sz w:val="16"/>
                    <w:szCs w:val="16"/>
                  </w:rPr>
                  <w:delText>(0.02)</w:delText>
                </w:r>
              </w:del>
            </w:ins>
          </w:p>
        </w:tc>
        <w:tc>
          <w:tcPr>
            <w:tcW w:w="0" w:type="auto"/>
            <w:gridSpan w:val="2"/>
            <w:shd w:val="clear" w:color="auto" w:fill="D3D3D3"/>
            <w:vAlign w:val="center"/>
            <w:hideMark/>
          </w:tcPr>
          <w:p w14:paraId="3084E18E" w14:textId="77777777" w:rsidR="00E92412" w:rsidRPr="00545DC0" w:rsidDel="00293A78" w:rsidRDefault="00E92412">
            <w:pPr>
              <w:jc w:val="both"/>
              <w:divId w:val="1194878891"/>
              <w:rPr>
                <w:ins w:id="946" w:author="Patrick Fafard" w:date="2023-02-16T13:58:00Z"/>
                <w:del w:id="947" w:author="Simon Kiss" w:date="2023-07-26T14:00:00Z"/>
                <w:rFonts w:eastAsia="Times New Roman"/>
                <w:sz w:val="16"/>
                <w:szCs w:val="16"/>
              </w:rPr>
              <w:pPrChange w:id="948" w:author="Simon Kiss" w:date="2023-09-21T10:06:00Z">
                <w:pPr>
                  <w:divId w:val="1194878891"/>
                </w:pPr>
              </w:pPrChange>
            </w:pPr>
            <w:ins w:id="949" w:author="Patrick Fafard" w:date="2023-02-16T13:58:00Z">
              <w:del w:id="950" w:author="Simon Kiss" w:date="2023-07-26T14:00:00Z">
                <w:r w:rsidRPr="00545DC0" w:rsidDel="00293A78">
                  <w:rPr>
                    <w:rFonts w:eastAsia="Times New Roman"/>
                    <w:sz w:val="16"/>
                    <w:szCs w:val="16"/>
                  </w:rPr>
                  <w:delText>(0.03)</w:delText>
                </w:r>
              </w:del>
            </w:ins>
          </w:p>
        </w:tc>
        <w:tc>
          <w:tcPr>
            <w:tcW w:w="0" w:type="auto"/>
            <w:gridSpan w:val="2"/>
            <w:shd w:val="clear" w:color="auto" w:fill="D3D3D3"/>
            <w:vAlign w:val="center"/>
            <w:hideMark/>
          </w:tcPr>
          <w:p w14:paraId="74CDD9DA" w14:textId="77777777" w:rsidR="00E92412" w:rsidRPr="00545DC0" w:rsidDel="00293A78" w:rsidRDefault="00E92412">
            <w:pPr>
              <w:jc w:val="both"/>
              <w:divId w:val="1194878891"/>
              <w:rPr>
                <w:ins w:id="951" w:author="Patrick Fafard" w:date="2023-02-16T13:58:00Z"/>
                <w:del w:id="952" w:author="Simon Kiss" w:date="2023-07-26T14:00:00Z"/>
                <w:rFonts w:eastAsia="Times New Roman"/>
                <w:sz w:val="16"/>
                <w:szCs w:val="16"/>
              </w:rPr>
              <w:pPrChange w:id="953" w:author="Simon Kiss" w:date="2023-09-21T10:06:00Z">
                <w:pPr>
                  <w:divId w:val="1194878891"/>
                </w:pPr>
              </w:pPrChange>
            </w:pPr>
            <w:ins w:id="954" w:author="Patrick Fafard" w:date="2023-02-16T13:58:00Z">
              <w:del w:id="955" w:author="Simon Kiss" w:date="2023-07-26T14:00:00Z">
                <w:r w:rsidRPr="00545DC0" w:rsidDel="00293A78">
                  <w:rPr>
                    <w:rFonts w:eastAsia="Times New Roman"/>
                    <w:sz w:val="16"/>
                    <w:szCs w:val="16"/>
                  </w:rPr>
                  <w:delText>(0.02)</w:delText>
                </w:r>
              </w:del>
            </w:ins>
          </w:p>
        </w:tc>
        <w:tc>
          <w:tcPr>
            <w:tcW w:w="0" w:type="auto"/>
            <w:gridSpan w:val="2"/>
            <w:shd w:val="clear" w:color="auto" w:fill="D3D3D3"/>
            <w:vAlign w:val="center"/>
            <w:hideMark/>
          </w:tcPr>
          <w:p w14:paraId="182B7529" w14:textId="77777777" w:rsidR="00E92412" w:rsidRPr="00545DC0" w:rsidDel="00293A78" w:rsidRDefault="00E92412">
            <w:pPr>
              <w:jc w:val="both"/>
              <w:divId w:val="1194878891"/>
              <w:rPr>
                <w:ins w:id="956" w:author="Patrick Fafard" w:date="2023-02-16T13:58:00Z"/>
                <w:del w:id="957" w:author="Simon Kiss" w:date="2023-07-26T14:00:00Z"/>
                <w:rFonts w:eastAsia="Times New Roman"/>
                <w:sz w:val="16"/>
                <w:szCs w:val="16"/>
              </w:rPr>
              <w:pPrChange w:id="958" w:author="Simon Kiss" w:date="2023-09-21T10:06:00Z">
                <w:pPr>
                  <w:divId w:val="1194878891"/>
                </w:pPr>
              </w:pPrChange>
            </w:pPr>
            <w:ins w:id="959" w:author="Patrick Fafard" w:date="2023-02-16T13:58:00Z">
              <w:del w:id="960" w:author="Simon Kiss" w:date="2023-07-26T14:00:00Z">
                <w:r w:rsidRPr="00545DC0" w:rsidDel="00293A78">
                  <w:rPr>
                    <w:rFonts w:eastAsia="Times New Roman"/>
                    <w:sz w:val="16"/>
                    <w:szCs w:val="16"/>
                  </w:rPr>
                  <w:delText>(0.02)</w:delText>
                </w:r>
              </w:del>
            </w:ins>
          </w:p>
        </w:tc>
        <w:tc>
          <w:tcPr>
            <w:tcW w:w="0" w:type="auto"/>
            <w:gridSpan w:val="2"/>
            <w:shd w:val="clear" w:color="auto" w:fill="D3D3D3"/>
            <w:vAlign w:val="center"/>
            <w:hideMark/>
          </w:tcPr>
          <w:p w14:paraId="563A6E33" w14:textId="77777777" w:rsidR="00E92412" w:rsidRPr="00545DC0" w:rsidDel="00293A78" w:rsidRDefault="00E92412">
            <w:pPr>
              <w:jc w:val="both"/>
              <w:divId w:val="1194878891"/>
              <w:rPr>
                <w:ins w:id="961" w:author="Patrick Fafard" w:date="2023-02-16T13:58:00Z"/>
                <w:del w:id="962" w:author="Simon Kiss" w:date="2023-07-26T14:00:00Z"/>
                <w:rFonts w:eastAsia="Times New Roman"/>
                <w:sz w:val="16"/>
                <w:szCs w:val="16"/>
              </w:rPr>
              <w:pPrChange w:id="963" w:author="Simon Kiss" w:date="2023-09-21T10:06:00Z">
                <w:pPr>
                  <w:divId w:val="1194878891"/>
                </w:pPr>
              </w:pPrChange>
            </w:pPr>
            <w:ins w:id="964" w:author="Patrick Fafard" w:date="2023-02-16T13:58:00Z">
              <w:del w:id="965" w:author="Simon Kiss" w:date="2023-07-26T14:00:00Z">
                <w:r w:rsidRPr="00545DC0" w:rsidDel="00293A78">
                  <w:rPr>
                    <w:rFonts w:eastAsia="Times New Roman"/>
                    <w:sz w:val="16"/>
                    <w:szCs w:val="16"/>
                  </w:rPr>
                  <w:delText>(0.02)</w:delText>
                </w:r>
              </w:del>
            </w:ins>
          </w:p>
        </w:tc>
        <w:tc>
          <w:tcPr>
            <w:tcW w:w="0" w:type="auto"/>
            <w:gridSpan w:val="2"/>
            <w:shd w:val="clear" w:color="auto" w:fill="D3D3D3"/>
            <w:vAlign w:val="center"/>
            <w:hideMark/>
          </w:tcPr>
          <w:p w14:paraId="1AA27F3C" w14:textId="77777777" w:rsidR="00E92412" w:rsidRPr="00545DC0" w:rsidDel="00293A78" w:rsidRDefault="00E92412">
            <w:pPr>
              <w:jc w:val="both"/>
              <w:divId w:val="1194878891"/>
              <w:rPr>
                <w:ins w:id="966" w:author="Patrick Fafard" w:date="2023-02-16T13:58:00Z"/>
                <w:del w:id="967" w:author="Simon Kiss" w:date="2023-07-26T14:00:00Z"/>
                <w:rFonts w:eastAsia="Times New Roman"/>
                <w:sz w:val="16"/>
                <w:szCs w:val="16"/>
              </w:rPr>
              <w:pPrChange w:id="968" w:author="Simon Kiss" w:date="2023-09-21T10:06:00Z">
                <w:pPr>
                  <w:divId w:val="1194878891"/>
                </w:pPr>
              </w:pPrChange>
            </w:pPr>
            <w:ins w:id="969" w:author="Patrick Fafard" w:date="2023-02-16T13:58:00Z">
              <w:del w:id="970" w:author="Simon Kiss" w:date="2023-07-26T14:00:00Z">
                <w:r w:rsidRPr="00545DC0" w:rsidDel="00293A78">
                  <w:rPr>
                    <w:rFonts w:eastAsia="Times New Roman"/>
                    <w:sz w:val="16"/>
                    <w:szCs w:val="16"/>
                  </w:rPr>
                  <w:delText>(0.03)</w:delText>
                </w:r>
              </w:del>
            </w:ins>
          </w:p>
        </w:tc>
        <w:tc>
          <w:tcPr>
            <w:tcW w:w="0" w:type="auto"/>
            <w:gridSpan w:val="2"/>
            <w:shd w:val="clear" w:color="auto" w:fill="D3D3D3"/>
            <w:vAlign w:val="center"/>
            <w:hideMark/>
          </w:tcPr>
          <w:p w14:paraId="66F7D911" w14:textId="77777777" w:rsidR="00E92412" w:rsidRPr="00545DC0" w:rsidDel="00293A78" w:rsidRDefault="00E92412">
            <w:pPr>
              <w:jc w:val="both"/>
              <w:divId w:val="1194878891"/>
              <w:rPr>
                <w:ins w:id="971" w:author="Patrick Fafard" w:date="2023-02-16T13:58:00Z"/>
                <w:del w:id="972" w:author="Simon Kiss" w:date="2023-07-26T14:00:00Z"/>
                <w:rFonts w:eastAsia="Times New Roman"/>
                <w:sz w:val="16"/>
                <w:szCs w:val="16"/>
              </w:rPr>
              <w:pPrChange w:id="973" w:author="Simon Kiss" w:date="2023-09-21T10:06:00Z">
                <w:pPr>
                  <w:divId w:val="1194878891"/>
                </w:pPr>
              </w:pPrChange>
            </w:pPr>
            <w:ins w:id="974" w:author="Patrick Fafard" w:date="2023-02-16T13:58:00Z">
              <w:del w:id="975" w:author="Simon Kiss" w:date="2023-07-26T14:00:00Z">
                <w:r w:rsidRPr="00545DC0" w:rsidDel="00293A78">
                  <w:rPr>
                    <w:rFonts w:eastAsia="Times New Roman"/>
                    <w:sz w:val="16"/>
                    <w:szCs w:val="16"/>
                  </w:rPr>
                  <w:delText>(0.02)</w:delText>
                </w:r>
              </w:del>
            </w:ins>
          </w:p>
        </w:tc>
        <w:tc>
          <w:tcPr>
            <w:tcW w:w="0" w:type="auto"/>
            <w:shd w:val="clear" w:color="auto" w:fill="D3D3D3"/>
            <w:vAlign w:val="center"/>
            <w:hideMark/>
          </w:tcPr>
          <w:p w14:paraId="4D4F4AD3" w14:textId="77777777" w:rsidR="00E92412" w:rsidRPr="00545DC0" w:rsidDel="00293A78" w:rsidRDefault="00E92412">
            <w:pPr>
              <w:jc w:val="both"/>
              <w:divId w:val="1194878891"/>
              <w:rPr>
                <w:ins w:id="976" w:author="Patrick Fafard" w:date="2023-02-16T13:58:00Z"/>
                <w:del w:id="977" w:author="Simon Kiss" w:date="2023-07-26T14:00:00Z"/>
                <w:rFonts w:eastAsia="Times New Roman"/>
                <w:sz w:val="16"/>
                <w:szCs w:val="16"/>
              </w:rPr>
              <w:pPrChange w:id="978" w:author="Simon Kiss" w:date="2023-09-21T10:06:00Z">
                <w:pPr>
                  <w:divId w:val="1194878891"/>
                </w:pPr>
              </w:pPrChange>
            </w:pPr>
            <w:ins w:id="979" w:author="Patrick Fafard" w:date="2023-02-16T13:58:00Z">
              <w:del w:id="980" w:author="Simon Kiss" w:date="2023-07-26T14:00:00Z">
                <w:r w:rsidRPr="00545DC0" w:rsidDel="00293A78">
                  <w:rPr>
                    <w:rFonts w:eastAsia="Times New Roman"/>
                    <w:sz w:val="16"/>
                    <w:szCs w:val="16"/>
                  </w:rPr>
                  <w:delText>(0.02)</w:delText>
                </w:r>
              </w:del>
            </w:ins>
          </w:p>
        </w:tc>
        <w:tc>
          <w:tcPr>
            <w:tcW w:w="0" w:type="auto"/>
            <w:shd w:val="clear" w:color="auto" w:fill="D3D3D3"/>
            <w:vAlign w:val="center"/>
            <w:hideMark/>
          </w:tcPr>
          <w:p w14:paraId="75F65ED6" w14:textId="77777777" w:rsidR="00E92412" w:rsidRPr="00545DC0" w:rsidDel="00293A78" w:rsidRDefault="00E92412">
            <w:pPr>
              <w:jc w:val="both"/>
              <w:divId w:val="1194878891"/>
              <w:rPr>
                <w:ins w:id="981" w:author="Patrick Fafard" w:date="2023-02-16T13:58:00Z"/>
                <w:del w:id="982" w:author="Simon Kiss" w:date="2023-07-26T14:00:00Z"/>
                <w:rFonts w:eastAsia="Times New Roman"/>
                <w:sz w:val="16"/>
                <w:szCs w:val="16"/>
              </w:rPr>
              <w:pPrChange w:id="983" w:author="Simon Kiss" w:date="2023-09-21T10:06:00Z">
                <w:pPr>
                  <w:divId w:val="1194878891"/>
                </w:pPr>
              </w:pPrChange>
            </w:pPr>
            <w:ins w:id="984" w:author="Patrick Fafard" w:date="2023-02-16T13:58:00Z">
              <w:del w:id="985" w:author="Simon Kiss" w:date="2023-07-26T14:00:00Z">
                <w:r w:rsidRPr="00545DC0" w:rsidDel="00293A78">
                  <w:rPr>
                    <w:rFonts w:eastAsia="Times New Roman"/>
                    <w:sz w:val="16"/>
                    <w:szCs w:val="16"/>
                  </w:rPr>
                  <w:delText>(0.02)</w:delText>
                </w:r>
              </w:del>
            </w:ins>
          </w:p>
        </w:tc>
        <w:tc>
          <w:tcPr>
            <w:tcW w:w="0" w:type="auto"/>
            <w:shd w:val="clear" w:color="auto" w:fill="D3D3D3"/>
            <w:vAlign w:val="center"/>
            <w:hideMark/>
          </w:tcPr>
          <w:p w14:paraId="07A11DF3" w14:textId="77777777" w:rsidR="00E92412" w:rsidRPr="00545DC0" w:rsidDel="00293A78" w:rsidRDefault="00E92412">
            <w:pPr>
              <w:jc w:val="both"/>
              <w:divId w:val="1194878891"/>
              <w:rPr>
                <w:ins w:id="986" w:author="Patrick Fafard" w:date="2023-02-16T13:58:00Z"/>
                <w:del w:id="987" w:author="Simon Kiss" w:date="2023-07-26T14:00:00Z"/>
                <w:rFonts w:eastAsia="Times New Roman"/>
                <w:sz w:val="16"/>
                <w:szCs w:val="16"/>
              </w:rPr>
              <w:pPrChange w:id="988" w:author="Simon Kiss" w:date="2023-09-21T10:06:00Z">
                <w:pPr>
                  <w:divId w:val="1194878891"/>
                </w:pPr>
              </w:pPrChange>
            </w:pPr>
            <w:ins w:id="989" w:author="Patrick Fafard" w:date="2023-02-16T13:58:00Z">
              <w:del w:id="990" w:author="Simon Kiss" w:date="2023-07-26T14:00:00Z">
                <w:r w:rsidRPr="00545DC0" w:rsidDel="00293A78">
                  <w:rPr>
                    <w:rFonts w:eastAsia="Times New Roman"/>
                    <w:sz w:val="16"/>
                    <w:szCs w:val="16"/>
                  </w:rPr>
                  <w:delText>(0.03)</w:delText>
                </w:r>
              </w:del>
            </w:ins>
          </w:p>
        </w:tc>
      </w:tr>
      <w:tr w:rsidR="00293A78" w:rsidRPr="00545DC0" w:rsidDel="00293A78" w14:paraId="63488F20" w14:textId="77777777" w:rsidTr="00E92412">
        <w:trPr>
          <w:divId w:val="1803771614"/>
          <w:tblCellSpacing w:w="15" w:type="dxa"/>
          <w:ins w:id="991" w:author="Patrick Fafard" w:date="2023-02-16T13:58:00Z"/>
          <w:del w:id="992" w:author="Simon Kiss" w:date="2023-07-26T14:00:00Z"/>
        </w:trPr>
        <w:tc>
          <w:tcPr>
            <w:tcW w:w="522" w:type="dxa"/>
            <w:vAlign w:val="center"/>
            <w:hideMark/>
          </w:tcPr>
          <w:p w14:paraId="57D39BD2" w14:textId="77777777" w:rsidR="00E92412" w:rsidRPr="00545DC0" w:rsidDel="00293A78" w:rsidRDefault="00E92412">
            <w:pPr>
              <w:jc w:val="both"/>
              <w:divId w:val="1194878891"/>
              <w:rPr>
                <w:ins w:id="993" w:author="Patrick Fafard" w:date="2023-02-16T13:58:00Z"/>
                <w:del w:id="994" w:author="Simon Kiss" w:date="2023-07-26T14:00:00Z"/>
                <w:rFonts w:eastAsia="Times New Roman"/>
                <w:sz w:val="16"/>
                <w:szCs w:val="16"/>
              </w:rPr>
              <w:pPrChange w:id="995" w:author="Simon Kiss" w:date="2023-09-21T10:06:00Z">
                <w:pPr>
                  <w:divId w:val="1194878891"/>
                </w:pPr>
              </w:pPrChange>
            </w:pPr>
            <w:ins w:id="996" w:author="Patrick Fafard" w:date="2023-02-16T13:58:00Z">
              <w:del w:id="997" w:author="Simon Kiss" w:date="2023-07-26T14:00:00Z">
                <w:r w:rsidRPr="00545DC0" w:rsidDel="00293A78">
                  <w:rPr>
                    <w:rFonts w:eastAsia="Times New Roman"/>
                    <w:sz w:val="16"/>
                    <w:szCs w:val="16"/>
                  </w:rPr>
                  <w:delText>degree</w:delText>
                </w:r>
              </w:del>
            </w:ins>
          </w:p>
        </w:tc>
        <w:tc>
          <w:tcPr>
            <w:tcW w:w="793" w:type="dxa"/>
            <w:gridSpan w:val="2"/>
            <w:vAlign w:val="center"/>
            <w:hideMark/>
          </w:tcPr>
          <w:p w14:paraId="6C0DACF7" w14:textId="77777777" w:rsidR="00E92412" w:rsidRPr="00545DC0" w:rsidDel="00293A78" w:rsidRDefault="00E92412">
            <w:pPr>
              <w:jc w:val="both"/>
              <w:divId w:val="1194878891"/>
              <w:rPr>
                <w:ins w:id="998" w:author="Patrick Fafard" w:date="2023-02-16T13:58:00Z"/>
                <w:del w:id="999" w:author="Simon Kiss" w:date="2023-07-26T14:00:00Z"/>
                <w:rFonts w:eastAsia="Times New Roman"/>
                <w:sz w:val="16"/>
                <w:szCs w:val="16"/>
              </w:rPr>
              <w:pPrChange w:id="1000" w:author="Simon Kiss" w:date="2023-09-21T10:06:00Z">
                <w:pPr>
                  <w:divId w:val="1194878891"/>
                </w:pPr>
              </w:pPrChange>
            </w:pPr>
          </w:p>
        </w:tc>
        <w:tc>
          <w:tcPr>
            <w:tcW w:w="0" w:type="auto"/>
            <w:gridSpan w:val="2"/>
            <w:vAlign w:val="center"/>
            <w:hideMark/>
          </w:tcPr>
          <w:p w14:paraId="63B16C3A" w14:textId="77777777" w:rsidR="00E92412" w:rsidRPr="00545DC0" w:rsidDel="00293A78" w:rsidRDefault="00E92412">
            <w:pPr>
              <w:jc w:val="both"/>
              <w:divId w:val="1194878891"/>
              <w:rPr>
                <w:ins w:id="1001" w:author="Patrick Fafard" w:date="2023-02-16T13:58:00Z"/>
                <w:del w:id="1002" w:author="Simon Kiss" w:date="2023-07-26T14:00:00Z"/>
                <w:rFonts w:eastAsia="Times New Roman"/>
                <w:sz w:val="16"/>
                <w:szCs w:val="16"/>
              </w:rPr>
              <w:pPrChange w:id="1003" w:author="Simon Kiss" w:date="2023-09-21T10:06:00Z">
                <w:pPr>
                  <w:divId w:val="1194878891"/>
                </w:pPr>
              </w:pPrChange>
            </w:pPr>
            <w:ins w:id="1004" w:author="Patrick Fafard" w:date="2023-02-16T13:58:00Z">
              <w:del w:id="1005" w:author="Simon Kiss" w:date="2023-07-26T14:00:00Z">
                <w:r w:rsidRPr="00545DC0" w:rsidDel="00293A78">
                  <w:rPr>
                    <w:rFonts w:eastAsia="Times New Roman"/>
                    <w:sz w:val="16"/>
                    <w:szCs w:val="16"/>
                  </w:rPr>
                  <w:delText>-0.01</w:delText>
                </w:r>
              </w:del>
            </w:ins>
          </w:p>
        </w:tc>
        <w:tc>
          <w:tcPr>
            <w:tcW w:w="0" w:type="auto"/>
            <w:gridSpan w:val="2"/>
            <w:vAlign w:val="center"/>
            <w:hideMark/>
          </w:tcPr>
          <w:p w14:paraId="2891C783" w14:textId="77777777" w:rsidR="00E92412" w:rsidRPr="00545DC0" w:rsidDel="00293A78" w:rsidRDefault="00E92412">
            <w:pPr>
              <w:jc w:val="both"/>
              <w:divId w:val="1194878891"/>
              <w:rPr>
                <w:ins w:id="1006" w:author="Patrick Fafard" w:date="2023-02-16T13:58:00Z"/>
                <w:del w:id="1007" w:author="Simon Kiss" w:date="2023-07-26T14:00:00Z"/>
                <w:rFonts w:eastAsia="Times New Roman"/>
                <w:sz w:val="16"/>
                <w:szCs w:val="16"/>
              </w:rPr>
              <w:pPrChange w:id="1008" w:author="Simon Kiss" w:date="2023-09-21T10:06:00Z">
                <w:pPr>
                  <w:divId w:val="1194878891"/>
                </w:pPr>
              </w:pPrChange>
            </w:pPr>
            <w:ins w:id="1009" w:author="Patrick Fafard" w:date="2023-02-16T13:58:00Z">
              <w:del w:id="1010" w:author="Simon Kiss" w:date="2023-07-26T14:00:00Z">
                <w:r w:rsidRPr="00545DC0" w:rsidDel="00293A78">
                  <w:rPr>
                    <w:rFonts w:eastAsia="Times New Roman"/>
                    <w:sz w:val="16"/>
                    <w:szCs w:val="16"/>
                  </w:rPr>
                  <w:delText>0.00</w:delText>
                </w:r>
              </w:del>
            </w:ins>
          </w:p>
        </w:tc>
        <w:tc>
          <w:tcPr>
            <w:tcW w:w="0" w:type="auto"/>
            <w:gridSpan w:val="2"/>
            <w:vAlign w:val="center"/>
            <w:hideMark/>
          </w:tcPr>
          <w:p w14:paraId="7B9FA947" w14:textId="77777777" w:rsidR="00E92412" w:rsidRPr="00545DC0" w:rsidDel="00293A78" w:rsidRDefault="00E92412">
            <w:pPr>
              <w:jc w:val="both"/>
              <w:divId w:val="1194878891"/>
              <w:rPr>
                <w:ins w:id="1011" w:author="Patrick Fafard" w:date="2023-02-16T13:58:00Z"/>
                <w:del w:id="1012" w:author="Simon Kiss" w:date="2023-07-26T14:00:00Z"/>
                <w:rFonts w:eastAsia="Times New Roman"/>
                <w:sz w:val="16"/>
                <w:szCs w:val="16"/>
              </w:rPr>
              <w:pPrChange w:id="1013" w:author="Simon Kiss" w:date="2023-09-21T10:06:00Z">
                <w:pPr>
                  <w:divId w:val="1194878891"/>
                </w:pPr>
              </w:pPrChange>
            </w:pPr>
            <w:ins w:id="1014" w:author="Patrick Fafard" w:date="2023-02-16T13:58:00Z">
              <w:del w:id="1015" w:author="Simon Kiss" w:date="2023-07-26T14:00:00Z">
                <w:r w:rsidRPr="00545DC0" w:rsidDel="00293A78">
                  <w:rPr>
                    <w:rFonts w:eastAsia="Times New Roman"/>
                    <w:sz w:val="16"/>
                    <w:szCs w:val="16"/>
                  </w:rPr>
                  <w:delText>0.00</w:delText>
                </w:r>
              </w:del>
            </w:ins>
          </w:p>
        </w:tc>
        <w:tc>
          <w:tcPr>
            <w:tcW w:w="0" w:type="auto"/>
            <w:gridSpan w:val="2"/>
            <w:vAlign w:val="center"/>
            <w:hideMark/>
          </w:tcPr>
          <w:p w14:paraId="372E0DF1" w14:textId="77777777" w:rsidR="00E92412" w:rsidRPr="00545DC0" w:rsidDel="00293A78" w:rsidRDefault="00E92412">
            <w:pPr>
              <w:jc w:val="both"/>
              <w:divId w:val="1194878891"/>
              <w:rPr>
                <w:ins w:id="1016" w:author="Patrick Fafard" w:date="2023-02-16T13:58:00Z"/>
                <w:del w:id="1017" w:author="Simon Kiss" w:date="2023-07-26T14:00:00Z"/>
                <w:rFonts w:eastAsia="Times New Roman"/>
                <w:sz w:val="16"/>
                <w:szCs w:val="16"/>
              </w:rPr>
              <w:pPrChange w:id="1018" w:author="Simon Kiss" w:date="2023-09-21T10:06:00Z">
                <w:pPr>
                  <w:divId w:val="1194878891"/>
                </w:pPr>
              </w:pPrChange>
            </w:pPr>
          </w:p>
        </w:tc>
        <w:tc>
          <w:tcPr>
            <w:tcW w:w="0" w:type="auto"/>
            <w:gridSpan w:val="2"/>
            <w:vAlign w:val="center"/>
            <w:hideMark/>
          </w:tcPr>
          <w:p w14:paraId="7CD9A7D8" w14:textId="77777777" w:rsidR="00E92412" w:rsidRPr="00545DC0" w:rsidDel="00293A78" w:rsidRDefault="00E92412">
            <w:pPr>
              <w:jc w:val="both"/>
              <w:divId w:val="1194878891"/>
              <w:rPr>
                <w:ins w:id="1019" w:author="Patrick Fafard" w:date="2023-02-16T13:58:00Z"/>
                <w:del w:id="1020" w:author="Simon Kiss" w:date="2023-07-26T14:00:00Z"/>
                <w:rFonts w:eastAsia="Times New Roman"/>
                <w:sz w:val="16"/>
                <w:szCs w:val="16"/>
              </w:rPr>
              <w:pPrChange w:id="1021" w:author="Simon Kiss" w:date="2023-09-21T10:06:00Z">
                <w:pPr>
                  <w:divId w:val="1194878891"/>
                </w:pPr>
              </w:pPrChange>
            </w:pPr>
            <w:ins w:id="1022" w:author="Patrick Fafard" w:date="2023-02-16T13:58:00Z">
              <w:del w:id="1023" w:author="Simon Kiss" w:date="2023-07-26T14:00:00Z">
                <w:r w:rsidRPr="00545DC0" w:rsidDel="00293A78">
                  <w:rPr>
                    <w:rFonts w:eastAsia="Times New Roman"/>
                    <w:sz w:val="16"/>
                    <w:szCs w:val="16"/>
                  </w:rPr>
                  <w:delText>0.00</w:delText>
                </w:r>
              </w:del>
            </w:ins>
          </w:p>
        </w:tc>
        <w:tc>
          <w:tcPr>
            <w:tcW w:w="0" w:type="auto"/>
            <w:gridSpan w:val="2"/>
            <w:vAlign w:val="center"/>
            <w:hideMark/>
          </w:tcPr>
          <w:p w14:paraId="45090CBE" w14:textId="77777777" w:rsidR="00E92412" w:rsidRPr="00545DC0" w:rsidDel="00293A78" w:rsidRDefault="00E92412">
            <w:pPr>
              <w:jc w:val="both"/>
              <w:divId w:val="1194878891"/>
              <w:rPr>
                <w:ins w:id="1024" w:author="Patrick Fafard" w:date="2023-02-16T13:58:00Z"/>
                <w:del w:id="1025" w:author="Simon Kiss" w:date="2023-07-26T14:00:00Z"/>
                <w:rFonts w:eastAsia="Times New Roman"/>
                <w:sz w:val="16"/>
                <w:szCs w:val="16"/>
              </w:rPr>
              <w:pPrChange w:id="1026" w:author="Simon Kiss" w:date="2023-09-21T10:06:00Z">
                <w:pPr>
                  <w:divId w:val="1194878891"/>
                </w:pPr>
              </w:pPrChange>
            </w:pPr>
            <w:ins w:id="1027" w:author="Patrick Fafard" w:date="2023-02-16T13:58:00Z">
              <w:del w:id="1028" w:author="Simon Kiss" w:date="2023-07-26T14:00:00Z">
                <w:r w:rsidRPr="00545DC0" w:rsidDel="00293A78">
                  <w:rPr>
                    <w:rFonts w:eastAsia="Times New Roman"/>
                    <w:sz w:val="16"/>
                    <w:szCs w:val="16"/>
                  </w:rPr>
                  <w:delText>0.01</w:delText>
                </w:r>
              </w:del>
            </w:ins>
          </w:p>
        </w:tc>
        <w:tc>
          <w:tcPr>
            <w:tcW w:w="0" w:type="auto"/>
            <w:gridSpan w:val="2"/>
            <w:vAlign w:val="center"/>
            <w:hideMark/>
          </w:tcPr>
          <w:p w14:paraId="073AB7DC" w14:textId="77777777" w:rsidR="00E92412" w:rsidRPr="00545DC0" w:rsidDel="00293A78" w:rsidRDefault="00E92412">
            <w:pPr>
              <w:jc w:val="both"/>
              <w:divId w:val="1194878891"/>
              <w:rPr>
                <w:ins w:id="1029" w:author="Patrick Fafard" w:date="2023-02-16T13:58:00Z"/>
                <w:del w:id="1030" w:author="Simon Kiss" w:date="2023-07-26T14:00:00Z"/>
                <w:rFonts w:eastAsia="Times New Roman"/>
                <w:sz w:val="16"/>
                <w:szCs w:val="16"/>
              </w:rPr>
              <w:pPrChange w:id="1031" w:author="Simon Kiss" w:date="2023-09-21T10:06:00Z">
                <w:pPr>
                  <w:divId w:val="1194878891"/>
                </w:pPr>
              </w:pPrChange>
            </w:pPr>
            <w:ins w:id="1032" w:author="Patrick Fafard" w:date="2023-02-16T13:58:00Z">
              <w:del w:id="1033" w:author="Simon Kiss" w:date="2023-07-26T14:00:00Z">
                <w:r w:rsidRPr="00545DC0" w:rsidDel="00293A78">
                  <w:rPr>
                    <w:rFonts w:eastAsia="Times New Roman"/>
                    <w:sz w:val="16"/>
                    <w:szCs w:val="16"/>
                  </w:rPr>
                  <w:delText>0.01</w:delText>
                </w:r>
              </w:del>
            </w:ins>
          </w:p>
        </w:tc>
        <w:tc>
          <w:tcPr>
            <w:tcW w:w="0" w:type="auto"/>
            <w:gridSpan w:val="2"/>
            <w:vAlign w:val="center"/>
            <w:hideMark/>
          </w:tcPr>
          <w:p w14:paraId="72AC166F" w14:textId="77777777" w:rsidR="00E92412" w:rsidRPr="00545DC0" w:rsidDel="00293A78" w:rsidRDefault="00E92412">
            <w:pPr>
              <w:jc w:val="both"/>
              <w:divId w:val="1194878891"/>
              <w:rPr>
                <w:ins w:id="1034" w:author="Patrick Fafard" w:date="2023-02-16T13:58:00Z"/>
                <w:del w:id="1035" w:author="Simon Kiss" w:date="2023-07-26T14:00:00Z"/>
                <w:rFonts w:eastAsia="Times New Roman"/>
                <w:sz w:val="16"/>
                <w:szCs w:val="16"/>
              </w:rPr>
              <w:pPrChange w:id="1036" w:author="Simon Kiss" w:date="2023-09-21T10:06:00Z">
                <w:pPr>
                  <w:divId w:val="1194878891"/>
                </w:pPr>
              </w:pPrChange>
            </w:pPr>
          </w:p>
        </w:tc>
        <w:tc>
          <w:tcPr>
            <w:tcW w:w="0" w:type="auto"/>
            <w:gridSpan w:val="2"/>
            <w:vAlign w:val="center"/>
            <w:hideMark/>
          </w:tcPr>
          <w:p w14:paraId="4EE5A446" w14:textId="77777777" w:rsidR="00E92412" w:rsidRPr="00545DC0" w:rsidDel="00293A78" w:rsidRDefault="00E92412">
            <w:pPr>
              <w:jc w:val="both"/>
              <w:divId w:val="1194878891"/>
              <w:rPr>
                <w:ins w:id="1037" w:author="Patrick Fafard" w:date="2023-02-16T13:58:00Z"/>
                <w:del w:id="1038" w:author="Simon Kiss" w:date="2023-07-26T14:00:00Z"/>
                <w:rFonts w:eastAsia="Times New Roman"/>
                <w:sz w:val="16"/>
                <w:szCs w:val="16"/>
              </w:rPr>
              <w:pPrChange w:id="1039" w:author="Simon Kiss" w:date="2023-09-21T10:06:00Z">
                <w:pPr>
                  <w:divId w:val="1194878891"/>
                </w:pPr>
              </w:pPrChange>
            </w:pPr>
            <w:ins w:id="1040" w:author="Patrick Fafard" w:date="2023-02-16T13:58:00Z">
              <w:del w:id="1041" w:author="Simon Kiss" w:date="2023-07-26T14:00:00Z">
                <w:r w:rsidRPr="00545DC0" w:rsidDel="00293A78">
                  <w:rPr>
                    <w:rFonts w:eastAsia="Times New Roman"/>
                    <w:sz w:val="16"/>
                    <w:szCs w:val="16"/>
                  </w:rPr>
                  <w:delText>0.01</w:delText>
                </w:r>
              </w:del>
            </w:ins>
          </w:p>
        </w:tc>
        <w:tc>
          <w:tcPr>
            <w:tcW w:w="0" w:type="auto"/>
            <w:gridSpan w:val="2"/>
            <w:vAlign w:val="center"/>
            <w:hideMark/>
          </w:tcPr>
          <w:p w14:paraId="5ADBE652" w14:textId="77777777" w:rsidR="00E92412" w:rsidRPr="00545DC0" w:rsidDel="00293A78" w:rsidRDefault="00E92412">
            <w:pPr>
              <w:jc w:val="both"/>
              <w:divId w:val="1194878891"/>
              <w:rPr>
                <w:ins w:id="1042" w:author="Patrick Fafard" w:date="2023-02-16T13:58:00Z"/>
                <w:del w:id="1043" w:author="Simon Kiss" w:date="2023-07-26T14:00:00Z"/>
                <w:rFonts w:eastAsia="Times New Roman"/>
                <w:sz w:val="16"/>
                <w:szCs w:val="16"/>
              </w:rPr>
              <w:pPrChange w:id="1044" w:author="Simon Kiss" w:date="2023-09-21T10:06:00Z">
                <w:pPr>
                  <w:divId w:val="1194878891"/>
                </w:pPr>
              </w:pPrChange>
            </w:pPr>
            <w:ins w:id="1045" w:author="Patrick Fafard" w:date="2023-02-16T13:58:00Z">
              <w:del w:id="1046" w:author="Simon Kiss" w:date="2023-07-26T14:00:00Z">
                <w:r w:rsidRPr="00545DC0" w:rsidDel="00293A78">
                  <w:rPr>
                    <w:rFonts w:eastAsia="Times New Roman"/>
                    <w:sz w:val="16"/>
                    <w:szCs w:val="16"/>
                  </w:rPr>
                  <w:delText>0.01</w:delText>
                </w:r>
              </w:del>
            </w:ins>
          </w:p>
        </w:tc>
        <w:tc>
          <w:tcPr>
            <w:tcW w:w="0" w:type="auto"/>
            <w:gridSpan w:val="2"/>
            <w:vAlign w:val="center"/>
            <w:hideMark/>
          </w:tcPr>
          <w:p w14:paraId="411FD046" w14:textId="77777777" w:rsidR="00E92412" w:rsidRPr="00545DC0" w:rsidDel="00293A78" w:rsidRDefault="00E92412">
            <w:pPr>
              <w:jc w:val="both"/>
              <w:divId w:val="1194878891"/>
              <w:rPr>
                <w:ins w:id="1047" w:author="Patrick Fafard" w:date="2023-02-16T13:58:00Z"/>
                <w:del w:id="1048" w:author="Simon Kiss" w:date="2023-07-26T14:00:00Z"/>
                <w:rFonts w:eastAsia="Times New Roman"/>
                <w:sz w:val="16"/>
                <w:szCs w:val="16"/>
              </w:rPr>
              <w:pPrChange w:id="1049" w:author="Simon Kiss" w:date="2023-09-21T10:06:00Z">
                <w:pPr>
                  <w:divId w:val="1194878891"/>
                </w:pPr>
              </w:pPrChange>
            </w:pPr>
            <w:ins w:id="1050" w:author="Patrick Fafard" w:date="2023-02-16T13:58:00Z">
              <w:del w:id="1051" w:author="Simon Kiss" w:date="2023-07-26T14:00:00Z">
                <w:r w:rsidRPr="00545DC0" w:rsidDel="00293A78">
                  <w:rPr>
                    <w:rFonts w:eastAsia="Times New Roman"/>
                    <w:sz w:val="16"/>
                    <w:szCs w:val="16"/>
                  </w:rPr>
                  <w:delText>0.01</w:delText>
                </w:r>
              </w:del>
            </w:ins>
          </w:p>
        </w:tc>
        <w:tc>
          <w:tcPr>
            <w:tcW w:w="0" w:type="auto"/>
            <w:gridSpan w:val="2"/>
            <w:vAlign w:val="center"/>
            <w:hideMark/>
          </w:tcPr>
          <w:p w14:paraId="7C85EA43" w14:textId="77777777" w:rsidR="00E92412" w:rsidRPr="00545DC0" w:rsidDel="00293A78" w:rsidRDefault="00E92412">
            <w:pPr>
              <w:jc w:val="both"/>
              <w:divId w:val="1194878891"/>
              <w:rPr>
                <w:ins w:id="1052" w:author="Patrick Fafard" w:date="2023-02-16T13:58:00Z"/>
                <w:del w:id="1053" w:author="Simon Kiss" w:date="2023-07-26T14:00:00Z"/>
                <w:rFonts w:eastAsia="Times New Roman"/>
                <w:sz w:val="16"/>
                <w:szCs w:val="16"/>
              </w:rPr>
              <w:pPrChange w:id="1054" w:author="Simon Kiss" w:date="2023-09-21T10:06:00Z">
                <w:pPr>
                  <w:divId w:val="1194878891"/>
                </w:pPr>
              </w:pPrChange>
            </w:pPr>
          </w:p>
        </w:tc>
        <w:tc>
          <w:tcPr>
            <w:tcW w:w="0" w:type="auto"/>
            <w:gridSpan w:val="2"/>
            <w:vAlign w:val="center"/>
            <w:hideMark/>
          </w:tcPr>
          <w:p w14:paraId="38790E91" w14:textId="77777777" w:rsidR="00E92412" w:rsidRPr="00545DC0" w:rsidDel="00293A78" w:rsidRDefault="00E92412">
            <w:pPr>
              <w:jc w:val="both"/>
              <w:divId w:val="1194878891"/>
              <w:rPr>
                <w:ins w:id="1055" w:author="Patrick Fafard" w:date="2023-02-16T13:58:00Z"/>
                <w:del w:id="1056" w:author="Simon Kiss" w:date="2023-07-26T14:00:00Z"/>
                <w:rFonts w:eastAsia="Times New Roman"/>
                <w:sz w:val="16"/>
                <w:szCs w:val="16"/>
              </w:rPr>
              <w:pPrChange w:id="1057" w:author="Simon Kiss" w:date="2023-09-21T10:06:00Z">
                <w:pPr>
                  <w:divId w:val="1194878891"/>
                </w:pPr>
              </w:pPrChange>
            </w:pPr>
            <w:ins w:id="1058" w:author="Patrick Fafard" w:date="2023-02-16T13:58:00Z">
              <w:del w:id="1059" w:author="Simon Kiss" w:date="2023-07-26T14:00:00Z">
                <w:r w:rsidRPr="00545DC0" w:rsidDel="00293A78">
                  <w:rPr>
                    <w:rFonts w:eastAsia="Times New Roman"/>
                    <w:sz w:val="16"/>
                    <w:szCs w:val="16"/>
                  </w:rPr>
                  <w:delText>-0.01</w:delText>
                </w:r>
              </w:del>
            </w:ins>
          </w:p>
        </w:tc>
        <w:tc>
          <w:tcPr>
            <w:tcW w:w="0" w:type="auto"/>
            <w:vAlign w:val="center"/>
            <w:hideMark/>
          </w:tcPr>
          <w:p w14:paraId="17309ED4" w14:textId="77777777" w:rsidR="00E92412" w:rsidRPr="00545DC0" w:rsidDel="00293A78" w:rsidRDefault="00E92412">
            <w:pPr>
              <w:jc w:val="both"/>
              <w:divId w:val="1194878891"/>
              <w:rPr>
                <w:ins w:id="1060" w:author="Patrick Fafard" w:date="2023-02-16T13:58:00Z"/>
                <w:del w:id="1061" w:author="Simon Kiss" w:date="2023-07-26T14:00:00Z"/>
                <w:rFonts w:eastAsia="Times New Roman"/>
                <w:sz w:val="16"/>
                <w:szCs w:val="16"/>
              </w:rPr>
              <w:pPrChange w:id="1062" w:author="Simon Kiss" w:date="2023-09-21T10:06:00Z">
                <w:pPr>
                  <w:divId w:val="1194878891"/>
                </w:pPr>
              </w:pPrChange>
            </w:pPr>
            <w:ins w:id="1063" w:author="Patrick Fafard" w:date="2023-02-16T13:58:00Z">
              <w:del w:id="1064" w:author="Simon Kiss" w:date="2023-07-26T14:00:00Z">
                <w:r w:rsidRPr="00545DC0" w:rsidDel="00293A78">
                  <w:rPr>
                    <w:rFonts w:eastAsia="Times New Roman"/>
                    <w:sz w:val="16"/>
                    <w:szCs w:val="16"/>
                  </w:rPr>
                  <w:delText>-0.01</w:delText>
                </w:r>
              </w:del>
            </w:ins>
          </w:p>
        </w:tc>
        <w:tc>
          <w:tcPr>
            <w:tcW w:w="0" w:type="auto"/>
            <w:vAlign w:val="center"/>
            <w:hideMark/>
          </w:tcPr>
          <w:p w14:paraId="3F49EFCD" w14:textId="77777777" w:rsidR="00E92412" w:rsidRPr="00545DC0" w:rsidDel="00293A78" w:rsidRDefault="00E92412">
            <w:pPr>
              <w:jc w:val="both"/>
              <w:divId w:val="1194878891"/>
              <w:rPr>
                <w:ins w:id="1065" w:author="Patrick Fafard" w:date="2023-02-16T13:58:00Z"/>
                <w:del w:id="1066" w:author="Simon Kiss" w:date="2023-07-26T14:00:00Z"/>
                <w:rFonts w:eastAsia="Times New Roman"/>
                <w:sz w:val="16"/>
                <w:szCs w:val="16"/>
              </w:rPr>
              <w:pPrChange w:id="1067" w:author="Simon Kiss" w:date="2023-09-21T10:06:00Z">
                <w:pPr>
                  <w:divId w:val="1194878891"/>
                </w:pPr>
              </w:pPrChange>
            </w:pPr>
            <w:ins w:id="1068" w:author="Patrick Fafard" w:date="2023-02-16T13:58:00Z">
              <w:del w:id="1069" w:author="Simon Kiss" w:date="2023-07-26T14:00:00Z">
                <w:r w:rsidRPr="00545DC0" w:rsidDel="00293A78">
                  <w:rPr>
                    <w:rFonts w:eastAsia="Times New Roman"/>
                    <w:sz w:val="16"/>
                    <w:szCs w:val="16"/>
                  </w:rPr>
                  <w:delText>-0.01</w:delText>
                </w:r>
              </w:del>
            </w:ins>
          </w:p>
        </w:tc>
      </w:tr>
      <w:tr w:rsidR="00293A78" w:rsidRPr="00545DC0" w:rsidDel="00293A78" w14:paraId="0BEE27B1" w14:textId="77777777" w:rsidTr="00E92412">
        <w:trPr>
          <w:divId w:val="1803771614"/>
          <w:tblCellSpacing w:w="15" w:type="dxa"/>
          <w:ins w:id="1070" w:author="Patrick Fafard" w:date="2023-02-16T13:58:00Z"/>
          <w:del w:id="1071" w:author="Simon Kiss" w:date="2023-07-26T14:00:00Z"/>
        </w:trPr>
        <w:tc>
          <w:tcPr>
            <w:tcW w:w="522" w:type="dxa"/>
            <w:vAlign w:val="center"/>
            <w:hideMark/>
          </w:tcPr>
          <w:p w14:paraId="07A2D08D" w14:textId="77777777" w:rsidR="00E92412" w:rsidRPr="00545DC0" w:rsidDel="00293A78" w:rsidRDefault="00E92412">
            <w:pPr>
              <w:jc w:val="both"/>
              <w:divId w:val="1194878891"/>
              <w:rPr>
                <w:ins w:id="1072" w:author="Patrick Fafard" w:date="2023-02-16T13:58:00Z"/>
                <w:del w:id="1073" w:author="Simon Kiss" w:date="2023-07-26T14:00:00Z"/>
                <w:rFonts w:eastAsia="Times New Roman"/>
                <w:sz w:val="16"/>
                <w:szCs w:val="16"/>
              </w:rPr>
              <w:pPrChange w:id="1074" w:author="Simon Kiss" w:date="2023-09-21T10:06:00Z">
                <w:pPr>
                  <w:divId w:val="1194878891"/>
                </w:pPr>
              </w:pPrChange>
            </w:pPr>
          </w:p>
        </w:tc>
        <w:tc>
          <w:tcPr>
            <w:tcW w:w="793" w:type="dxa"/>
            <w:gridSpan w:val="2"/>
            <w:vAlign w:val="center"/>
            <w:hideMark/>
          </w:tcPr>
          <w:p w14:paraId="0C2762E7" w14:textId="77777777" w:rsidR="00E92412" w:rsidRPr="00545DC0" w:rsidDel="00293A78" w:rsidRDefault="00E92412">
            <w:pPr>
              <w:jc w:val="both"/>
              <w:divId w:val="1194878891"/>
              <w:rPr>
                <w:ins w:id="1075" w:author="Patrick Fafard" w:date="2023-02-16T13:58:00Z"/>
                <w:del w:id="1076" w:author="Simon Kiss" w:date="2023-07-26T14:00:00Z"/>
                <w:rFonts w:eastAsia="Times New Roman"/>
                <w:sz w:val="16"/>
                <w:szCs w:val="16"/>
              </w:rPr>
              <w:pPrChange w:id="1077" w:author="Simon Kiss" w:date="2023-09-21T10:06:00Z">
                <w:pPr>
                  <w:divId w:val="1194878891"/>
                </w:pPr>
              </w:pPrChange>
            </w:pPr>
          </w:p>
        </w:tc>
        <w:tc>
          <w:tcPr>
            <w:tcW w:w="0" w:type="auto"/>
            <w:gridSpan w:val="2"/>
            <w:vAlign w:val="center"/>
            <w:hideMark/>
          </w:tcPr>
          <w:p w14:paraId="5E09FBCD" w14:textId="77777777" w:rsidR="00E92412" w:rsidRPr="00545DC0" w:rsidDel="00293A78" w:rsidRDefault="00E92412">
            <w:pPr>
              <w:jc w:val="both"/>
              <w:divId w:val="1194878891"/>
              <w:rPr>
                <w:ins w:id="1078" w:author="Patrick Fafard" w:date="2023-02-16T13:58:00Z"/>
                <w:del w:id="1079" w:author="Simon Kiss" w:date="2023-07-26T14:00:00Z"/>
                <w:rFonts w:eastAsia="Times New Roman"/>
                <w:sz w:val="16"/>
                <w:szCs w:val="16"/>
              </w:rPr>
              <w:pPrChange w:id="1080" w:author="Simon Kiss" w:date="2023-09-21T10:06:00Z">
                <w:pPr>
                  <w:divId w:val="1194878891"/>
                </w:pPr>
              </w:pPrChange>
            </w:pPr>
            <w:ins w:id="1081" w:author="Patrick Fafard" w:date="2023-02-16T13:58:00Z">
              <w:del w:id="1082" w:author="Simon Kiss" w:date="2023-07-26T14:00:00Z">
                <w:r w:rsidRPr="00545DC0" w:rsidDel="00293A78">
                  <w:rPr>
                    <w:rFonts w:eastAsia="Times New Roman"/>
                    <w:sz w:val="16"/>
                    <w:szCs w:val="16"/>
                  </w:rPr>
                  <w:delText>(0.01)</w:delText>
                </w:r>
              </w:del>
            </w:ins>
          </w:p>
        </w:tc>
        <w:tc>
          <w:tcPr>
            <w:tcW w:w="0" w:type="auto"/>
            <w:gridSpan w:val="2"/>
            <w:vAlign w:val="center"/>
            <w:hideMark/>
          </w:tcPr>
          <w:p w14:paraId="400DD70B" w14:textId="77777777" w:rsidR="00E92412" w:rsidRPr="00545DC0" w:rsidDel="00293A78" w:rsidRDefault="00E92412">
            <w:pPr>
              <w:jc w:val="both"/>
              <w:divId w:val="1194878891"/>
              <w:rPr>
                <w:ins w:id="1083" w:author="Patrick Fafard" w:date="2023-02-16T13:58:00Z"/>
                <w:del w:id="1084" w:author="Simon Kiss" w:date="2023-07-26T14:00:00Z"/>
                <w:rFonts w:eastAsia="Times New Roman"/>
                <w:sz w:val="16"/>
                <w:szCs w:val="16"/>
              </w:rPr>
              <w:pPrChange w:id="1085" w:author="Simon Kiss" w:date="2023-09-21T10:06:00Z">
                <w:pPr>
                  <w:divId w:val="1194878891"/>
                </w:pPr>
              </w:pPrChange>
            </w:pPr>
            <w:ins w:id="1086" w:author="Patrick Fafard" w:date="2023-02-16T13:58:00Z">
              <w:del w:id="1087" w:author="Simon Kiss" w:date="2023-07-26T14:00:00Z">
                <w:r w:rsidRPr="00545DC0" w:rsidDel="00293A78">
                  <w:rPr>
                    <w:rFonts w:eastAsia="Times New Roman"/>
                    <w:sz w:val="16"/>
                    <w:szCs w:val="16"/>
                  </w:rPr>
                  <w:delText>(0.01)</w:delText>
                </w:r>
              </w:del>
            </w:ins>
          </w:p>
        </w:tc>
        <w:tc>
          <w:tcPr>
            <w:tcW w:w="0" w:type="auto"/>
            <w:gridSpan w:val="2"/>
            <w:vAlign w:val="center"/>
            <w:hideMark/>
          </w:tcPr>
          <w:p w14:paraId="6DFF863A" w14:textId="77777777" w:rsidR="00E92412" w:rsidRPr="00545DC0" w:rsidDel="00293A78" w:rsidRDefault="00E92412">
            <w:pPr>
              <w:jc w:val="both"/>
              <w:divId w:val="1194878891"/>
              <w:rPr>
                <w:ins w:id="1088" w:author="Patrick Fafard" w:date="2023-02-16T13:58:00Z"/>
                <w:del w:id="1089" w:author="Simon Kiss" w:date="2023-07-26T14:00:00Z"/>
                <w:rFonts w:eastAsia="Times New Roman"/>
                <w:sz w:val="16"/>
                <w:szCs w:val="16"/>
              </w:rPr>
              <w:pPrChange w:id="1090" w:author="Simon Kiss" w:date="2023-09-21T10:06:00Z">
                <w:pPr>
                  <w:divId w:val="1194878891"/>
                </w:pPr>
              </w:pPrChange>
            </w:pPr>
            <w:ins w:id="1091" w:author="Patrick Fafard" w:date="2023-02-16T13:58:00Z">
              <w:del w:id="1092" w:author="Simon Kiss" w:date="2023-07-26T14:00:00Z">
                <w:r w:rsidRPr="00545DC0" w:rsidDel="00293A78">
                  <w:rPr>
                    <w:rFonts w:eastAsia="Times New Roman"/>
                    <w:sz w:val="16"/>
                    <w:szCs w:val="16"/>
                  </w:rPr>
                  <w:delText>(0.01)</w:delText>
                </w:r>
              </w:del>
            </w:ins>
          </w:p>
        </w:tc>
        <w:tc>
          <w:tcPr>
            <w:tcW w:w="0" w:type="auto"/>
            <w:gridSpan w:val="2"/>
            <w:vAlign w:val="center"/>
            <w:hideMark/>
          </w:tcPr>
          <w:p w14:paraId="7ECD58FA" w14:textId="77777777" w:rsidR="00E92412" w:rsidRPr="00545DC0" w:rsidDel="00293A78" w:rsidRDefault="00E92412">
            <w:pPr>
              <w:jc w:val="both"/>
              <w:divId w:val="1194878891"/>
              <w:rPr>
                <w:ins w:id="1093" w:author="Patrick Fafard" w:date="2023-02-16T13:58:00Z"/>
                <w:del w:id="1094" w:author="Simon Kiss" w:date="2023-07-26T14:00:00Z"/>
                <w:rFonts w:eastAsia="Times New Roman"/>
                <w:sz w:val="16"/>
                <w:szCs w:val="16"/>
              </w:rPr>
              <w:pPrChange w:id="1095" w:author="Simon Kiss" w:date="2023-09-21T10:06:00Z">
                <w:pPr>
                  <w:divId w:val="1194878891"/>
                </w:pPr>
              </w:pPrChange>
            </w:pPr>
          </w:p>
        </w:tc>
        <w:tc>
          <w:tcPr>
            <w:tcW w:w="0" w:type="auto"/>
            <w:gridSpan w:val="2"/>
            <w:vAlign w:val="center"/>
            <w:hideMark/>
          </w:tcPr>
          <w:p w14:paraId="26DB5D0B" w14:textId="77777777" w:rsidR="00E92412" w:rsidRPr="00545DC0" w:rsidDel="00293A78" w:rsidRDefault="00E92412">
            <w:pPr>
              <w:jc w:val="both"/>
              <w:divId w:val="1194878891"/>
              <w:rPr>
                <w:ins w:id="1096" w:author="Patrick Fafard" w:date="2023-02-16T13:58:00Z"/>
                <w:del w:id="1097" w:author="Simon Kiss" w:date="2023-07-26T14:00:00Z"/>
                <w:rFonts w:eastAsia="Times New Roman"/>
                <w:sz w:val="16"/>
                <w:szCs w:val="16"/>
              </w:rPr>
              <w:pPrChange w:id="1098" w:author="Simon Kiss" w:date="2023-09-21T10:06:00Z">
                <w:pPr>
                  <w:divId w:val="1194878891"/>
                </w:pPr>
              </w:pPrChange>
            </w:pPr>
            <w:ins w:id="1099" w:author="Patrick Fafard" w:date="2023-02-16T13:58:00Z">
              <w:del w:id="1100" w:author="Simon Kiss" w:date="2023-07-26T14:00:00Z">
                <w:r w:rsidRPr="00545DC0" w:rsidDel="00293A78">
                  <w:rPr>
                    <w:rFonts w:eastAsia="Times New Roman"/>
                    <w:sz w:val="16"/>
                    <w:szCs w:val="16"/>
                  </w:rPr>
                  <w:delText>(0.01)</w:delText>
                </w:r>
              </w:del>
            </w:ins>
          </w:p>
        </w:tc>
        <w:tc>
          <w:tcPr>
            <w:tcW w:w="0" w:type="auto"/>
            <w:gridSpan w:val="2"/>
            <w:vAlign w:val="center"/>
            <w:hideMark/>
          </w:tcPr>
          <w:p w14:paraId="488D29F7" w14:textId="77777777" w:rsidR="00E92412" w:rsidRPr="00545DC0" w:rsidDel="00293A78" w:rsidRDefault="00E92412">
            <w:pPr>
              <w:jc w:val="both"/>
              <w:divId w:val="1194878891"/>
              <w:rPr>
                <w:ins w:id="1101" w:author="Patrick Fafard" w:date="2023-02-16T13:58:00Z"/>
                <w:del w:id="1102" w:author="Simon Kiss" w:date="2023-07-26T14:00:00Z"/>
                <w:rFonts w:eastAsia="Times New Roman"/>
                <w:sz w:val="16"/>
                <w:szCs w:val="16"/>
              </w:rPr>
              <w:pPrChange w:id="1103" w:author="Simon Kiss" w:date="2023-09-21T10:06:00Z">
                <w:pPr>
                  <w:divId w:val="1194878891"/>
                </w:pPr>
              </w:pPrChange>
            </w:pPr>
            <w:ins w:id="1104" w:author="Patrick Fafard" w:date="2023-02-16T13:58:00Z">
              <w:del w:id="1105" w:author="Simon Kiss" w:date="2023-07-26T14:00:00Z">
                <w:r w:rsidRPr="00545DC0" w:rsidDel="00293A78">
                  <w:rPr>
                    <w:rFonts w:eastAsia="Times New Roman"/>
                    <w:sz w:val="16"/>
                    <w:szCs w:val="16"/>
                  </w:rPr>
                  <w:delText>(0.01)</w:delText>
                </w:r>
              </w:del>
            </w:ins>
          </w:p>
        </w:tc>
        <w:tc>
          <w:tcPr>
            <w:tcW w:w="0" w:type="auto"/>
            <w:gridSpan w:val="2"/>
            <w:vAlign w:val="center"/>
            <w:hideMark/>
          </w:tcPr>
          <w:p w14:paraId="6A8FC0B2" w14:textId="77777777" w:rsidR="00E92412" w:rsidRPr="00545DC0" w:rsidDel="00293A78" w:rsidRDefault="00E92412">
            <w:pPr>
              <w:jc w:val="both"/>
              <w:divId w:val="1194878891"/>
              <w:rPr>
                <w:ins w:id="1106" w:author="Patrick Fafard" w:date="2023-02-16T13:58:00Z"/>
                <w:del w:id="1107" w:author="Simon Kiss" w:date="2023-07-26T14:00:00Z"/>
                <w:rFonts w:eastAsia="Times New Roman"/>
                <w:sz w:val="16"/>
                <w:szCs w:val="16"/>
              </w:rPr>
              <w:pPrChange w:id="1108" w:author="Simon Kiss" w:date="2023-09-21T10:06:00Z">
                <w:pPr>
                  <w:divId w:val="1194878891"/>
                </w:pPr>
              </w:pPrChange>
            </w:pPr>
            <w:ins w:id="1109" w:author="Patrick Fafard" w:date="2023-02-16T13:58:00Z">
              <w:del w:id="1110" w:author="Simon Kiss" w:date="2023-07-26T14:00:00Z">
                <w:r w:rsidRPr="00545DC0" w:rsidDel="00293A78">
                  <w:rPr>
                    <w:rFonts w:eastAsia="Times New Roman"/>
                    <w:sz w:val="16"/>
                    <w:szCs w:val="16"/>
                  </w:rPr>
                  <w:delText>(0.01)</w:delText>
                </w:r>
              </w:del>
            </w:ins>
          </w:p>
        </w:tc>
        <w:tc>
          <w:tcPr>
            <w:tcW w:w="0" w:type="auto"/>
            <w:gridSpan w:val="2"/>
            <w:vAlign w:val="center"/>
            <w:hideMark/>
          </w:tcPr>
          <w:p w14:paraId="27E04FF2" w14:textId="77777777" w:rsidR="00E92412" w:rsidRPr="00545DC0" w:rsidDel="00293A78" w:rsidRDefault="00E92412">
            <w:pPr>
              <w:jc w:val="both"/>
              <w:divId w:val="1194878891"/>
              <w:rPr>
                <w:ins w:id="1111" w:author="Patrick Fafard" w:date="2023-02-16T13:58:00Z"/>
                <w:del w:id="1112" w:author="Simon Kiss" w:date="2023-07-26T14:00:00Z"/>
                <w:rFonts w:eastAsia="Times New Roman"/>
                <w:sz w:val="16"/>
                <w:szCs w:val="16"/>
              </w:rPr>
              <w:pPrChange w:id="1113" w:author="Simon Kiss" w:date="2023-09-21T10:06:00Z">
                <w:pPr>
                  <w:divId w:val="1194878891"/>
                </w:pPr>
              </w:pPrChange>
            </w:pPr>
          </w:p>
        </w:tc>
        <w:tc>
          <w:tcPr>
            <w:tcW w:w="0" w:type="auto"/>
            <w:gridSpan w:val="2"/>
            <w:vAlign w:val="center"/>
            <w:hideMark/>
          </w:tcPr>
          <w:p w14:paraId="6367C43D" w14:textId="77777777" w:rsidR="00E92412" w:rsidRPr="00545DC0" w:rsidDel="00293A78" w:rsidRDefault="00E92412">
            <w:pPr>
              <w:jc w:val="both"/>
              <w:divId w:val="1194878891"/>
              <w:rPr>
                <w:ins w:id="1114" w:author="Patrick Fafard" w:date="2023-02-16T13:58:00Z"/>
                <w:del w:id="1115" w:author="Simon Kiss" w:date="2023-07-26T14:00:00Z"/>
                <w:rFonts w:eastAsia="Times New Roman"/>
                <w:sz w:val="16"/>
                <w:szCs w:val="16"/>
              </w:rPr>
              <w:pPrChange w:id="1116" w:author="Simon Kiss" w:date="2023-09-21T10:06:00Z">
                <w:pPr>
                  <w:divId w:val="1194878891"/>
                </w:pPr>
              </w:pPrChange>
            </w:pPr>
            <w:ins w:id="1117" w:author="Patrick Fafard" w:date="2023-02-16T13:58:00Z">
              <w:del w:id="1118" w:author="Simon Kiss" w:date="2023-07-26T14:00:00Z">
                <w:r w:rsidRPr="00545DC0" w:rsidDel="00293A78">
                  <w:rPr>
                    <w:rFonts w:eastAsia="Times New Roman"/>
                    <w:sz w:val="16"/>
                    <w:szCs w:val="16"/>
                  </w:rPr>
                  <w:delText>(0.01)</w:delText>
                </w:r>
              </w:del>
            </w:ins>
          </w:p>
        </w:tc>
        <w:tc>
          <w:tcPr>
            <w:tcW w:w="0" w:type="auto"/>
            <w:gridSpan w:val="2"/>
            <w:vAlign w:val="center"/>
            <w:hideMark/>
          </w:tcPr>
          <w:p w14:paraId="1EE04363" w14:textId="77777777" w:rsidR="00E92412" w:rsidRPr="00545DC0" w:rsidDel="00293A78" w:rsidRDefault="00E92412">
            <w:pPr>
              <w:jc w:val="both"/>
              <w:divId w:val="1194878891"/>
              <w:rPr>
                <w:ins w:id="1119" w:author="Patrick Fafard" w:date="2023-02-16T13:58:00Z"/>
                <w:del w:id="1120" w:author="Simon Kiss" w:date="2023-07-26T14:00:00Z"/>
                <w:rFonts w:eastAsia="Times New Roman"/>
                <w:sz w:val="16"/>
                <w:szCs w:val="16"/>
              </w:rPr>
              <w:pPrChange w:id="1121" w:author="Simon Kiss" w:date="2023-09-21T10:06:00Z">
                <w:pPr>
                  <w:divId w:val="1194878891"/>
                </w:pPr>
              </w:pPrChange>
            </w:pPr>
            <w:ins w:id="1122" w:author="Patrick Fafard" w:date="2023-02-16T13:58:00Z">
              <w:del w:id="1123" w:author="Simon Kiss" w:date="2023-07-26T14:00:00Z">
                <w:r w:rsidRPr="00545DC0" w:rsidDel="00293A78">
                  <w:rPr>
                    <w:rFonts w:eastAsia="Times New Roman"/>
                    <w:sz w:val="16"/>
                    <w:szCs w:val="16"/>
                  </w:rPr>
                  <w:delText>(0.01)</w:delText>
                </w:r>
              </w:del>
            </w:ins>
          </w:p>
        </w:tc>
        <w:tc>
          <w:tcPr>
            <w:tcW w:w="0" w:type="auto"/>
            <w:gridSpan w:val="2"/>
            <w:vAlign w:val="center"/>
            <w:hideMark/>
          </w:tcPr>
          <w:p w14:paraId="1C85DDAC" w14:textId="77777777" w:rsidR="00E92412" w:rsidRPr="00545DC0" w:rsidDel="00293A78" w:rsidRDefault="00E92412">
            <w:pPr>
              <w:jc w:val="both"/>
              <w:divId w:val="1194878891"/>
              <w:rPr>
                <w:ins w:id="1124" w:author="Patrick Fafard" w:date="2023-02-16T13:58:00Z"/>
                <w:del w:id="1125" w:author="Simon Kiss" w:date="2023-07-26T14:00:00Z"/>
                <w:rFonts w:eastAsia="Times New Roman"/>
                <w:sz w:val="16"/>
                <w:szCs w:val="16"/>
              </w:rPr>
              <w:pPrChange w:id="1126" w:author="Simon Kiss" w:date="2023-09-21T10:06:00Z">
                <w:pPr>
                  <w:divId w:val="1194878891"/>
                </w:pPr>
              </w:pPrChange>
            </w:pPr>
            <w:ins w:id="1127" w:author="Patrick Fafard" w:date="2023-02-16T13:58:00Z">
              <w:del w:id="1128" w:author="Simon Kiss" w:date="2023-07-26T14:00:00Z">
                <w:r w:rsidRPr="00545DC0" w:rsidDel="00293A78">
                  <w:rPr>
                    <w:rFonts w:eastAsia="Times New Roman"/>
                    <w:sz w:val="16"/>
                    <w:szCs w:val="16"/>
                  </w:rPr>
                  <w:delText>(0.01)</w:delText>
                </w:r>
              </w:del>
            </w:ins>
          </w:p>
        </w:tc>
        <w:tc>
          <w:tcPr>
            <w:tcW w:w="0" w:type="auto"/>
            <w:gridSpan w:val="2"/>
            <w:vAlign w:val="center"/>
            <w:hideMark/>
          </w:tcPr>
          <w:p w14:paraId="5695C582" w14:textId="77777777" w:rsidR="00E92412" w:rsidRPr="00545DC0" w:rsidDel="00293A78" w:rsidRDefault="00E92412">
            <w:pPr>
              <w:jc w:val="both"/>
              <w:divId w:val="1194878891"/>
              <w:rPr>
                <w:ins w:id="1129" w:author="Patrick Fafard" w:date="2023-02-16T13:58:00Z"/>
                <w:del w:id="1130" w:author="Simon Kiss" w:date="2023-07-26T14:00:00Z"/>
                <w:rFonts w:eastAsia="Times New Roman"/>
                <w:sz w:val="16"/>
                <w:szCs w:val="16"/>
              </w:rPr>
              <w:pPrChange w:id="1131" w:author="Simon Kiss" w:date="2023-09-21T10:06:00Z">
                <w:pPr>
                  <w:divId w:val="1194878891"/>
                </w:pPr>
              </w:pPrChange>
            </w:pPr>
          </w:p>
        </w:tc>
        <w:tc>
          <w:tcPr>
            <w:tcW w:w="0" w:type="auto"/>
            <w:gridSpan w:val="2"/>
            <w:vAlign w:val="center"/>
            <w:hideMark/>
          </w:tcPr>
          <w:p w14:paraId="4AC6E4A4" w14:textId="77777777" w:rsidR="00E92412" w:rsidRPr="00545DC0" w:rsidDel="00293A78" w:rsidRDefault="00E92412">
            <w:pPr>
              <w:jc w:val="both"/>
              <w:divId w:val="1194878891"/>
              <w:rPr>
                <w:ins w:id="1132" w:author="Patrick Fafard" w:date="2023-02-16T13:58:00Z"/>
                <w:del w:id="1133" w:author="Simon Kiss" w:date="2023-07-26T14:00:00Z"/>
                <w:rFonts w:eastAsia="Times New Roman"/>
                <w:sz w:val="16"/>
                <w:szCs w:val="16"/>
              </w:rPr>
              <w:pPrChange w:id="1134" w:author="Simon Kiss" w:date="2023-09-21T10:06:00Z">
                <w:pPr>
                  <w:divId w:val="1194878891"/>
                </w:pPr>
              </w:pPrChange>
            </w:pPr>
            <w:ins w:id="1135" w:author="Patrick Fafard" w:date="2023-02-16T13:58:00Z">
              <w:del w:id="1136" w:author="Simon Kiss" w:date="2023-07-26T14:00:00Z">
                <w:r w:rsidRPr="00545DC0" w:rsidDel="00293A78">
                  <w:rPr>
                    <w:rFonts w:eastAsia="Times New Roman"/>
                    <w:sz w:val="16"/>
                    <w:szCs w:val="16"/>
                  </w:rPr>
                  <w:delText>(0.01)</w:delText>
                </w:r>
              </w:del>
            </w:ins>
          </w:p>
        </w:tc>
        <w:tc>
          <w:tcPr>
            <w:tcW w:w="0" w:type="auto"/>
            <w:vAlign w:val="center"/>
            <w:hideMark/>
          </w:tcPr>
          <w:p w14:paraId="4B3E4E4E" w14:textId="77777777" w:rsidR="00E92412" w:rsidRPr="00545DC0" w:rsidDel="00293A78" w:rsidRDefault="00E92412">
            <w:pPr>
              <w:jc w:val="both"/>
              <w:divId w:val="1194878891"/>
              <w:rPr>
                <w:ins w:id="1137" w:author="Patrick Fafard" w:date="2023-02-16T13:58:00Z"/>
                <w:del w:id="1138" w:author="Simon Kiss" w:date="2023-07-26T14:00:00Z"/>
                <w:rFonts w:eastAsia="Times New Roman"/>
                <w:sz w:val="16"/>
                <w:szCs w:val="16"/>
              </w:rPr>
              <w:pPrChange w:id="1139" w:author="Simon Kiss" w:date="2023-09-21T10:06:00Z">
                <w:pPr>
                  <w:divId w:val="1194878891"/>
                </w:pPr>
              </w:pPrChange>
            </w:pPr>
            <w:ins w:id="1140" w:author="Patrick Fafard" w:date="2023-02-16T13:58:00Z">
              <w:del w:id="1141" w:author="Simon Kiss" w:date="2023-07-26T14:00:00Z">
                <w:r w:rsidRPr="00545DC0" w:rsidDel="00293A78">
                  <w:rPr>
                    <w:rFonts w:eastAsia="Times New Roman"/>
                    <w:sz w:val="16"/>
                    <w:szCs w:val="16"/>
                  </w:rPr>
                  <w:delText>(0.01)</w:delText>
                </w:r>
              </w:del>
            </w:ins>
          </w:p>
        </w:tc>
        <w:tc>
          <w:tcPr>
            <w:tcW w:w="0" w:type="auto"/>
            <w:vAlign w:val="center"/>
            <w:hideMark/>
          </w:tcPr>
          <w:p w14:paraId="304EE14D" w14:textId="77777777" w:rsidR="00E92412" w:rsidRPr="00545DC0" w:rsidDel="00293A78" w:rsidRDefault="00E92412">
            <w:pPr>
              <w:jc w:val="both"/>
              <w:divId w:val="1194878891"/>
              <w:rPr>
                <w:ins w:id="1142" w:author="Patrick Fafard" w:date="2023-02-16T13:58:00Z"/>
                <w:del w:id="1143" w:author="Simon Kiss" w:date="2023-07-26T14:00:00Z"/>
                <w:rFonts w:eastAsia="Times New Roman"/>
                <w:sz w:val="16"/>
                <w:szCs w:val="16"/>
              </w:rPr>
              <w:pPrChange w:id="1144" w:author="Simon Kiss" w:date="2023-09-21T10:06:00Z">
                <w:pPr>
                  <w:divId w:val="1194878891"/>
                </w:pPr>
              </w:pPrChange>
            </w:pPr>
            <w:ins w:id="1145" w:author="Patrick Fafard" w:date="2023-02-16T13:58:00Z">
              <w:del w:id="1146" w:author="Simon Kiss" w:date="2023-07-26T14:00:00Z">
                <w:r w:rsidRPr="00545DC0" w:rsidDel="00293A78">
                  <w:rPr>
                    <w:rFonts w:eastAsia="Times New Roman"/>
                    <w:sz w:val="16"/>
                    <w:szCs w:val="16"/>
                  </w:rPr>
                  <w:delText>(0.01)</w:delText>
                </w:r>
              </w:del>
            </w:ins>
          </w:p>
        </w:tc>
      </w:tr>
      <w:tr w:rsidR="00293A78" w:rsidRPr="00545DC0" w:rsidDel="00293A78" w14:paraId="504CC8C3" w14:textId="77777777" w:rsidTr="00E92412">
        <w:trPr>
          <w:divId w:val="1803771614"/>
          <w:tblCellSpacing w:w="15" w:type="dxa"/>
          <w:ins w:id="1147" w:author="Patrick Fafard" w:date="2023-02-16T13:58:00Z"/>
          <w:del w:id="1148" w:author="Simon Kiss" w:date="2023-07-26T14:00:00Z"/>
        </w:trPr>
        <w:tc>
          <w:tcPr>
            <w:tcW w:w="522" w:type="dxa"/>
            <w:vAlign w:val="center"/>
            <w:hideMark/>
          </w:tcPr>
          <w:p w14:paraId="17F6FD92" w14:textId="77777777" w:rsidR="00E92412" w:rsidRPr="00545DC0" w:rsidDel="00293A78" w:rsidRDefault="00E92412">
            <w:pPr>
              <w:jc w:val="both"/>
              <w:divId w:val="1194878891"/>
              <w:rPr>
                <w:ins w:id="1149" w:author="Patrick Fafard" w:date="2023-02-16T13:58:00Z"/>
                <w:del w:id="1150" w:author="Simon Kiss" w:date="2023-07-26T14:00:00Z"/>
                <w:rFonts w:eastAsia="Times New Roman"/>
                <w:sz w:val="16"/>
                <w:szCs w:val="16"/>
              </w:rPr>
              <w:pPrChange w:id="1151" w:author="Simon Kiss" w:date="2023-09-21T10:06:00Z">
                <w:pPr>
                  <w:divId w:val="1194878891"/>
                </w:pPr>
              </w:pPrChange>
            </w:pPr>
            <w:ins w:id="1152" w:author="Patrick Fafard" w:date="2023-02-16T13:58:00Z">
              <w:del w:id="1153" w:author="Simon Kiss" w:date="2023-07-26T14:00:00Z">
                <w:r w:rsidRPr="00545DC0" w:rsidDel="00293A78">
                  <w:rPr>
                    <w:rFonts w:eastAsia="Times New Roman"/>
                    <w:sz w:val="16"/>
                    <w:szCs w:val="16"/>
                  </w:rPr>
                  <w:delText>rich</w:delText>
                </w:r>
              </w:del>
            </w:ins>
          </w:p>
        </w:tc>
        <w:tc>
          <w:tcPr>
            <w:tcW w:w="793" w:type="dxa"/>
            <w:gridSpan w:val="2"/>
            <w:vAlign w:val="center"/>
            <w:hideMark/>
          </w:tcPr>
          <w:p w14:paraId="796A7784" w14:textId="77777777" w:rsidR="00E92412" w:rsidRPr="00545DC0" w:rsidDel="00293A78" w:rsidRDefault="00E92412">
            <w:pPr>
              <w:jc w:val="both"/>
              <w:divId w:val="1194878891"/>
              <w:rPr>
                <w:ins w:id="1154" w:author="Patrick Fafard" w:date="2023-02-16T13:58:00Z"/>
                <w:del w:id="1155" w:author="Simon Kiss" w:date="2023-07-26T14:00:00Z"/>
                <w:rFonts w:eastAsia="Times New Roman"/>
                <w:sz w:val="16"/>
                <w:szCs w:val="16"/>
              </w:rPr>
              <w:pPrChange w:id="1156" w:author="Simon Kiss" w:date="2023-09-21T10:06:00Z">
                <w:pPr>
                  <w:divId w:val="1194878891"/>
                </w:pPr>
              </w:pPrChange>
            </w:pPr>
          </w:p>
        </w:tc>
        <w:tc>
          <w:tcPr>
            <w:tcW w:w="0" w:type="auto"/>
            <w:gridSpan w:val="2"/>
            <w:vAlign w:val="center"/>
            <w:hideMark/>
          </w:tcPr>
          <w:p w14:paraId="04780CFA" w14:textId="77777777" w:rsidR="00E92412" w:rsidRPr="00545DC0" w:rsidDel="00293A78" w:rsidRDefault="00E92412">
            <w:pPr>
              <w:jc w:val="both"/>
              <w:divId w:val="1194878891"/>
              <w:rPr>
                <w:ins w:id="1157" w:author="Patrick Fafard" w:date="2023-02-16T13:58:00Z"/>
                <w:del w:id="1158" w:author="Simon Kiss" w:date="2023-07-26T14:00:00Z"/>
                <w:rFonts w:eastAsia="Times New Roman"/>
                <w:sz w:val="16"/>
                <w:szCs w:val="16"/>
              </w:rPr>
              <w:pPrChange w:id="1159" w:author="Simon Kiss" w:date="2023-09-21T10:06:00Z">
                <w:pPr>
                  <w:divId w:val="1194878891"/>
                </w:pPr>
              </w:pPrChange>
            </w:pPr>
            <w:ins w:id="1160" w:author="Patrick Fafard" w:date="2023-02-16T13:58:00Z">
              <w:del w:id="1161" w:author="Simon Kiss" w:date="2023-07-26T14:00:00Z">
                <w:r w:rsidRPr="00545DC0" w:rsidDel="00293A78">
                  <w:rPr>
                    <w:rFonts w:eastAsia="Times New Roman"/>
                    <w:sz w:val="16"/>
                    <w:szCs w:val="16"/>
                  </w:rPr>
                  <w:delText>0.02</w:delText>
                </w:r>
              </w:del>
            </w:ins>
          </w:p>
        </w:tc>
        <w:tc>
          <w:tcPr>
            <w:tcW w:w="0" w:type="auto"/>
            <w:gridSpan w:val="2"/>
            <w:vAlign w:val="center"/>
            <w:hideMark/>
          </w:tcPr>
          <w:p w14:paraId="0C96766A" w14:textId="77777777" w:rsidR="00E92412" w:rsidRPr="00545DC0" w:rsidDel="00293A78" w:rsidRDefault="00E92412">
            <w:pPr>
              <w:jc w:val="both"/>
              <w:divId w:val="1194878891"/>
              <w:rPr>
                <w:ins w:id="1162" w:author="Patrick Fafard" w:date="2023-02-16T13:58:00Z"/>
                <w:del w:id="1163" w:author="Simon Kiss" w:date="2023-07-26T14:00:00Z"/>
                <w:rFonts w:eastAsia="Times New Roman"/>
                <w:sz w:val="16"/>
                <w:szCs w:val="16"/>
              </w:rPr>
              <w:pPrChange w:id="1164" w:author="Simon Kiss" w:date="2023-09-21T10:06:00Z">
                <w:pPr>
                  <w:divId w:val="1194878891"/>
                </w:pPr>
              </w:pPrChange>
            </w:pPr>
            <w:ins w:id="1165" w:author="Patrick Fafard" w:date="2023-02-16T13:58:00Z">
              <w:del w:id="1166" w:author="Simon Kiss" w:date="2023-07-26T14:00:00Z">
                <w:r w:rsidRPr="00545DC0" w:rsidDel="00293A78">
                  <w:rPr>
                    <w:rFonts w:eastAsia="Times New Roman"/>
                    <w:sz w:val="16"/>
                    <w:szCs w:val="16"/>
                  </w:rPr>
                  <w:delText>0.01</w:delText>
                </w:r>
              </w:del>
            </w:ins>
          </w:p>
        </w:tc>
        <w:tc>
          <w:tcPr>
            <w:tcW w:w="0" w:type="auto"/>
            <w:gridSpan w:val="2"/>
            <w:vAlign w:val="center"/>
            <w:hideMark/>
          </w:tcPr>
          <w:p w14:paraId="03497EB4" w14:textId="77777777" w:rsidR="00E92412" w:rsidRPr="00545DC0" w:rsidDel="00293A78" w:rsidRDefault="00E92412">
            <w:pPr>
              <w:jc w:val="both"/>
              <w:divId w:val="1194878891"/>
              <w:rPr>
                <w:ins w:id="1167" w:author="Patrick Fafard" w:date="2023-02-16T13:58:00Z"/>
                <w:del w:id="1168" w:author="Simon Kiss" w:date="2023-07-26T14:00:00Z"/>
                <w:rFonts w:eastAsia="Times New Roman"/>
                <w:sz w:val="16"/>
                <w:szCs w:val="16"/>
              </w:rPr>
              <w:pPrChange w:id="1169" w:author="Simon Kiss" w:date="2023-09-21T10:06:00Z">
                <w:pPr>
                  <w:divId w:val="1194878891"/>
                </w:pPr>
              </w:pPrChange>
            </w:pPr>
            <w:ins w:id="1170" w:author="Patrick Fafard" w:date="2023-02-16T13:58:00Z">
              <w:del w:id="1171" w:author="Simon Kiss" w:date="2023-07-26T14:00:00Z">
                <w:r w:rsidRPr="00545DC0" w:rsidDel="00293A78">
                  <w:rPr>
                    <w:rFonts w:eastAsia="Times New Roman"/>
                    <w:sz w:val="16"/>
                    <w:szCs w:val="16"/>
                  </w:rPr>
                  <w:delText>0.01</w:delText>
                </w:r>
              </w:del>
            </w:ins>
          </w:p>
        </w:tc>
        <w:tc>
          <w:tcPr>
            <w:tcW w:w="0" w:type="auto"/>
            <w:gridSpan w:val="2"/>
            <w:vAlign w:val="center"/>
            <w:hideMark/>
          </w:tcPr>
          <w:p w14:paraId="358E69BA" w14:textId="77777777" w:rsidR="00E92412" w:rsidRPr="00545DC0" w:rsidDel="00293A78" w:rsidRDefault="00E92412">
            <w:pPr>
              <w:jc w:val="both"/>
              <w:divId w:val="1194878891"/>
              <w:rPr>
                <w:ins w:id="1172" w:author="Patrick Fafard" w:date="2023-02-16T13:58:00Z"/>
                <w:del w:id="1173" w:author="Simon Kiss" w:date="2023-07-26T14:00:00Z"/>
                <w:rFonts w:eastAsia="Times New Roman"/>
                <w:sz w:val="16"/>
                <w:szCs w:val="16"/>
              </w:rPr>
              <w:pPrChange w:id="1174" w:author="Simon Kiss" w:date="2023-09-21T10:06:00Z">
                <w:pPr>
                  <w:divId w:val="1194878891"/>
                </w:pPr>
              </w:pPrChange>
            </w:pPr>
          </w:p>
        </w:tc>
        <w:tc>
          <w:tcPr>
            <w:tcW w:w="0" w:type="auto"/>
            <w:gridSpan w:val="2"/>
            <w:vAlign w:val="center"/>
            <w:hideMark/>
          </w:tcPr>
          <w:p w14:paraId="337AD01A" w14:textId="77777777" w:rsidR="00E92412" w:rsidRPr="00545DC0" w:rsidDel="00293A78" w:rsidRDefault="00E92412">
            <w:pPr>
              <w:jc w:val="both"/>
              <w:divId w:val="1194878891"/>
              <w:rPr>
                <w:ins w:id="1175" w:author="Patrick Fafard" w:date="2023-02-16T13:58:00Z"/>
                <w:del w:id="1176" w:author="Simon Kiss" w:date="2023-07-26T14:00:00Z"/>
                <w:rFonts w:eastAsia="Times New Roman"/>
                <w:sz w:val="16"/>
                <w:szCs w:val="16"/>
              </w:rPr>
              <w:pPrChange w:id="1177" w:author="Simon Kiss" w:date="2023-09-21T10:06:00Z">
                <w:pPr>
                  <w:divId w:val="1194878891"/>
                </w:pPr>
              </w:pPrChange>
            </w:pPr>
            <w:ins w:id="1178" w:author="Patrick Fafard" w:date="2023-02-16T13:58:00Z">
              <w:del w:id="1179" w:author="Simon Kiss" w:date="2023-07-26T14:00:00Z">
                <w:r w:rsidRPr="00545DC0" w:rsidDel="00293A78">
                  <w:rPr>
                    <w:rFonts w:eastAsia="Times New Roman"/>
                    <w:sz w:val="16"/>
                    <w:szCs w:val="16"/>
                  </w:rPr>
                  <w:delText>0.01</w:delText>
                </w:r>
              </w:del>
            </w:ins>
          </w:p>
        </w:tc>
        <w:tc>
          <w:tcPr>
            <w:tcW w:w="0" w:type="auto"/>
            <w:gridSpan w:val="2"/>
            <w:vAlign w:val="center"/>
            <w:hideMark/>
          </w:tcPr>
          <w:p w14:paraId="098E4386" w14:textId="77777777" w:rsidR="00E92412" w:rsidRPr="00545DC0" w:rsidDel="00293A78" w:rsidRDefault="00E92412">
            <w:pPr>
              <w:jc w:val="both"/>
              <w:divId w:val="1194878891"/>
              <w:rPr>
                <w:ins w:id="1180" w:author="Patrick Fafard" w:date="2023-02-16T13:58:00Z"/>
                <w:del w:id="1181" w:author="Simon Kiss" w:date="2023-07-26T14:00:00Z"/>
                <w:rFonts w:eastAsia="Times New Roman"/>
                <w:sz w:val="16"/>
                <w:szCs w:val="16"/>
              </w:rPr>
              <w:pPrChange w:id="1182" w:author="Simon Kiss" w:date="2023-09-21T10:06:00Z">
                <w:pPr>
                  <w:divId w:val="1194878891"/>
                </w:pPr>
              </w:pPrChange>
            </w:pPr>
            <w:ins w:id="1183" w:author="Patrick Fafard" w:date="2023-02-16T13:58:00Z">
              <w:del w:id="1184" w:author="Simon Kiss" w:date="2023-07-26T14:00:00Z">
                <w:r w:rsidRPr="00545DC0" w:rsidDel="00293A78">
                  <w:rPr>
                    <w:rFonts w:eastAsia="Times New Roman"/>
                    <w:sz w:val="16"/>
                    <w:szCs w:val="16"/>
                  </w:rPr>
                  <w:delText>0.00</w:delText>
                </w:r>
              </w:del>
            </w:ins>
          </w:p>
        </w:tc>
        <w:tc>
          <w:tcPr>
            <w:tcW w:w="0" w:type="auto"/>
            <w:gridSpan w:val="2"/>
            <w:vAlign w:val="center"/>
            <w:hideMark/>
          </w:tcPr>
          <w:p w14:paraId="31C1297F" w14:textId="77777777" w:rsidR="00E92412" w:rsidRPr="00545DC0" w:rsidDel="00293A78" w:rsidRDefault="00E92412">
            <w:pPr>
              <w:jc w:val="both"/>
              <w:divId w:val="1194878891"/>
              <w:rPr>
                <w:ins w:id="1185" w:author="Patrick Fafard" w:date="2023-02-16T13:58:00Z"/>
                <w:del w:id="1186" w:author="Simon Kiss" w:date="2023-07-26T14:00:00Z"/>
                <w:rFonts w:eastAsia="Times New Roman"/>
                <w:sz w:val="16"/>
                <w:szCs w:val="16"/>
              </w:rPr>
              <w:pPrChange w:id="1187" w:author="Simon Kiss" w:date="2023-09-21T10:06:00Z">
                <w:pPr>
                  <w:divId w:val="1194878891"/>
                </w:pPr>
              </w:pPrChange>
            </w:pPr>
            <w:ins w:id="1188" w:author="Patrick Fafard" w:date="2023-02-16T13:58:00Z">
              <w:del w:id="1189" w:author="Simon Kiss" w:date="2023-07-26T14:00:00Z">
                <w:r w:rsidRPr="00545DC0" w:rsidDel="00293A78">
                  <w:rPr>
                    <w:rFonts w:eastAsia="Times New Roman"/>
                    <w:sz w:val="16"/>
                    <w:szCs w:val="16"/>
                  </w:rPr>
                  <w:delText>0.00</w:delText>
                </w:r>
              </w:del>
            </w:ins>
          </w:p>
        </w:tc>
        <w:tc>
          <w:tcPr>
            <w:tcW w:w="0" w:type="auto"/>
            <w:gridSpan w:val="2"/>
            <w:vAlign w:val="center"/>
            <w:hideMark/>
          </w:tcPr>
          <w:p w14:paraId="5A61C15B" w14:textId="77777777" w:rsidR="00E92412" w:rsidRPr="00545DC0" w:rsidDel="00293A78" w:rsidRDefault="00E92412">
            <w:pPr>
              <w:jc w:val="both"/>
              <w:divId w:val="1194878891"/>
              <w:rPr>
                <w:ins w:id="1190" w:author="Patrick Fafard" w:date="2023-02-16T13:58:00Z"/>
                <w:del w:id="1191" w:author="Simon Kiss" w:date="2023-07-26T14:00:00Z"/>
                <w:rFonts w:eastAsia="Times New Roman"/>
                <w:sz w:val="16"/>
                <w:szCs w:val="16"/>
              </w:rPr>
              <w:pPrChange w:id="1192" w:author="Simon Kiss" w:date="2023-09-21T10:06:00Z">
                <w:pPr>
                  <w:divId w:val="1194878891"/>
                </w:pPr>
              </w:pPrChange>
            </w:pPr>
          </w:p>
        </w:tc>
        <w:tc>
          <w:tcPr>
            <w:tcW w:w="0" w:type="auto"/>
            <w:gridSpan w:val="2"/>
            <w:vAlign w:val="center"/>
            <w:hideMark/>
          </w:tcPr>
          <w:p w14:paraId="7343A030" w14:textId="77777777" w:rsidR="00E92412" w:rsidRPr="00545DC0" w:rsidDel="00293A78" w:rsidRDefault="00E92412">
            <w:pPr>
              <w:jc w:val="both"/>
              <w:divId w:val="1194878891"/>
              <w:rPr>
                <w:ins w:id="1193" w:author="Patrick Fafard" w:date="2023-02-16T13:58:00Z"/>
                <w:del w:id="1194" w:author="Simon Kiss" w:date="2023-07-26T14:00:00Z"/>
                <w:rFonts w:eastAsia="Times New Roman"/>
                <w:sz w:val="16"/>
                <w:szCs w:val="16"/>
              </w:rPr>
              <w:pPrChange w:id="1195" w:author="Simon Kiss" w:date="2023-09-21T10:06:00Z">
                <w:pPr>
                  <w:divId w:val="1194878891"/>
                </w:pPr>
              </w:pPrChange>
            </w:pPr>
            <w:ins w:id="1196" w:author="Patrick Fafard" w:date="2023-02-16T13:58:00Z">
              <w:del w:id="1197" w:author="Simon Kiss" w:date="2023-07-26T14:00:00Z">
                <w:r w:rsidRPr="00545DC0" w:rsidDel="00293A78">
                  <w:rPr>
                    <w:rFonts w:eastAsia="Times New Roman"/>
                    <w:sz w:val="16"/>
                    <w:szCs w:val="16"/>
                  </w:rPr>
                  <w:delText>0.02</w:delText>
                </w:r>
              </w:del>
            </w:ins>
          </w:p>
        </w:tc>
        <w:tc>
          <w:tcPr>
            <w:tcW w:w="0" w:type="auto"/>
            <w:gridSpan w:val="2"/>
            <w:vAlign w:val="center"/>
            <w:hideMark/>
          </w:tcPr>
          <w:p w14:paraId="0465535E" w14:textId="77777777" w:rsidR="00E92412" w:rsidRPr="00545DC0" w:rsidDel="00293A78" w:rsidRDefault="00E92412">
            <w:pPr>
              <w:jc w:val="both"/>
              <w:divId w:val="1194878891"/>
              <w:rPr>
                <w:ins w:id="1198" w:author="Patrick Fafard" w:date="2023-02-16T13:58:00Z"/>
                <w:del w:id="1199" w:author="Simon Kiss" w:date="2023-07-26T14:00:00Z"/>
                <w:rFonts w:eastAsia="Times New Roman"/>
                <w:sz w:val="16"/>
                <w:szCs w:val="16"/>
              </w:rPr>
              <w:pPrChange w:id="1200" w:author="Simon Kiss" w:date="2023-09-21T10:06:00Z">
                <w:pPr>
                  <w:divId w:val="1194878891"/>
                </w:pPr>
              </w:pPrChange>
            </w:pPr>
            <w:ins w:id="1201" w:author="Patrick Fafard" w:date="2023-02-16T13:58:00Z">
              <w:del w:id="1202" w:author="Simon Kiss" w:date="2023-07-26T14:00:00Z">
                <w:r w:rsidRPr="00545DC0" w:rsidDel="00293A78">
                  <w:rPr>
                    <w:rFonts w:eastAsia="Times New Roman"/>
                    <w:sz w:val="16"/>
                    <w:szCs w:val="16"/>
                  </w:rPr>
                  <w:delText>0.01</w:delText>
                </w:r>
              </w:del>
            </w:ins>
          </w:p>
        </w:tc>
        <w:tc>
          <w:tcPr>
            <w:tcW w:w="0" w:type="auto"/>
            <w:gridSpan w:val="2"/>
            <w:vAlign w:val="center"/>
            <w:hideMark/>
          </w:tcPr>
          <w:p w14:paraId="3E3BEF6D" w14:textId="77777777" w:rsidR="00E92412" w:rsidRPr="00545DC0" w:rsidDel="00293A78" w:rsidRDefault="00E92412">
            <w:pPr>
              <w:jc w:val="both"/>
              <w:divId w:val="1194878891"/>
              <w:rPr>
                <w:ins w:id="1203" w:author="Patrick Fafard" w:date="2023-02-16T13:58:00Z"/>
                <w:del w:id="1204" w:author="Simon Kiss" w:date="2023-07-26T14:00:00Z"/>
                <w:rFonts w:eastAsia="Times New Roman"/>
                <w:sz w:val="16"/>
                <w:szCs w:val="16"/>
              </w:rPr>
              <w:pPrChange w:id="1205" w:author="Simon Kiss" w:date="2023-09-21T10:06:00Z">
                <w:pPr>
                  <w:divId w:val="1194878891"/>
                </w:pPr>
              </w:pPrChange>
            </w:pPr>
            <w:ins w:id="1206" w:author="Patrick Fafard" w:date="2023-02-16T13:58:00Z">
              <w:del w:id="1207" w:author="Simon Kiss" w:date="2023-07-26T14:00:00Z">
                <w:r w:rsidRPr="00545DC0" w:rsidDel="00293A78">
                  <w:rPr>
                    <w:rFonts w:eastAsia="Times New Roman"/>
                    <w:sz w:val="16"/>
                    <w:szCs w:val="16"/>
                  </w:rPr>
                  <w:delText>0.01</w:delText>
                </w:r>
              </w:del>
            </w:ins>
          </w:p>
        </w:tc>
        <w:tc>
          <w:tcPr>
            <w:tcW w:w="0" w:type="auto"/>
            <w:gridSpan w:val="2"/>
            <w:vAlign w:val="center"/>
            <w:hideMark/>
          </w:tcPr>
          <w:p w14:paraId="1C5CFDDE" w14:textId="77777777" w:rsidR="00E92412" w:rsidRPr="00545DC0" w:rsidDel="00293A78" w:rsidRDefault="00E92412">
            <w:pPr>
              <w:jc w:val="both"/>
              <w:divId w:val="1194878891"/>
              <w:rPr>
                <w:ins w:id="1208" w:author="Patrick Fafard" w:date="2023-02-16T13:58:00Z"/>
                <w:del w:id="1209" w:author="Simon Kiss" w:date="2023-07-26T14:00:00Z"/>
                <w:rFonts w:eastAsia="Times New Roman"/>
                <w:sz w:val="16"/>
                <w:szCs w:val="16"/>
              </w:rPr>
              <w:pPrChange w:id="1210" w:author="Simon Kiss" w:date="2023-09-21T10:06:00Z">
                <w:pPr>
                  <w:divId w:val="1194878891"/>
                </w:pPr>
              </w:pPrChange>
            </w:pPr>
          </w:p>
        </w:tc>
        <w:tc>
          <w:tcPr>
            <w:tcW w:w="0" w:type="auto"/>
            <w:gridSpan w:val="2"/>
            <w:vAlign w:val="center"/>
            <w:hideMark/>
          </w:tcPr>
          <w:p w14:paraId="3683FC40" w14:textId="77777777" w:rsidR="00E92412" w:rsidRPr="00545DC0" w:rsidDel="00293A78" w:rsidRDefault="00E92412">
            <w:pPr>
              <w:jc w:val="both"/>
              <w:divId w:val="1194878891"/>
              <w:rPr>
                <w:ins w:id="1211" w:author="Patrick Fafard" w:date="2023-02-16T13:58:00Z"/>
                <w:del w:id="1212" w:author="Simon Kiss" w:date="2023-07-26T14:00:00Z"/>
                <w:rFonts w:eastAsia="Times New Roman"/>
                <w:sz w:val="16"/>
                <w:szCs w:val="16"/>
              </w:rPr>
              <w:pPrChange w:id="1213" w:author="Simon Kiss" w:date="2023-09-21T10:06:00Z">
                <w:pPr>
                  <w:divId w:val="1194878891"/>
                </w:pPr>
              </w:pPrChange>
            </w:pPr>
            <w:ins w:id="1214" w:author="Patrick Fafard" w:date="2023-02-16T13:58:00Z">
              <w:del w:id="1215" w:author="Simon Kiss" w:date="2023-07-26T14:00:00Z">
                <w:r w:rsidRPr="00545DC0" w:rsidDel="00293A78">
                  <w:rPr>
                    <w:rFonts w:eastAsia="Times New Roman"/>
                    <w:sz w:val="16"/>
                    <w:szCs w:val="16"/>
                  </w:rPr>
                  <w:delText>0.01</w:delText>
                </w:r>
              </w:del>
            </w:ins>
          </w:p>
        </w:tc>
        <w:tc>
          <w:tcPr>
            <w:tcW w:w="0" w:type="auto"/>
            <w:vAlign w:val="center"/>
            <w:hideMark/>
          </w:tcPr>
          <w:p w14:paraId="0070EB7C" w14:textId="77777777" w:rsidR="00E92412" w:rsidRPr="00545DC0" w:rsidDel="00293A78" w:rsidRDefault="00E92412">
            <w:pPr>
              <w:jc w:val="both"/>
              <w:divId w:val="1194878891"/>
              <w:rPr>
                <w:ins w:id="1216" w:author="Patrick Fafard" w:date="2023-02-16T13:58:00Z"/>
                <w:del w:id="1217" w:author="Simon Kiss" w:date="2023-07-26T14:00:00Z"/>
                <w:rFonts w:eastAsia="Times New Roman"/>
                <w:sz w:val="16"/>
                <w:szCs w:val="16"/>
              </w:rPr>
              <w:pPrChange w:id="1218" w:author="Simon Kiss" w:date="2023-09-21T10:06:00Z">
                <w:pPr>
                  <w:divId w:val="1194878891"/>
                </w:pPr>
              </w:pPrChange>
            </w:pPr>
            <w:ins w:id="1219" w:author="Patrick Fafard" w:date="2023-02-16T13:58:00Z">
              <w:del w:id="1220" w:author="Simon Kiss" w:date="2023-07-26T14:00:00Z">
                <w:r w:rsidRPr="00545DC0" w:rsidDel="00293A78">
                  <w:rPr>
                    <w:rFonts w:eastAsia="Times New Roman"/>
                    <w:sz w:val="16"/>
                    <w:szCs w:val="16"/>
                  </w:rPr>
                  <w:delText>0.00</w:delText>
                </w:r>
              </w:del>
            </w:ins>
          </w:p>
        </w:tc>
        <w:tc>
          <w:tcPr>
            <w:tcW w:w="0" w:type="auto"/>
            <w:vAlign w:val="center"/>
            <w:hideMark/>
          </w:tcPr>
          <w:p w14:paraId="0706AB6C" w14:textId="77777777" w:rsidR="00E92412" w:rsidRPr="00545DC0" w:rsidDel="00293A78" w:rsidRDefault="00E92412">
            <w:pPr>
              <w:jc w:val="both"/>
              <w:divId w:val="1194878891"/>
              <w:rPr>
                <w:ins w:id="1221" w:author="Patrick Fafard" w:date="2023-02-16T13:58:00Z"/>
                <w:del w:id="1222" w:author="Simon Kiss" w:date="2023-07-26T14:00:00Z"/>
                <w:rFonts w:eastAsia="Times New Roman"/>
                <w:sz w:val="16"/>
                <w:szCs w:val="16"/>
              </w:rPr>
              <w:pPrChange w:id="1223" w:author="Simon Kiss" w:date="2023-09-21T10:06:00Z">
                <w:pPr>
                  <w:divId w:val="1194878891"/>
                </w:pPr>
              </w:pPrChange>
            </w:pPr>
            <w:ins w:id="1224" w:author="Patrick Fafard" w:date="2023-02-16T13:58:00Z">
              <w:del w:id="1225" w:author="Simon Kiss" w:date="2023-07-26T14:00:00Z">
                <w:r w:rsidRPr="00545DC0" w:rsidDel="00293A78">
                  <w:rPr>
                    <w:rFonts w:eastAsia="Times New Roman"/>
                    <w:sz w:val="16"/>
                    <w:szCs w:val="16"/>
                  </w:rPr>
                  <w:delText>0.00</w:delText>
                </w:r>
              </w:del>
            </w:ins>
          </w:p>
        </w:tc>
      </w:tr>
      <w:tr w:rsidR="00293A78" w:rsidRPr="00545DC0" w:rsidDel="00293A78" w14:paraId="63913957" w14:textId="77777777" w:rsidTr="00E92412">
        <w:trPr>
          <w:divId w:val="1803771614"/>
          <w:tblCellSpacing w:w="15" w:type="dxa"/>
          <w:ins w:id="1226" w:author="Patrick Fafard" w:date="2023-02-16T13:58:00Z"/>
          <w:del w:id="1227" w:author="Simon Kiss" w:date="2023-07-26T14:00:00Z"/>
        </w:trPr>
        <w:tc>
          <w:tcPr>
            <w:tcW w:w="522" w:type="dxa"/>
            <w:vAlign w:val="center"/>
            <w:hideMark/>
          </w:tcPr>
          <w:p w14:paraId="450390E7" w14:textId="77777777" w:rsidR="00E92412" w:rsidRPr="00545DC0" w:rsidDel="00293A78" w:rsidRDefault="00E92412">
            <w:pPr>
              <w:jc w:val="both"/>
              <w:divId w:val="1194878891"/>
              <w:rPr>
                <w:ins w:id="1228" w:author="Patrick Fafard" w:date="2023-02-16T13:58:00Z"/>
                <w:del w:id="1229" w:author="Simon Kiss" w:date="2023-07-26T14:00:00Z"/>
                <w:rFonts w:eastAsia="Times New Roman"/>
                <w:sz w:val="16"/>
                <w:szCs w:val="16"/>
              </w:rPr>
              <w:pPrChange w:id="1230" w:author="Simon Kiss" w:date="2023-09-21T10:06:00Z">
                <w:pPr>
                  <w:divId w:val="1194878891"/>
                </w:pPr>
              </w:pPrChange>
            </w:pPr>
          </w:p>
        </w:tc>
        <w:tc>
          <w:tcPr>
            <w:tcW w:w="793" w:type="dxa"/>
            <w:gridSpan w:val="2"/>
            <w:vAlign w:val="center"/>
            <w:hideMark/>
          </w:tcPr>
          <w:p w14:paraId="34DAB7E9" w14:textId="77777777" w:rsidR="00E92412" w:rsidRPr="00545DC0" w:rsidDel="00293A78" w:rsidRDefault="00E92412">
            <w:pPr>
              <w:jc w:val="both"/>
              <w:divId w:val="1194878891"/>
              <w:rPr>
                <w:ins w:id="1231" w:author="Patrick Fafard" w:date="2023-02-16T13:58:00Z"/>
                <w:del w:id="1232" w:author="Simon Kiss" w:date="2023-07-26T14:00:00Z"/>
                <w:rFonts w:eastAsia="Times New Roman"/>
                <w:sz w:val="16"/>
                <w:szCs w:val="16"/>
              </w:rPr>
              <w:pPrChange w:id="1233" w:author="Simon Kiss" w:date="2023-09-21T10:06:00Z">
                <w:pPr>
                  <w:divId w:val="1194878891"/>
                </w:pPr>
              </w:pPrChange>
            </w:pPr>
          </w:p>
        </w:tc>
        <w:tc>
          <w:tcPr>
            <w:tcW w:w="0" w:type="auto"/>
            <w:gridSpan w:val="2"/>
            <w:vAlign w:val="center"/>
            <w:hideMark/>
          </w:tcPr>
          <w:p w14:paraId="45CE3A77" w14:textId="77777777" w:rsidR="00E92412" w:rsidRPr="00545DC0" w:rsidDel="00293A78" w:rsidRDefault="00E92412">
            <w:pPr>
              <w:jc w:val="both"/>
              <w:divId w:val="1194878891"/>
              <w:rPr>
                <w:ins w:id="1234" w:author="Patrick Fafard" w:date="2023-02-16T13:58:00Z"/>
                <w:del w:id="1235" w:author="Simon Kiss" w:date="2023-07-26T14:00:00Z"/>
                <w:rFonts w:eastAsia="Times New Roman"/>
                <w:sz w:val="16"/>
                <w:szCs w:val="16"/>
              </w:rPr>
              <w:pPrChange w:id="1236" w:author="Simon Kiss" w:date="2023-09-21T10:06:00Z">
                <w:pPr>
                  <w:divId w:val="1194878891"/>
                </w:pPr>
              </w:pPrChange>
            </w:pPr>
            <w:ins w:id="1237" w:author="Patrick Fafard" w:date="2023-02-16T13:58:00Z">
              <w:del w:id="1238" w:author="Simon Kiss" w:date="2023-07-26T14:00:00Z">
                <w:r w:rsidRPr="00545DC0" w:rsidDel="00293A78">
                  <w:rPr>
                    <w:rFonts w:eastAsia="Times New Roman"/>
                    <w:sz w:val="16"/>
                    <w:szCs w:val="16"/>
                  </w:rPr>
                  <w:delText>(0.01)</w:delText>
                </w:r>
              </w:del>
            </w:ins>
          </w:p>
        </w:tc>
        <w:tc>
          <w:tcPr>
            <w:tcW w:w="0" w:type="auto"/>
            <w:gridSpan w:val="2"/>
            <w:vAlign w:val="center"/>
            <w:hideMark/>
          </w:tcPr>
          <w:p w14:paraId="13A5B263" w14:textId="77777777" w:rsidR="00E92412" w:rsidRPr="00545DC0" w:rsidDel="00293A78" w:rsidRDefault="00E92412">
            <w:pPr>
              <w:jc w:val="both"/>
              <w:divId w:val="1194878891"/>
              <w:rPr>
                <w:ins w:id="1239" w:author="Patrick Fafard" w:date="2023-02-16T13:58:00Z"/>
                <w:del w:id="1240" w:author="Simon Kiss" w:date="2023-07-26T14:00:00Z"/>
                <w:rFonts w:eastAsia="Times New Roman"/>
                <w:sz w:val="16"/>
                <w:szCs w:val="16"/>
              </w:rPr>
              <w:pPrChange w:id="1241" w:author="Simon Kiss" w:date="2023-09-21T10:06:00Z">
                <w:pPr>
                  <w:divId w:val="1194878891"/>
                </w:pPr>
              </w:pPrChange>
            </w:pPr>
            <w:ins w:id="1242" w:author="Patrick Fafard" w:date="2023-02-16T13:58:00Z">
              <w:del w:id="1243" w:author="Simon Kiss" w:date="2023-07-26T14:00:00Z">
                <w:r w:rsidRPr="00545DC0" w:rsidDel="00293A78">
                  <w:rPr>
                    <w:rFonts w:eastAsia="Times New Roman"/>
                    <w:sz w:val="16"/>
                    <w:szCs w:val="16"/>
                  </w:rPr>
                  <w:delText>(0.01)</w:delText>
                </w:r>
              </w:del>
            </w:ins>
          </w:p>
        </w:tc>
        <w:tc>
          <w:tcPr>
            <w:tcW w:w="0" w:type="auto"/>
            <w:gridSpan w:val="2"/>
            <w:vAlign w:val="center"/>
            <w:hideMark/>
          </w:tcPr>
          <w:p w14:paraId="56B93A8F" w14:textId="77777777" w:rsidR="00E92412" w:rsidRPr="00545DC0" w:rsidDel="00293A78" w:rsidRDefault="00E92412">
            <w:pPr>
              <w:jc w:val="both"/>
              <w:divId w:val="1194878891"/>
              <w:rPr>
                <w:ins w:id="1244" w:author="Patrick Fafard" w:date="2023-02-16T13:58:00Z"/>
                <w:del w:id="1245" w:author="Simon Kiss" w:date="2023-07-26T14:00:00Z"/>
                <w:rFonts w:eastAsia="Times New Roman"/>
                <w:sz w:val="16"/>
                <w:szCs w:val="16"/>
              </w:rPr>
              <w:pPrChange w:id="1246" w:author="Simon Kiss" w:date="2023-09-21T10:06:00Z">
                <w:pPr>
                  <w:divId w:val="1194878891"/>
                </w:pPr>
              </w:pPrChange>
            </w:pPr>
            <w:ins w:id="1247" w:author="Patrick Fafard" w:date="2023-02-16T13:58:00Z">
              <w:del w:id="1248" w:author="Simon Kiss" w:date="2023-07-26T14:00:00Z">
                <w:r w:rsidRPr="00545DC0" w:rsidDel="00293A78">
                  <w:rPr>
                    <w:rFonts w:eastAsia="Times New Roman"/>
                    <w:sz w:val="16"/>
                    <w:szCs w:val="16"/>
                  </w:rPr>
                  <w:delText>(0.01)</w:delText>
                </w:r>
              </w:del>
            </w:ins>
          </w:p>
        </w:tc>
        <w:tc>
          <w:tcPr>
            <w:tcW w:w="0" w:type="auto"/>
            <w:gridSpan w:val="2"/>
            <w:vAlign w:val="center"/>
            <w:hideMark/>
          </w:tcPr>
          <w:p w14:paraId="1B085B70" w14:textId="77777777" w:rsidR="00E92412" w:rsidRPr="00545DC0" w:rsidDel="00293A78" w:rsidRDefault="00E92412">
            <w:pPr>
              <w:jc w:val="both"/>
              <w:divId w:val="1194878891"/>
              <w:rPr>
                <w:ins w:id="1249" w:author="Patrick Fafard" w:date="2023-02-16T13:58:00Z"/>
                <w:del w:id="1250" w:author="Simon Kiss" w:date="2023-07-26T14:00:00Z"/>
                <w:rFonts w:eastAsia="Times New Roman"/>
                <w:sz w:val="16"/>
                <w:szCs w:val="16"/>
              </w:rPr>
              <w:pPrChange w:id="1251" w:author="Simon Kiss" w:date="2023-09-21T10:06:00Z">
                <w:pPr>
                  <w:divId w:val="1194878891"/>
                </w:pPr>
              </w:pPrChange>
            </w:pPr>
          </w:p>
        </w:tc>
        <w:tc>
          <w:tcPr>
            <w:tcW w:w="0" w:type="auto"/>
            <w:gridSpan w:val="2"/>
            <w:vAlign w:val="center"/>
            <w:hideMark/>
          </w:tcPr>
          <w:p w14:paraId="2AA8A936" w14:textId="77777777" w:rsidR="00E92412" w:rsidRPr="00545DC0" w:rsidDel="00293A78" w:rsidRDefault="00E92412">
            <w:pPr>
              <w:jc w:val="both"/>
              <w:divId w:val="1194878891"/>
              <w:rPr>
                <w:ins w:id="1252" w:author="Patrick Fafard" w:date="2023-02-16T13:58:00Z"/>
                <w:del w:id="1253" w:author="Simon Kiss" w:date="2023-07-26T14:00:00Z"/>
                <w:rFonts w:eastAsia="Times New Roman"/>
                <w:sz w:val="16"/>
                <w:szCs w:val="16"/>
              </w:rPr>
              <w:pPrChange w:id="1254" w:author="Simon Kiss" w:date="2023-09-21T10:06:00Z">
                <w:pPr>
                  <w:divId w:val="1194878891"/>
                </w:pPr>
              </w:pPrChange>
            </w:pPr>
            <w:ins w:id="1255" w:author="Patrick Fafard" w:date="2023-02-16T13:58:00Z">
              <w:del w:id="1256" w:author="Simon Kiss" w:date="2023-07-26T14:00:00Z">
                <w:r w:rsidRPr="00545DC0" w:rsidDel="00293A78">
                  <w:rPr>
                    <w:rFonts w:eastAsia="Times New Roman"/>
                    <w:sz w:val="16"/>
                    <w:szCs w:val="16"/>
                  </w:rPr>
                  <w:delText>(0.01)</w:delText>
                </w:r>
              </w:del>
            </w:ins>
          </w:p>
        </w:tc>
        <w:tc>
          <w:tcPr>
            <w:tcW w:w="0" w:type="auto"/>
            <w:gridSpan w:val="2"/>
            <w:vAlign w:val="center"/>
            <w:hideMark/>
          </w:tcPr>
          <w:p w14:paraId="23704812" w14:textId="77777777" w:rsidR="00E92412" w:rsidRPr="00545DC0" w:rsidDel="00293A78" w:rsidRDefault="00E92412">
            <w:pPr>
              <w:jc w:val="both"/>
              <w:divId w:val="1194878891"/>
              <w:rPr>
                <w:ins w:id="1257" w:author="Patrick Fafard" w:date="2023-02-16T13:58:00Z"/>
                <w:del w:id="1258" w:author="Simon Kiss" w:date="2023-07-26T14:00:00Z"/>
                <w:rFonts w:eastAsia="Times New Roman"/>
                <w:sz w:val="16"/>
                <w:szCs w:val="16"/>
              </w:rPr>
              <w:pPrChange w:id="1259" w:author="Simon Kiss" w:date="2023-09-21T10:06:00Z">
                <w:pPr>
                  <w:divId w:val="1194878891"/>
                </w:pPr>
              </w:pPrChange>
            </w:pPr>
            <w:ins w:id="1260" w:author="Patrick Fafard" w:date="2023-02-16T13:58:00Z">
              <w:del w:id="1261" w:author="Simon Kiss" w:date="2023-07-26T14:00:00Z">
                <w:r w:rsidRPr="00545DC0" w:rsidDel="00293A78">
                  <w:rPr>
                    <w:rFonts w:eastAsia="Times New Roman"/>
                    <w:sz w:val="16"/>
                    <w:szCs w:val="16"/>
                  </w:rPr>
                  <w:delText>(0.01)</w:delText>
                </w:r>
              </w:del>
            </w:ins>
          </w:p>
        </w:tc>
        <w:tc>
          <w:tcPr>
            <w:tcW w:w="0" w:type="auto"/>
            <w:gridSpan w:val="2"/>
            <w:vAlign w:val="center"/>
            <w:hideMark/>
          </w:tcPr>
          <w:p w14:paraId="2589B102" w14:textId="77777777" w:rsidR="00E92412" w:rsidRPr="00545DC0" w:rsidDel="00293A78" w:rsidRDefault="00E92412">
            <w:pPr>
              <w:jc w:val="both"/>
              <w:divId w:val="1194878891"/>
              <w:rPr>
                <w:ins w:id="1262" w:author="Patrick Fafard" w:date="2023-02-16T13:58:00Z"/>
                <w:del w:id="1263" w:author="Simon Kiss" w:date="2023-07-26T14:00:00Z"/>
                <w:rFonts w:eastAsia="Times New Roman"/>
                <w:sz w:val="16"/>
                <w:szCs w:val="16"/>
              </w:rPr>
              <w:pPrChange w:id="1264" w:author="Simon Kiss" w:date="2023-09-21T10:06:00Z">
                <w:pPr>
                  <w:divId w:val="1194878891"/>
                </w:pPr>
              </w:pPrChange>
            </w:pPr>
            <w:ins w:id="1265" w:author="Patrick Fafard" w:date="2023-02-16T13:58:00Z">
              <w:del w:id="1266" w:author="Simon Kiss" w:date="2023-07-26T14:00:00Z">
                <w:r w:rsidRPr="00545DC0" w:rsidDel="00293A78">
                  <w:rPr>
                    <w:rFonts w:eastAsia="Times New Roman"/>
                    <w:sz w:val="16"/>
                    <w:szCs w:val="16"/>
                  </w:rPr>
                  <w:delText>(0.01)</w:delText>
                </w:r>
              </w:del>
            </w:ins>
          </w:p>
        </w:tc>
        <w:tc>
          <w:tcPr>
            <w:tcW w:w="0" w:type="auto"/>
            <w:gridSpan w:val="2"/>
            <w:vAlign w:val="center"/>
            <w:hideMark/>
          </w:tcPr>
          <w:p w14:paraId="2E5864BB" w14:textId="77777777" w:rsidR="00E92412" w:rsidRPr="00545DC0" w:rsidDel="00293A78" w:rsidRDefault="00E92412">
            <w:pPr>
              <w:jc w:val="both"/>
              <w:divId w:val="1194878891"/>
              <w:rPr>
                <w:ins w:id="1267" w:author="Patrick Fafard" w:date="2023-02-16T13:58:00Z"/>
                <w:del w:id="1268" w:author="Simon Kiss" w:date="2023-07-26T14:00:00Z"/>
                <w:rFonts w:eastAsia="Times New Roman"/>
                <w:sz w:val="16"/>
                <w:szCs w:val="16"/>
              </w:rPr>
              <w:pPrChange w:id="1269" w:author="Simon Kiss" w:date="2023-09-21T10:06:00Z">
                <w:pPr>
                  <w:divId w:val="1194878891"/>
                </w:pPr>
              </w:pPrChange>
            </w:pPr>
          </w:p>
        </w:tc>
        <w:tc>
          <w:tcPr>
            <w:tcW w:w="0" w:type="auto"/>
            <w:gridSpan w:val="2"/>
            <w:vAlign w:val="center"/>
            <w:hideMark/>
          </w:tcPr>
          <w:p w14:paraId="101D2CF5" w14:textId="77777777" w:rsidR="00E92412" w:rsidRPr="00545DC0" w:rsidDel="00293A78" w:rsidRDefault="00E92412">
            <w:pPr>
              <w:jc w:val="both"/>
              <w:divId w:val="1194878891"/>
              <w:rPr>
                <w:ins w:id="1270" w:author="Patrick Fafard" w:date="2023-02-16T13:58:00Z"/>
                <w:del w:id="1271" w:author="Simon Kiss" w:date="2023-07-26T14:00:00Z"/>
                <w:rFonts w:eastAsia="Times New Roman"/>
                <w:sz w:val="16"/>
                <w:szCs w:val="16"/>
              </w:rPr>
              <w:pPrChange w:id="1272" w:author="Simon Kiss" w:date="2023-09-21T10:06:00Z">
                <w:pPr>
                  <w:divId w:val="1194878891"/>
                </w:pPr>
              </w:pPrChange>
            </w:pPr>
            <w:ins w:id="1273" w:author="Patrick Fafard" w:date="2023-02-16T13:58:00Z">
              <w:del w:id="1274" w:author="Simon Kiss" w:date="2023-07-26T14:00:00Z">
                <w:r w:rsidRPr="00545DC0" w:rsidDel="00293A78">
                  <w:rPr>
                    <w:rFonts w:eastAsia="Times New Roman"/>
                    <w:sz w:val="16"/>
                    <w:szCs w:val="16"/>
                  </w:rPr>
                  <w:delText>(0.01)</w:delText>
                </w:r>
              </w:del>
            </w:ins>
          </w:p>
        </w:tc>
        <w:tc>
          <w:tcPr>
            <w:tcW w:w="0" w:type="auto"/>
            <w:gridSpan w:val="2"/>
            <w:vAlign w:val="center"/>
            <w:hideMark/>
          </w:tcPr>
          <w:p w14:paraId="4A52705F" w14:textId="77777777" w:rsidR="00E92412" w:rsidRPr="00545DC0" w:rsidDel="00293A78" w:rsidRDefault="00E92412">
            <w:pPr>
              <w:jc w:val="both"/>
              <w:divId w:val="1194878891"/>
              <w:rPr>
                <w:ins w:id="1275" w:author="Patrick Fafard" w:date="2023-02-16T13:58:00Z"/>
                <w:del w:id="1276" w:author="Simon Kiss" w:date="2023-07-26T14:00:00Z"/>
                <w:rFonts w:eastAsia="Times New Roman"/>
                <w:sz w:val="16"/>
                <w:szCs w:val="16"/>
              </w:rPr>
              <w:pPrChange w:id="1277" w:author="Simon Kiss" w:date="2023-09-21T10:06:00Z">
                <w:pPr>
                  <w:divId w:val="1194878891"/>
                </w:pPr>
              </w:pPrChange>
            </w:pPr>
            <w:ins w:id="1278" w:author="Patrick Fafard" w:date="2023-02-16T13:58:00Z">
              <w:del w:id="1279" w:author="Simon Kiss" w:date="2023-07-26T14:00:00Z">
                <w:r w:rsidRPr="00545DC0" w:rsidDel="00293A78">
                  <w:rPr>
                    <w:rFonts w:eastAsia="Times New Roman"/>
                    <w:sz w:val="16"/>
                    <w:szCs w:val="16"/>
                  </w:rPr>
                  <w:delText>(0.01)</w:delText>
                </w:r>
              </w:del>
            </w:ins>
          </w:p>
        </w:tc>
        <w:tc>
          <w:tcPr>
            <w:tcW w:w="0" w:type="auto"/>
            <w:gridSpan w:val="2"/>
            <w:vAlign w:val="center"/>
            <w:hideMark/>
          </w:tcPr>
          <w:p w14:paraId="57ADBD49" w14:textId="77777777" w:rsidR="00E92412" w:rsidRPr="00545DC0" w:rsidDel="00293A78" w:rsidRDefault="00E92412">
            <w:pPr>
              <w:jc w:val="both"/>
              <w:divId w:val="1194878891"/>
              <w:rPr>
                <w:ins w:id="1280" w:author="Patrick Fafard" w:date="2023-02-16T13:58:00Z"/>
                <w:del w:id="1281" w:author="Simon Kiss" w:date="2023-07-26T14:00:00Z"/>
                <w:rFonts w:eastAsia="Times New Roman"/>
                <w:sz w:val="16"/>
                <w:szCs w:val="16"/>
              </w:rPr>
              <w:pPrChange w:id="1282" w:author="Simon Kiss" w:date="2023-09-21T10:06:00Z">
                <w:pPr>
                  <w:divId w:val="1194878891"/>
                </w:pPr>
              </w:pPrChange>
            </w:pPr>
            <w:ins w:id="1283" w:author="Patrick Fafard" w:date="2023-02-16T13:58:00Z">
              <w:del w:id="1284" w:author="Simon Kiss" w:date="2023-07-26T14:00:00Z">
                <w:r w:rsidRPr="00545DC0" w:rsidDel="00293A78">
                  <w:rPr>
                    <w:rFonts w:eastAsia="Times New Roman"/>
                    <w:sz w:val="16"/>
                    <w:szCs w:val="16"/>
                  </w:rPr>
                  <w:delText>(0.01)</w:delText>
                </w:r>
              </w:del>
            </w:ins>
          </w:p>
        </w:tc>
        <w:tc>
          <w:tcPr>
            <w:tcW w:w="0" w:type="auto"/>
            <w:gridSpan w:val="2"/>
            <w:vAlign w:val="center"/>
            <w:hideMark/>
          </w:tcPr>
          <w:p w14:paraId="3F436C04" w14:textId="77777777" w:rsidR="00E92412" w:rsidRPr="00545DC0" w:rsidDel="00293A78" w:rsidRDefault="00E92412">
            <w:pPr>
              <w:jc w:val="both"/>
              <w:divId w:val="1194878891"/>
              <w:rPr>
                <w:ins w:id="1285" w:author="Patrick Fafard" w:date="2023-02-16T13:58:00Z"/>
                <w:del w:id="1286" w:author="Simon Kiss" w:date="2023-07-26T14:00:00Z"/>
                <w:rFonts w:eastAsia="Times New Roman"/>
                <w:sz w:val="16"/>
                <w:szCs w:val="16"/>
              </w:rPr>
              <w:pPrChange w:id="1287" w:author="Simon Kiss" w:date="2023-09-21T10:06:00Z">
                <w:pPr>
                  <w:divId w:val="1194878891"/>
                </w:pPr>
              </w:pPrChange>
            </w:pPr>
          </w:p>
        </w:tc>
        <w:tc>
          <w:tcPr>
            <w:tcW w:w="0" w:type="auto"/>
            <w:gridSpan w:val="2"/>
            <w:vAlign w:val="center"/>
            <w:hideMark/>
          </w:tcPr>
          <w:p w14:paraId="1893AEC5" w14:textId="77777777" w:rsidR="00E92412" w:rsidRPr="00545DC0" w:rsidDel="00293A78" w:rsidRDefault="00E92412">
            <w:pPr>
              <w:jc w:val="both"/>
              <w:divId w:val="1194878891"/>
              <w:rPr>
                <w:ins w:id="1288" w:author="Patrick Fafard" w:date="2023-02-16T13:58:00Z"/>
                <w:del w:id="1289" w:author="Simon Kiss" w:date="2023-07-26T14:00:00Z"/>
                <w:rFonts w:eastAsia="Times New Roman"/>
                <w:sz w:val="16"/>
                <w:szCs w:val="16"/>
              </w:rPr>
              <w:pPrChange w:id="1290" w:author="Simon Kiss" w:date="2023-09-21T10:06:00Z">
                <w:pPr>
                  <w:divId w:val="1194878891"/>
                </w:pPr>
              </w:pPrChange>
            </w:pPr>
            <w:ins w:id="1291" w:author="Patrick Fafard" w:date="2023-02-16T13:58:00Z">
              <w:del w:id="1292" w:author="Simon Kiss" w:date="2023-07-26T14:00:00Z">
                <w:r w:rsidRPr="00545DC0" w:rsidDel="00293A78">
                  <w:rPr>
                    <w:rFonts w:eastAsia="Times New Roman"/>
                    <w:sz w:val="16"/>
                    <w:szCs w:val="16"/>
                  </w:rPr>
                  <w:delText>(0.01)</w:delText>
                </w:r>
              </w:del>
            </w:ins>
          </w:p>
        </w:tc>
        <w:tc>
          <w:tcPr>
            <w:tcW w:w="0" w:type="auto"/>
            <w:vAlign w:val="center"/>
            <w:hideMark/>
          </w:tcPr>
          <w:p w14:paraId="74A482D2" w14:textId="77777777" w:rsidR="00E92412" w:rsidRPr="00545DC0" w:rsidDel="00293A78" w:rsidRDefault="00E92412">
            <w:pPr>
              <w:jc w:val="both"/>
              <w:divId w:val="1194878891"/>
              <w:rPr>
                <w:ins w:id="1293" w:author="Patrick Fafard" w:date="2023-02-16T13:58:00Z"/>
                <w:del w:id="1294" w:author="Simon Kiss" w:date="2023-07-26T14:00:00Z"/>
                <w:rFonts w:eastAsia="Times New Roman"/>
                <w:sz w:val="16"/>
                <w:szCs w:val="16"/>
              </w:rPr>
              <w:pPrChange w:id="1295" w:author="Simon Kiss" w:date="2023-09-21T10:06:00Z">
                <w:pPr>
                  <w:divId w:val="1194878891"/>
                </w:pPr>
              </w:pPrChange>
            </w:pPr>
            <w:ins w:id="1296" w:author="Patrick Fafard" w:date="2023-02-16T13:58:00Z">
              <w:del w:id="1297" w:author="Simon Kiss" w:date="2023-07-26T14:00:00Z">
                <w:r w:rsidRPr="00545DC0" w:rsidDel="00293A78">
                  <w:rPr>
                    <w:rFonts w:eastAsia="Times New Roman"/>
                    <w:sz w:val="16"/>
                    <w:szCs w:val="16"/>
                  </w:rPr>
                  <w:delText>(0.01)</w:delText>
                </w:r>
              </w:del>
            </w:ins>
          </w:p>
        </w:tc>
        <w:tc>
          <w:tcPr>
            <w:tcW w:w="0" w:type="auto"/>
            <w:vAlign w:val="center"/>
            <w:hideMark/>
          </w:tcPr>
          <w:p w14:paraId="663BA886" w14:textId="77777777" w:rsidR="00E92412" w:rsidRPr="00545DC0" w:rsidDel="00293A78" w:rsidRDefault="00E92412">
            <w:pPr>
              <w:jc w:val="both"/>
              <w:divId w:val="1194878891"/>
              <w:rPr>
                <w:ins w:id="1298" w:author="Patrick Fafard" w:date="2023-02-16T13:58:00Z"/>
                <w:del w:id="1299" w:author="Simon Kiss" w:date="2023-07-26T14:00:00Z"/>
                <w:rFonts w:eastAsia="Times New Roman"/>
                <w:sz w:val="16"/>
                <w:szCs w:val="16"/>
              </w:rPr>
              <w:pPrChange w:id="1300" w:author="Simon Kiss" w:date="2023-09-21T10:06:00Z">
                <w:pPr>
                  <w:divId w:val="1194878891"/>
                </w:pPr>
              </w:pPrChange>
            </w:pPr>
            <w:ins w:id="1301" w:author="Patrick Fafard" w:date="2023-02-16T13:58:00Z">
              <w:del w:id="1302" w:author="Simon Kiss" w:date="2023-07-26T14:00:00Z">
                <w:r w:rsidRPr="00545DC0" w:rsidDel="00293A78">
                  <w:rPr>
                    <w:rFonts w:eastAsia="Times New Roman"/>
                    <w:sz w:val="16"/>
                    <w:szCs w:val="16"/>
                  </w:rPr>
                  <w:delText>(0.01)</w:delText>
                </w:r>
              </w:del>
            </w:ins>
          </w:p>
        </w:tc>
      </w:tr>
      <w:tr w:rsidR="00293A78" w:rsidRPr="00545DC0" w:rsidDel="00293A78" w14:paraId="1A6D13F9" w14:textId="77777777" w:rsidTr="00E92412">
        <w:trPr>
          <w:divId w:val="1803771614"/>
          <w:tblCellSpacing w:w="15" w:type="dxa"/>
          <w:ins w:id="1303" w:author="Patrick Fafard" w:date="2023-02-16T13:58:00Z"/>
          <w:del w:id="1304" w:author="Simon Kiss" w:date="2023-07-26T14:00:00Z"/>
        </w:trPr>
        <w:tc>
          <w:tcPr>
            <w:tcW w:w="522" w:type="dxa"/>
            <w:vAlign w:val="center"/>
            <w:hideMark/>
          </w:tcPr>
          <w:p w14:paraId="04ED7417" w14:textId="77777777" w:rsidR="00E92412" w:rsidRPr="00545DC0" w:rsidDel="00293A78" w:rsidRDefault="00E92412">
            <w:pPr>
              <w:jc w:val="both"/>
              <w:divId w:val="1194878891"/>
              <w:rPr>
                <w:ins w:id="1305" w:author="Patrick Fafard" w:date="2023-02-16T13:58:00Z"/>
                <w:del w:id="1306" w:author="Simon Kiss" w:date="2023-07-26T14:00:00Z"/>
                <w:rFonts w:eastAsia="Times New Roman"/>
                <w:sz w:val="16"/>
                <w:szCs w:val="16"/>
              </w:rPr>
              <w:pPrChange w:id="1307" w:author="Simon Kiss" w:date="2023-09-21T10:06:00Z">
                <w:pPr>
                  <w:divId w:val="1194878891"/>
                </w:pPr>
              </w:pPrChange>
            </w:pPr>
            <w:ins w:id="1308" w:author="Patrick Fafard" w:date="2023-02-16T13:58:00Z">
              <w:del w:id="1309" w:author="Simon Kiss" w:date="2023-07-26T14:00:00Z">
                <w:r w:rsidRPr="00545DC0" w:rsidDel="00293A78">
                  <w:rPr>
                    <w:rFonts w:eastAsia="Times New Roman"/>
                    <w:sz w:val="16"/>
                    <w:szCs w:val="16"/>
                  </w:rPr>
                  <w:delText>female</w:delText>
                </w:r>
              </w:del>
            </w:ins>
          </w:p>
        </w:tc>
        <w:tc>
          <w:tcPr>
            <w:tcW w:w="793" w:type="dxa"/>
            <w:gridSpan w:val="2"/>
            <w:vAlign w:val="center"/>
            <w:hideMark/>
          </w:tcPr>
          <w:p w14:paraId="248B50E0" w14:textId="77777777" w:rsidR="00E92412" w:rsidRPr="00545DC0" w:rsidDel="00293A78" w:rsidRDefault="00E92412">
            <w:pPr>
              <w:jc w:val="both"/>
              <w:divId w:val="1194878891"/>
              <w:rPr>
                <w:ins w:id="1310" w:author="Patrick Fafard" w:date="2023-02-16T13:58:00Z"/>
                <w:del w:id="1311" w:author="Simon Kiss" w:date="2023-07-26T14:00:00Z"/>
                <w:rFonts w:eastAsia="Times New Roman"/>
                <w:sz w:val="16"/>
                <w:szCs w:val="16"/>
              </w:rPr>
              <w:pPrChange w:id="1312" w:author="Simon Kiss" w:date="2023-09-21T10:06:00Z">
                <w:pPr>
                  <w:divId w:val="1194878891"/>
                </w:pPr>
              </w:pPrChange>
            </w:pPr>
          </w:p>
        </w:tc>
        <w:tc>
          <w:tcPr>
            <w:tcW w:w="0" w:type="auto"/>
            <w:gridSpan w:val="2"/>
            <w:vAlign w:val="center"/>
            <w:hideMark/>
          </w:tcPr>
          <w:p w14:paraId="0FAA75E6" w14:textId="77777777" w:rsidR="00E92412" w:rsidRPr="00545DC0" w:rsidDel="00293A78" w:rsidRDefault="00E92412">
            <w:pPr>
              <w:jc w:val="both"/>
              <w:divId w:val="1194878891"/>
              <w:rPr>
                <w:ins w:id="1313" w:author="Patrick Fafard" w:date="2023-02-16T13:58:00Z"/>
                <w:del w:id="1314" w:author="Simon Kiss" w:date="2023-07-26T14:00:00Z"/>
                <w:rFonts w:eastAsia="Times New Roman"/>
                <w:sz w:val="16"/>
                <w:szCs w:val="16"/>
              </w:rPr>
              <w:pPrChange w:id="1315" w:author="Simon Kiss" w:date="2023-09-21T10:06:00Z">
                <w:pPr>
                  <w:divId w:val="1194878891"/>
                </w:pPr>
              </w:pPrChange>
            </w:pPr>
            <w:ins w:id="1316" w:author="Patrick Fafard" w:date="2023-02-16T13:58:00Z">
              <w:del w:id="1317" w:author="Simon Kiss" w:date="2023-07-26T14:00:00Z">
                <w:r w:rsidRPr="00545DC0" w:rsidDel="00293A78">
                  <w:rPr>
                    <w:rFonts w:eastAsia="Times New Roman"/>
                    <w:sz w:val="16"/>
                    <w:szCs w:val="16"/>
                  </w:rPr>
                  <w:delText>-0.02</w:delText>
                </w:r>
              </w:del>
            </w:ins>
          </w:p>
        </w:tc>
        <w:tc>
          <w:tcPr>
            <w:tcW w:w="0" w:type="auto"/>
            <w:gridSpan w:val="2"/>
            <w:vAlign w:val="center"/>
            <w:hideMark/>
          </w:tcPr>
          <w:p w14:paraId="1979A7D6" w14:textId="77777777" w:rsidR="00E92412" w:rsidRPr="00545DC0" w:rsidDel="00293A78" w:rsidRDefault="00E92412">
            <w:pPr>
              <w:jc w:val="both"/>
              <w:divId w:val="1194878891"/>
              <w:rPr>
                <w:ins w:id="1318" w:author="Patrick Fafard" w:date="2023-02-16T13:58:00Z"/>
                <w:del w:id="1319" w:author="Simon Kiss" w:date="2023-07-26T14:00:00Z"/>
                <w:rFonts w:eastAsia="Times New Roman"/>
                <w:sz w:val="16"/>
                <w:szCs w:val="16"/>
              </w:rPr>
              <w:pPrChange w:id="1320" w:author="Simon Kiss" w:date="2023-09-21T10:06:00Z">
                <w:pPr>
                  <w:divId w:val="1194878891"/>
                </w:pPr>
              </w:pPrChange>
            </w:pPr>
            <w:ins w:id="1321" w:author="Patrick Fafard" w:date="2023-02-16T13:58:00Z">
              <w:del w:id="1322" w:author="Simon Kiss" w:date="2023-07-26T14:00:00Z">
                <w:r w:rsidRPr="00545DC0" w:rsidDel="00293A78">
                  <w:rPr>
                    <w:rFonts w:eastAsia="Times New Roman"/>
                    <w:sz w:val="16"/>
                    <w:szCs w:val="16"/>
                  </w:rPr>
                  <w:delText>-0.01</w:delText>
                </w:r>
              </w:del>
            </w:ins>
          </w:p>
        </w:tc>
        <w:tc>
          <w:tcPr>
            <w:tcW w:w="0" w:type="auto"/>
            <w:gridSpan w:val="2"/>
            <w:vAlign w:val="center"/>
            <w:hideMark/>
          </w:tcPr>
          <w:p w14:paraId="6B2887D1" w14:textId="77777777" w:rsidR="00E92412" w:rsidRPr="00545DC0" w:rsidDel="00293A78" w:rsidRDefault="00E92412">
            <w:pPr>
              <w:jc w:val="both"/>
              <w:divId w:val="1194878891"/>
              <w:rPr>
                <w:ins w:id="1323" w:author="Patrick Fafard" w:date="2023-02-16T13:58:00Z"/>
                <w:del w:id="1324" w:author="Simon Kiss" w:date="2023-07-26T14:00:00Z"/>
                <w:rFonts w:eastAsia="Times New Roman"/>
                <w:sz w:val="16"/>
                <w:szCs w:val="16"/>
              </w:rPr>
              <w:pPrChange w:id="1325" w:author="Simon Kiss" w:date="2023-09-21T10:06:00Z">
                <w:pPr>
                  <w:divId w:val="1194878891"/>
                </w:pPr>
              </w:pPrChange>
            </w:pPr>
            <w:ins w:id="1326" w:author="Patrick Fafard" w:date="2023-02-16T13:58:00Z">
              <w:del w:id="1327" w:author="Simon Kiss" w:date="2023-07-26T14:00:00Z">
                <w:r w:rsidRPr="00545DC0" w:rsidDel="00293A78">
                  <w:rPr>
                    <w:rFonts w:eastAsia="Times New Roman"/>
                    <w:sz w:val="16"/>
                    <w:szCs w:val="16"/>
                  </w:rPr>
                  <w:delText>-0.01</w:delText>
                </w:r>
              </w:del>
            </w:ins>
          </w:p>
        </w:tc>
        <w:tc>
          <w:tcPr>
            <w:tcW w:w="0" w:type="auto"/>
            <w:gridSpan w:val="2"/>
            <w:vAlign w:val="center"/>
            <w:hideMark/>
          </w:tcPr>
          <w:p w14:paraId="0CEF5D48" w14:textId="77777777" w:rsidR="00E92412" w:rsidRPr="00545DC0" w:rsidDel="00293A78" w:rsidRDefault="00E92412">
            <w:pPr>
              <w:jc w:val="both"/>
              <w:divId w:val="1194878891"/>
              <w:rPr>
                <w:ins w:id="1328" w:author="Patrick Fafard" w:date="2023-02-16T13:58:00Z"/>
                <w:del w:id="1329" w:author="Simon Kiss" w:date="2023-07-26T14:00:00Z"/>
                <w:rFonts w:eastAsia="Times New Roman"/>
                <w:sz w:val="16"/>
                <w:szCs w:val="16"/>
              </w:rPr>
              <w:pPrChange w:id="1330" w:author="Simon Kiss" w:date="2023-09-21T10:06:00Z">
                <w:pPr>
                  <w:divId w:val="1194878891"/>
                </w:pPr>
              </w:pPrChange>
            </w:pPr>
          </w:p>
        </w:tc>
        <w:tc>
          <w:tcPr>
            <w:tcW w:w="0" w:type="auto"/>
            <w:gridSpan w:val="2"/>
            <w:vAlign w:val="center"/>
            <w:hideMark/>
          </w:tcPr>
          <w:p w14:paraId="55DA4C7A" w14:textId="77777777" w:rsidR="00E92412" w:rsidRPr="00545DC0" w:rsidDel="00293A78" w:rsidRDefault="00E92412">
            <w:pPr>
              <w:jc w:val="both"/>
              <w:divId w:val="1194878891"/>
              <w:rPr>
                <w:ins w:id="1331" w:author="Patrick Fafard" w:date="2023-02-16T13:58:00Z"/>
                <w:del w:id="1332" w:author="Simon Kiss" w:date="2023-07-26T14:00:00Z"/>
                <w:rFonts w:eastAsia="Times New Roman"/>
                <w:sz w:val="16"/>
                <w:szCs w:val="16"/>
              </w:rPr>
              <w:pPrChange w:id="1333" w:author="Simon Kiss" w:date="2023-09-21T10:06:00Z">
                <w:pPr>
                  <w:divId w:val="1194878891"/>
                </w:pPr>
              </w:pPrChange>
            </w:pPr>
            <w:ins w:id="1334" w:author="Patrick Fafard" w:date="2023-02-16T13:58:00Z">
              <w:del w:id="1335" w:author="Simon Kiss" w:date="2023-07-26T14:00:00Z">
                <w:r w:rsidRPr="00545DC0" w:rsidDel="00293A78">
                  <w:rPr>
                    <w:rFonts w:eastAsia="Times New Roman"/>
                    <w:sz w:val="16"/>
                    <w:szCs w:val="16"/>
                  </w:rPr>
                  <w:delText>-0.02</w:delText>
                </w:r>
              </w:del>
            </w:ins>
          </w:p>
        </w:tc>
        <w:tc>
          <w:tcPr>
            <w:tcW w:w="0" w:type="auto"/>
            <w:gridSpan w:val="2"/>
            <w:vAlign w:val="center"/>
            <w:hideMark/>
          </w:tcPr>
          <w:p w14:paraId="32B4BC70" w14:textId="77777777" w:rsidR="00E92412" w:rsidRPr="00545DC0" w:rsidDel="00293A78" w:rsidRDefault="00E92412">
            <w:pPr>
              <w:jc w:val="both"/>
              <w:divId w:val="1194878891"/>
              <w:rPr>
                <w:ins w:id="1336" w:author="Patrick Fafard" w:date="2023-02-16T13:58:00Z"/>
                <w:del w:id="1337" w:author="Simon Kiss" w:date="2023-07-26T14:00:00Z"/>
                <w:rFonts w:eastAsia="Times New Roman"/>
                <w:sz w:val="16"/>
                <w:szCs w:val="16"/>
              </w:rPr>
              <w:pPrChange w:id="1338" w:author="Simon Kiss" w:date="2023-09-21T10:06:00Z">
                <w:pPr>
                  <w:divId w:val="1194878891"/>
                </w:pPr>
              </w:pPrChange>
            </w:pPr>
            <w:ins w:id="1339" w:author="Patrick Fafard" w:date="2023-02-16T13:58:00Z">
              <w:del w:id="1340" w:author="Simon Kiss" w:date="2023-07-26T14:00:00Z">
                <w:r w:rsidRPr="00545DC0" w:rsidDel="00293A78">
                  <w:rPr>
                    <w:rFonts w:eastAsia="Times New Roman"/>
                    <w:sz w:val="16"/>
                    <w:szCs w:val="16"/>
                  </w:rPr>
                  <w:delText>-0.01</w:delText>
                </w:r>
              </w:del>
            </w:ins>
          </w:p>
        </w:tc>
        <w:tc>
          <w:tcPr>
            <w:tcW w:w="0" w:type="auto"/>
            <w:gridSpan w:val="2"/>
            <w:vAlign w:val="center"/>
            <w:hideMark/>
          </w:tcPr>
          <w:p w14:paraId="5AADDF8A" w14:textId="77777777" w:rsidR="00E92412" w:rsidRPr="00545DC0" w:rsidDel="00293A78" w:rsidRDefault="00E92412">
            <w:pPr>
              <w:jc w:val="both"/>
              <w:divId w:val="1194878891"/>
              <w:rPr>
                <w:ins w:id="1341" w:author="Patrick Fafard" w:date="2023-02-16T13:58:00Z"/>
                <w:del w:id="1342" w:author="Simon Kiss" w:date="2023-07-26T14:00:00Z"/>
                <w:rFonts w:eastAsia="Times New Roman"/>
                <w:sz w:val="16"/>
                <w:szCs w:val="16"/>
              </w:rPr>
              <w:pPrChange w:id="1343" w:author="Simon Kiss" w:date="2023-09-21T10:06:00Z">
                <w:pPr>
                  <w:divId w:val="1194878891"/>
                </w:pPr>
              </w:pPrChange>
            </w:pPr>
            <w:ins w:id="1344" w:author="Patrick Fafard" w:date="2023-02-16T13:58:00Z">
              <w:del w:id="1345" w:author="Simon Kiss" w:date="2023-07-26T14:00:00Z">
                <w:r w:rsidRPr="00545DC0" w:rsidDel="00293A78">
                  <w:rPr>
                    <w:rFonts w:eastAsia="Times New Roman"/>
                    <w:sz w:val="16"/>
                    <w:szCs w:val="16"/>
                  </w:rPr>
                  <w:delText>-0.01</w:delText>
                </w:r>
              </w:del>
            </w:ins>
          </w:p>
        </w:tc>
        <w:tc>
          <w:tcPr>
            <w:tcW w:w="0" w:type="auto"/>
            <w:gridSpan w:val="2"/>
            <w:vAlign w:val="center"/>
            <w:hideMark/>
          </w:tcPr>
          <w:p w14:paraId="5B659C94" w14:textId="77777777" w:rsidR="00E92412" w:rsidRPr="00545DC0" w:rsidDel="00293A78" w:rsidRDefault="00E92412">
            <w:pPr>
              <w:jc w:val="both"/>
              <w:divId w:val="1194878891"/>
              <w:rPr>
                <w:ins w:id="1346" w:author="Patrick Fafard" w:date="2023-02-16T13:58:00Z"/>
                <w:del w:id="1347" w:author="Simon Kiss" w:date="2023-07-26T14:00:00Z"/>
                <w:rFonts w:eastAsia="Times New Roman"/>
                <w:sz w:val="16"/>
                <w:szCs w:val="16"/>
              </w:rPr>
              <w:pPrChange w:id="1348" w:author="Simon Kiss" w:date="2023-09-21T10:06:00Z">
                <w:pPr>
                  <w:divId w:val="1194878891"/>
                </w:pPr>
              </w:pPrChange>
            </w:pPr>
          </w:p>
        </w:tc>
        <w:tc>
          <w:tcPr>
            <w:tcW w:w="0" w:type="auto"/>
            <w:gridSpan w:val="2"/>
            <w:vAlign w:val="center"/>
            <w:hideMark/>
          </w:tcPr>
          <w:p w14:paraId="6434C5BC" w14:textId="77777777" w:rsidR="00E92412" w:rsidRPr="00545DC0" w:rsidDel="00293A78" w:rsidRDefault="00E92412">
            <w:pPr>
              <w:jc w:val="both"/>
              <w:divId w:val="1194878891"/>
              <w:rPr>
                <w:ins w:id="1349" w:author="Patrick Fafard" w:date="2023-02-16T13:58:00Z"/>
                <w:del w:id="1350" w:author="Simon Kiss" w:date="2023-07-26T14:00:00Z"/>
                <w:rFonts w:eastAsia="Times New Roman"/>
                <w:sz w:val="16"/>
                <w:szCs w:val="16"/>
              </w:rPr>
              <w:pPrChange w:id="1351" w:author="Simon Kiss" w:date="2023-09-21T10:06:00Z">
                <w:pPr>
                  <w:divId w:val="1194878891"/>
                </w:pPr>
              </w:pPrChange>
            </w:pPr>
            <w:ins w:id="1352" w:author="Patrick Fafard" w:date="2023-02-16T13:58:00Z">
              <w:del w:id="1353" w:author="Simon Kiss" w:date="2023-07-26T14:00:00Z">
                <w:r w:rsidRPr="00545DC0" w:rsidDel="00293A78">
                  <w:rPr>
                    <w:rFonts w:eastAsia="Times New Roman"/>
                    <w:sz w:val="16"/>
                    <w:szCs w:val="16"/>
                  </w:rPr>
                  <w:delText>-0.03*</w:delText>
                </w:r>
              </w:del>
            </w:ins>
          </w:p>
        </w:tc>
        <w:tc>
          <w:tcPr>
            <w:tcW w:w="0" w:type="auto"/>
            <w:gridSpan w:val="2"/>
            <w:vAlign w:val="center"/>
            <w:hideMark/>
          </w:tcPr>
          <w:p w14:paraId="5792B3AF" w14:textId="77777777" w:rsidR="00E92412" w:rsidRPr="00545DC0" w:rsidDel="00293A78" w:rsidRDefault="00E92412">
            <w:pPr>
              <w:jc w:val="both"/>
              <w:divId w:val="1194878891"/>
              <w:rPr>
                <w:ins w:id="1354" w:author="Patrick Fafard" w:date="2023-02-16T13:58:00Z"/>
                <w:del w:id="1355" w:author="Simon Kiss" w:date="2023-07-26T14:00:00Z"/>
                <w:rFonts w:eastAsia="Times New Roman"/>
                <w:sz w:val="16"/>
                <w:szCs w:val="16"/>
              </w:rPr>
              <w:pPrChange w:id="1356" w:author="Simon Kiss" w:date="2023-09-21T10:06:00Z">
                <w:pPr>
                  <w:divId w:val="1194878891"/>
                </w:pPr>
              </w:pPrChange>
            </w:pPr>
            <w:ins w:id="1357" w:author="Patrick Fafard" w:date="2023-02-16T13:58:00Z">
              <w:del w:id="1358" w:author="Simon Kiss" w:date="2023-07-26T14:00:00Z">
                <w:r w:rsidRPr="00545DC0" w:rsidDel="00293A78">
                  <w:rPr>
                    <w:rFonts w:eastAsia="Times New Roman"/>
                    <w:sz w:val="16"/>
                    <w:szCs w:val="16"/>
                  </w:rPr>
                  <w:delText>-0.02</w:delText>
                </w:r>
              </w:del>
            </w:ins>
          </w:p>
        </w:tc>
        <w:tc>
          <w:tcPr>
            <w:tcW w:w="0" w:type="auto"/>
            <w:gridSpan w:val="2"/>
            <w:vAlign w:val="center"/>
            <w:hideMark/>
          </w:tcPr>
          <w:p w14:paraId="32041A1D" w14:textId="77777777" w:rsidR="00E92412" w:rsidRPr="00545DC0" w:rsidDel="00293A78" w:rsidRDefault="00E92412">
            <w:pPr>
              <w:jc w:val="both"/>
              <w:divId w:val="1194878891"/>
              <w:rPr>
                <w:ins w:id="1359" w:author="Patrick Fafard" w:date="2023-02-16T13:58:00Z"/>
                <w:del w:id="1360" w:author="Simon Kiss" w:date="2023-07-26T14:00:00Z"/>
                <w:rFonts w:eastAsia="Times New Roman"/>
                <w:sz w:val="16"/>
                <w:szCs w:val="16"/>
              </w:rPr>
              <w:pPrChange w:id="1361" w:author="Simon Kiss" w:date="2023-09-21T10:06:00Z">
                <w:pPr>
                  <w:divId w:val="1194878891"/>
                </w:pPr>
              </w:pPrChange>
            </w:pPr>
            <w:ins w:id="1362" w:author="Patrick Fafard" w:date="2023-02-16T13:58:00Z">
              <w:del w:id="1363" w:author="Simon Kiss" w:date="2023-07-26T14:00:00Z">
                <w:r w:rsidRPr="00545DC0" w:rsidDel="00293A78">
                  <w:rPr>
                    <w:rFonts w:eastAsia="Times New Roman"/>
                    <w:sz w:val="16"/>
                    <w:szCs w:val="16"/>
                  </w:rPr>
                  <w:delText>-0.02</w:delText>
                </w:r>
              </w:del>
            </w:ins>
          </w:p>
        </w:tc>
        <w:tc>
          <w:tcPr>
            <w:tcW w:w="0" w:type="auto"/>
            <w:gridSpan w:val="2"/>
            <w:vAlign w:val="center"/>
            <w:hideMark/>
          </w:tcPr>
          <w:p w14:paraId="626AA6B2" w14:textId="77777777" w:rsidR="00E92412" w:rsidRPr="00545DC0" w:rsidDel="00293A78" w:rsidRDefault="00E92412">
            <w:pPr>
              <w:jc w:val="both"/>
              <w:divId w:val="1194878891"/>
              <w:rPr>
                <w:ins w:id="1364" w:author="Patrick Fafard" w:date="2023-02-16T13:58:00Z"/>
                <w:del w:id="1365" w:author="Simon Kiss" w:date="2023-07-26T14:00:00Z"/>
                <w:rFonts w:eastAsia="Times New Roman"/>
                <w:sz w:val="16"/>
                <w:szCs w:val="16"/>
              </w:rPr>
              <w:pPrChange w:id="1366" w:author="Simon Kiss" w:date="2023-09-21T10:06:00Z">
                <w:pPr>
                  <w:divId w:val="1194878891"/>
                </w:pPr>
              </w:pPrChange>
            </w:pPr>
          </w:p>
        </w:tc>
        <w:tc>
          <w:tcPr>
            <w:tcW w:w="0" w:type="auto"/>
            <w:gridSpan w:val="2"/>
            <w:vAlign w:val="center"/>
            <w:hideMark/>
          </w:tcPr>
          <w:p w14:paraId="3089E48A" w14:textId="77777777" w:rsidR="00E92412" w:rsidRPr="00545DC0" w:rsidDel="00293A78" w:rsidRDefault="00E92412">
            <w:pPr>
              <w:jc w:val="both"/>
              <w:divId w:val="1194878891"/>
              <w:rPr>
                <w:ins w:id="1367" w:author="Patrick Fafard" w:date="2023-02-16T13:58:00Z"/>
                <w:del w:id="1368" w:author="Simon Kiss" w:date="2023-07-26T14:00:00Z"/>
                <w:rFonts w:eastAsia="Times New Roman"/>
                <w:sz w:val="16"/>
                <w:szCs w:val="16"/>
              </w:rPr>
              <w:pPrChange w:id="1369" w:author="Simon Kiss" w:date="2023-09-21T10:06:00Z">
                <w:pPr>
                  <w:divId w:val="1194878891"/>
                </w:pPr>
              </w:pPrChange>
            </w:pPr>
            <w:ins w:id="1370" w:author="Patrick Fafard" w:date="2023-02-16T13:58:00Z">
              <w:del w:id="1371" w:author="Simon Kiss" w:date="2023-07-26T14:00:00Z">
                <w:r w:rsidRPr="00545DC0" w:rsidDel="00293A78">
                  <w:rPr>
                    <w:rFonts w:eastAsia="Times New Roman"/>
                    <w:sz w:val="16"/>
                    <w:szCs w:val="16"/>
                  </w:rPr>
                  <w:delText>0.01</w:delText>
                </w:r>
              </w:del>
            </w:ins>
          </w:p>
        </w:tc>
        <w:tc>
          <w:tcPr>
            <w:tcW w:w="0" w:type="auto"/>
            <w:vAlign w:val="center"/>
            <w:hideMark/>
          </w:tcPr>
          <w:p w14:paraId="35114EDC" w14:textId="77777777" w:rsidR="00E92412" w:rsidRPr="00545DC0" w:rsidDel="00293A78" w:rsidRDefault="00E92412">
            <w:pPr>
              <w:jc w:val="both"/>
              <w:divId w:val="1194878891"/>
              <w:rPr>
                <w:ins w:id="1372" w:author="Patrick Fafard" w:date="2023-02-16T13:58:00Z"/>
                <w:del w:id="1373" w:author="Simon Kiss" w:date="2023-07-26T14:00:00Z"/>
                <w:rFonts w:eastAsia="Times New Roman"/>
                <w:sz w:val="16"/>
                <w:szCs w:val="16"/>
              </w:rPr>
              <w:pPrChange w:id="1374" w:author="Simon Kiss" w:date="2023-09-21T10:06:00Z">
                <w:pPr>
                  <w:divId w:val="1194878891"/>
                </w:pPr>
              </w:pPrChange>
            </w:pPr>
            <w:ins w:id="1375" w:author="Patrick Fafard" w:date="2023-02-16T13:58:00Z">
              <w:del w:id="1376" w:author="Simon Kiss" w:date="2023-07-26T14:00:00Z">
                <w:r w:rsidRPr="00545DC0" w:rsidDel="00293A78">
                  <w:rPr>
                    <w:rFonts w:eastAsia="Times New Roman"/>
                    <w:sz w:val="16"/>
                    <w:szCs w:val="16"/>
                  </w:rPr>
                  <w:delText>0.01</w:delText>
                </w:r>
              </w:del>
            </w:ins>
          </w:p>
        </w:tc>
        <w:tc>
          <w:tcPr>
            <w:tcW w:w="0" w:type="auto"/>
            <w:vAlign w:val="center"/>
            <w:hideMark/>
          </w:tcPr>
          <w:p w14:paraId="740B27C2" w14:textId="77777777" w:rsidR="00E92412" w:rsidRPr="00545DC0" w:rsidDel="00293A78" w:rsidRDefault="00E92412">
            <w:pPr>
              <w:jc w:val="both"/>
              <w:divId w:val="1194878891"/>
              <w:rPr>
                <w:ins w:id="1377" w:author="Patrick Fafard" w:date="2023-02-16T13:58:00Z"/>
                <w:del w:id="1378" w:author="Simon Kiss" w:date="2023-07-26T14:00:00Z"/>
                <w:rFonts w:eastAsia="Times New Roman"/>
                <w:sz w:val="16"/>
                <w:szCs w:val="16"/>
              </w:rPr>
              <w:pPrChange w:id="1379" w:author="Simon Kiss" w:date="2023-09-21T10:06:00Z">
                <w:pPr>
                  <w:divId w:val="1194878891"/>
                </w:pPr>
              </w:pPrChange>
            </w:pPr>
            <w:ins w:id="1380" w:author="Patrick Fafard" w:date="2023-02-16T13:58:00Z">
              <w:del w:id="1381" w:author="Simon Kiss" w:date="2023-07-26T14:00:00Z">
                <w:r w:rsidRPr="00545DC0" w:rsidDel="00293A78">
                  <w:rPr>
                    <w:rFonts w:eastAsia="Times New Roman"/>
                    <w:sz w:val="16"/>
                    <w:szCs w:val="16"/>
                  </w:rPr>
                  <w:delText>0.01</w:delText>
                </w:r>
              </w:del>
            </w:ins>
          </w:p>
        </w:tc>
      </w:tr>
      <w:tr w:rsidR="00293A78" w:rsidRPr="00545DC0" w:rsidDel="00293A78" w14:paraId="59B3CB71" w14:textId="77777777" w:rsidTr="00E92412">
        <w:trPr>
          <w:divId w:val="1803771614"/>
          <w:tblCellSpacing w:w="15" w:type="dxa"/>
          <w:ins w:id="1382" w:author="Patrick Fafard" w:date="2023-02-16T13:58:00Z"/>
          <w:del w:id="1383" w:author="Simon Kiss" w:date="2023-07-26T14:00:00Z"/>
        </w:trPr>
        <w:tc>
          <w:tcPr>
            <w:tcW w:w="522" w:type="dxa"/>
            <w:vAlign w:val="center"/>
            <w:hideMark/>
          </w:tcPr>
          <w:p w14:paraId="286EBC22" w14:textId="77777777" w:rsidR="00E92412" w:rsidRPr="00545DC0" w:rsidDel="00293A78" w:rsidRDefault="00E92412">
            <w:pPr>
              <w:jc w:val="both"/>
              <w:divId w:val="1194878891"/>
              <w:rPr>
                <w:ins w:id="1384" w:author="Patrick Fafard" w:date="2023-02-16T13:58:00Z"/>
                <w:del w:id="1385" w:author="Simon Kiss" w:date="2023-07-26T14:00:00Z"/>
                <w:rFonts w:eastAsia="Times New Roman"/>
                <w:sz w:val="16"/>
                <w:szCs w:val="16"/>
              </w:rPr>
              <w:pPrChange w:id="1386" w:author="Simon Kiss" w:date="2023-09-21T10:06:00Z">
                <w:pPr>
                  <w:divId w:val="1194878891"/>
                </w:pPr>
              </w:pPrChange>
            </w:pPr>
          </w:p>
        </w:tc>
        <w:tc>
          <w:tcPr>
            <w:tcW w:w="793" w:type="dxa"/>
            <w:gridSpan w:val="2"/>
            <w:vAlign w:val="center"/>
            <w:hideMark/>
          </w:tcPr>
          <w:p w14:paraId="3B341A3A" w14:textId="77777777" w:rsidR="00E92412" w:rsidRPr="00545DC0" w:rsidDel="00293A78" w:rsidRDefault="00E92412">
            <w:pPr>
              <w:jc w:val="both"/>
              <w:divId w:val="1194878891"/>
              <w:rPr>
                <w:ins w:id="1387" w:author="Patrick Fafard" w:date="2023-02-16T13:58:00Z"/>
                <w:del w:id="1388" w:author="Simon Kiss" w:date="2023-07-26T14:00:00Z"/>
                <w:rFonts w:eastAsia="Times New Roman"/>
                <w:sz w:val="16"/>
                <w:szCs w:val="16"/>
              </w:rPr>
              <w:pPrChange w:id="1389" w:author="Simon Kiss" w:date="2023-09-21T10:06:00Z">
                <w:pPr>
                  <w:divId w:val="1194878891"/>
                </w:pPr>
              </w:pPrChange>
            </w:pPr>
          </w:p>
        </w:tc>
        <w:tc>
          <w:tcPr>
            <w:tcW w:w="0" w:type="auto"/>
            <w:gridSpan w:val="2"/>
            <w:vAlign w:val="center"/>
            <w:hideMark/>
          </w:tcPr>
          <w:p w14:paraId="58DEED8C" w14:textId="77777777" w:rsidR="00E92412" w:rsidRPr="00545DC0" w:rsidDel="00293A78" w:rsidRDefault="00E92412">
            <w:pPr>
              <w:jc w:val="both"/>
              <w:divId w:val="1194878891"/>
              <w:rPr>
                <w:ins w:id="1390" w:author="Patrick Fafard" w:date="2023-02-16T13:58:00Z"/>
                <w:del w:id="1391" w:author="Simon Kiss" w:date="2023-07-26T14:00:00Z"/>
                <w:rFonts w:eastAsia="Times New Roman"/>
                <w:sz w:val="16"/>
                <w:szCs w:val="16"/>
              </w:rPr>
              <w:pPrChange w:id="1392" w:author="Simon Kiss" w:date="2023-09-21T10:06:00Z">
                <w:pPr>
                  <w:divId w:val="1194878891"/>
                </w:pPr>
              </w:pPrChange>
            </w:pPr>
            <w:ins w:id="1393" w:author="Patrick Fafard" w:date="2023-02-16T13:58:00Z">
              <w:del w:id="1394" w:author="Simon Kiss" w:date="2023-07-26T14:00:00Z">
                <w:r w:rsidRPr="00545DC0" w:rsidDel="00293A78">
                  <w:rPr>
                    <w:rFonts w:eastAsia="Times New Roman"/>
                    <w:sz w:val="16"/>
                    <w:szCs w:val="16"/>
                  </w:rPr>
                  <w:delText>(0.01)</w:delText>
                </w:r>
              </w:del>
            </w:ins>
          </w:p>
        </w:tc>
        <w:tc>
          <w:tcPr>
            <w:tcW w:w="0" w:type="auto"/>
            <w:gridSpan w:val="2"/>
            <w:vAlign w:val="center"/>
            <w:hideMark/>
          </w:tcPr>
          <w:p w14:paraId="7B4C02D3" w14:textId="77777777" w:rsidR="00E92412" w:rsidRPr="00545DC0" w:rsidDel="00293A78" w:rsidRDefault="00E92412">
            <w:pPr>
              <w:jc w:val="both"/>
              <w:divId w:val="1194878891"/>
              <w:rPr>
                <w:ins w:id="1395" w:author="Patrick Fafard" w:date="2023-02-16T13:58:00Z"/>
                <w:del w:id="1396" w:author="Simon Kiss" w:date="2023-07-26T14:00:00Z"/>
                <w:rFonts w:eastAsia="Times New Roman"/>
                <w:sz w:val="16"/>
                <w:szCs w:val="16"/>
              </w:rPr>
              <w:pPrChange w:id="1397" w:author="Simon Kiss" w:date="2023-09-21T10:06:00Z">
                <w:pPr>
                  <w:divId w:val="1194878891"/>
                </w:pPr>
              </w:pPrChange>
            </w:pPr>
            <w:ins w:id="1398" w:author="Patrick Fafard" w:date="2023-02-16T13:58:00Z">
              <w:del w:id="1399" w:author="Simon Kiss" w:date="2023-07-26T14:00:00Z">
                <w:r w:rsidRPr="00545DC0" w:rsidDel="00293A78">
                  <w:rPr>
                    <w:rFonts w:eastAsia="Times New Roman"/>
                    <w:sz w:val="16"/>
                    <w:szCs w:val="16"/>
                  </w:rPr>
                  <w:delText>(0.01)</w:delText>
                </w:r>
              </w:del>
            </w:ins>
          </w:p>
        </w:tc>
        <w:tc>
          <w:tcPr>
            <w:tcW w:w="0" w:type="auto"/>
            <w:gridSpan w:val="2"/>
            <w:vAlign w:val="center"/>
            <w:hideMark/>
          </w:tcPr>
          <w:p w14:paraId="2E15593B" w14:textId="77777777" w:rsidR="00E92412" w:rsidRPr="00545DC0" w:rsidDel="00293A78" w:rsidRDefault="00E92412">
            <w:pPr>
              <w:jc w:val="both"/>
              <w:divId w:val="1194878891"/>
              <w:rPr>
                <w:ins w:id="1400" w:author="Patrick Fafard" w:date="2023-02-16T13:58:00Z"/>
                <w:del w:id="1401" w:author="Simon Kiss" w:date="2023-07-26T14:00:00Z"/>
                <w:rFonts w:eastAsia="Times New Roman"/>
                <w:sz w:val="16"/>
                <w:szCs w:val="16"/>
              </w:rPr>
              <w:pPrChange w:id="1402" w:author="Simon Kiss" w:date="2023-09-21T10:06:00Z">
                <w:pPr>
                  <w:divId w:val="1194878891"/>
                </w:pPr>
              </w:pPrChange>
            </w:pPr>
            <w:ins w:id="1403" w:author="Patrick Fafard" w:date="2023-02-16T13:58:00Z">
              <w:del w:id="1404" w:author="Simon Kiss" w:date="2023-07-26T14:00:00Z">
                <w:r w:rsidRPr="00545DC0" w:rsidDel="00293A78">
                  <w:rPr>
                    <w:rFonts w:eastAsia="Times New Roman"/>
                    <w:sz w:val="16"/>
                    <w:szCs w:val="16"/>
                  </w:rPr>
                  <w:delText>(0.01)</w:delText>
                </w:r>
              </w:del>
            </w:ins>
          </w:p>
        </w:tc>
        <w:tc>
          <w:tcPr>
            <w:tcW w:w="0" w:type="auto"/>
            <w:gridSpan w:val="2"/>
            <w:vAlign w:val="center"/>
            <w:hideMark/>
          </w:tcPr>
          <w:p w14:paraId="040CFA96" w14:textId="77777777" w:rsidR="00E92412" w:rsidRPr="00545DC0" w:rsidDel="00293A78" w:rsidRDefault="00E92412">
            <w:pPr>
              <w:jc w:val="both"/>
              <w:divId w:val="1194878891"/>
              <w:rPr>
                <w:ins w:id="1405" w:author="Patrick Fafard" w:date="2023-02-16T13:58:00Z"/>
                <w:del w:id="1406" w:author="Simon Kiss" w:date="2023-07-26T14:00:00Z"/>
                <w:rFonts w:eastAsia="Times New Roman"/>
                <w:sz w:val="16"/>
                <w:szCs w:val="16"/>
              </w:rPr>
              <w:pPrChange w:id="1407" w:author="Simon Kiss" w:date="2023-09-21T10:06:00Z">
                <w:pPr>
                  <w:divId w:val="1194878891"/>
                </w:pPr>
              </w:pPrChange>
            </w:pPr>
          </w:p>
        </w:tc>
        <w:tc>
          <w:tcPr>
            <w:tcW w:w="0" w:type="auto"/>
            <w:gridSpan w:val="2"/>
            <w:vAlign w:val="center"/>
            <w:hideMark/>
          </w:tcPr>
          <w:p w14:paraId="00F61148" w14:textId="77777777" w:rsidR="00E92412" w:rsidRPr="00545DC0" w:rsidDel="00293A78" w:rsidRDefault="00E92412">
            <w:pPr>
              <w:jc w:val="both"/>
              <w:divId w:val="1194878891"/>
              <w:rPr>
                <w:ins w:id="1408" w:author="Patrick Fafard" w:date="2023-02-16T13:58:00Z"/>
                <w:del w:id="1409" w:author="Simon Kiss" w:date="2023-07-26T14:00:00Z"/>
                <w:rFonts w:eastAsia="Times New Roman"/>
                <w:sz w:val="16"/>
                <w:szCs w:val="16"/>
              </w:rPr>
              <w:pPrChange w:id="1410" w:author="Simon Kiss" w:date="2023-09-21T10:06:00Z">
                <w:pPr>
                  <w:divId w:val="1194878891"/>
                </w:pPr>
              </w:pPrChange>
            </w:pPr>
            <w:ins w:id="1411" w:author="Patrick Fafard" w:date="2023-02-16T13:58:00Z">
              <w:del w:id="1412" w:author="Simon Kiss" w:date="2023-07-26T14:00:00Z">
                <w:r w:rsidRPr="00545DC0" w:rsidDel="00293A78">
                  <w:rPr>
                    <w:rFonts w:eastAsia="Times New Roman"/>
                    <w:sz w:val="16"/>
                    <w:szCs w:val="16"/>
                  </w:rPr>
                  <w:delText>(0.01)</w:delText>
                </w:r>
              </w:del>
            </w:ins>
          </w:p>
        </w:tc>
        <w:tc>
          <w:tcPr>
            <w:tcW w:w="0" w:type="auto"/>
            <w:gridSpan w:val="2"/>
            <w:vAlign w:val="center"/>
            <w:hideMark/>
          </w:tcPr>
          <w:p w14:paraId="7B01A0E3" w14:textId="77777777" w:rsidR="00E92412" w:rsidRPr="00545DC0" w:rsidDel="00293A78" w:rsidRDefault="00E92412">
            <w:pPr>
              <w:jc w:val="both"/>
              <w:divId w:val="1194878891"/>
              <w:rPr>
                <w:ins w:id="1413" w:author="Patrick Fafard" w:date="2023-02-16T13:58:00Z"/>
                <w:del w:id="1414" w:author="Simon Kiss" w:date="2023-07-26T14:00:00Z"/>
                <w:rFonts w:eastAsia="Times New Roman"/>
                <w:sz w:val="16"/>
                <w:szCs w:val="16"/>
              </w:rPr>
              <w:pPrChange w:id="1415" w:author="Simon Kiss" w:date="2023-09-21T10:06:00Z">
                <w:pPr>
                  <w:divId w:val="1194878891"/>
                </w:pPr>
              </w:pPrChange>
            </w:pPr>
            <w:ins w:id="1416" w:author="Patrick Fafard" w:date="2023-02-16T13:58:00Z">
              <w:del w:id="1417" w:author="Simon Kiss" w:date="2023-07-26T14:00:00Z">
                <w:r w:rsidRPr="00545DC0" w:rsidDel="00293A78">
                  <w:rPr>
                    <w:rFonts w:eastAsia="Times New Roman"/>
                    <w:sz w:val="16"/>
                    <w:szCs w:val="16"/>
                  </w:rPr>
                  <w:delText>(0.01)</w:delText>
                </w:r>
              </w:del>
            </w:ins>
          </w:p>
        </w:tc>
        <w:tc>
          <w:tcPr>
            <w:tcW w:w="0" w:type="auto"/>
            <w:gridSpan w:val="2"/>
            <w:vAlign w:val="center"/>
            <w:hideMark/>
          </w:tcPr>
          <w:p w14:paraId="08862B57" w14:textId="77777777" w:rsidR="00E92412" w:rsidRPr="00545DC0" w:rsidDel="00293A78" w:rsidRDefault="00E92412">
            <w:pPr>
              <w:jc w:val="both"/>
              <w:divId w:val="1194878891"/>
              <w:rPr>
                <w:ins w:id="1418" w:author="Patrick Fafard" w:date="2023-02-16T13:58:00Z"/>
                <w:del w:id="1419" w:author="Simon Kiss" w:date="2023-07-26T14:00:00Z"/>
                <w:rFonts w:eastAsia="Times New Roman"/>
                <w:sz w:val="16"/>
                <w:szCs w:val="16"/>
              </w:rPr>
              <w:pPrChange w:id="1420" w:author="Simon Kiss" w:date="2023-09-21T10:06:00Z">
                <w:pPr>
                  <w:divId w:val="1194878891"/>
                </w:pPr>
              </w:pPrChange>
            </w:pPr>
            <w:ins w:id="1421" w:author="Patrick Fafard" w:date="2023-02-16T13:58:00Z">
              <w:del w:id="1422" w:author="Simon Kiss" w:date="2023-07-26T14:00:00Z">
                <w:r w:rsidRPr="00545DC0" w:rsidDel="00293A78">
                  <w:rPr>
                    <w:rFonts w:eastAsia="Times New Roman"/>
                    <w:sz w:val="16"/>
                    <w:szCs w:val="16"/>
                  </w:rPr>
                  <w:delText>(0.01)</w:delText>
                </w:r>
              </w:del>
            </w:ins>
          </w:p>
        </w:tc>
        <w:tc>
          <w:tcPr>
            <w:tcW w:w="0" w:type="auto"/>
            <w:gridSpan w:val="2"/>
            <w:vAlign w:val="center"/>
            <w:hideMark/>
          </w:tcPr>
          <w:p w14:paraId="1E3965D3" w14:textId="77777777" w:rsidR="00E92412" w:rsidRPr="00545DC0" w:rsidDel="00293A78" w:rsidRDefault="00E92412">
            <w:pPr>
              <w:jc w:val="both"/>
              <w:divId w:val="1194878891"/>
              <w:rPr>
                <w:ins w:id="1423" w:author="Patrick Fafard" w:date="2023-02-16T13:58:00Z"/>
                <w:del w:id="1424" w:author="Simon Kiss" w:date="2023-07-26T14:00:00Z"/>
                <w:rFonts w:eastAsia="Times New Roman"/>
                <w:sz w:val="16"/>
                <w:szCs w:val="16"/>
              </w:rPr>
              <w:pPrChange w:id="1425" w:author="Simon Kiss" w:date="2023-09-21T10:06:00Z">
                <w:pPr>
                  <w:divId w:val="1194878891"/>
                </w:pPr>
              </w:pPrChange>
            </w:pPr>
          </w:p>
        </w:tc>
        <w:tc>
          <w:tcPr>
            <w:tcW w:w="0" w:type="auto"/>
            <w:gridSpan w:val="2"/>
            <w:vAlign w:val="center"/>
            <w:hideMark/>
          </w:tcPr>
          <w:p w14:paraId="1B04127E" w14:textId="77777777" w:rsidR="00E92412" w:rsidRPr="00545DC0" w:rsidDel="00293A78" w:rsidRDefault="00E92412">
            <w:pPr>
              <w:jc w:val="both"/>
              <w:divId w:val="1194878891"/>
              <w:rPr>
                <w:ins w:id="1426" w:author="Patrick Fafard" w:date="2023-02-16T13:58:00Z"/>
                <w:del w:id="1427" w:author="Simon Kiss" w:date="2023-07-26T14:00:00Z"/>
                <w:rFonts w:eastAsia="Times New Roman"/>
                <w:sz w:val="16"/>
                <w:szCs w:val="16"/>
              </w:rPr>
              <w:pPrChange w:id="1428" w:author="Simon Kiss" w:date="2023-09-21T10:06:00Z">
                <w:pPr>
                  <w:divId w:val="1194878891"/>
                </w:pPr>
              </w:pPrChange>
            </w:pPr>
            <w:ins w:id="1429" w:author="Patrick Fafard" w:date="2023-02-16T13:58:00Z">
              <w:del w:id="1430" w:author="Simon Kiss" w:date="2023-07-26T14:00:00Z">
                <w:r w:rsidRPr="00545DC0" w:rsidDel="00293A78">
                  <w:rPr>
                    <w:rFonts w:eastAsia="Times New Roman"/>
                    <w:sz w:val="16"/>
                    <w:szCs w:val="16"/>
                  </w:rPr>
                  <w:delText>(0.01)</w:delText>
                </w:r>
              </w:del>
            </w:ins>
          </w:p>
        </w:tc>
        <w:tc>
          <w:tcPr>
            <w:tcW w:w="0" w:type="auto"/>
            <w:gridSpan w:val="2"/>
            <w:vAlign w:val="center"/>
            <w:hideMark/>
          </w:tcPr>
          <w:p w14:paraId="06462027" w14:textId="77777777" w:rsidR="00E92412" w:rsidRPr="00545DC0" w:rsidDel="00293A78" w:rsidRDefault="00E92412">
            <w:pPr>
              <w:jc w:val="both"/>
              <w:divId w:val="1194878891"/>
              <w:rPr>
                <w:ins w:id="1431" w:author="Patrick Fafard" w:date="2023-02-16T13:58:00Z"/>
                <w:del w:id="1432" w:author="Simon Kiss" w:date="2023-07-26T14:00:00Z"/>
                <w:rFonts w:eastAsia="Times New Roman"/>
                <w:sz w:val="16"/>
                <w:szCs w:val="16"/>
              </w:rPr>
              <w:pPrChange w:id="1433" w:author="Simon Kiss" w:date="2023-09-21T10:06:00Z">
                <w:pPr>
                  <w:divId w:val="1194878891"/>
                </w:pPr>
              </w:pPrChange>
            </w:pPr>
            <w:ins w:id="1434" w:author="Patrick Fafard" w:date="2023-02-16T13:58:00Z">
              <w:del w:id="1435" w:author="Simon Kiss" w:date="2023-07-26T14:00:00Z">
                <w:r w:rsidRPr="00545DC0" w:rsidDel="00293A78">
                  <w:rPr>
                    <w:rFonts w:eastAsia="Times New Roman"/>
                    <w:sz w:val="16"/>
                    <w:szCs w:val="16"/>
                  </w:rPr>
                  <w:delText>(0.01)</w:delText>
                </w:r>
              </w:del>
            </w:ins>
          </w:p>
        </w:tc>
        <w:tc>
          <w:tcPr>
            <w:tcW w:w="0" w:type="auto"/>
            <w:gridSpan w:val="2"/>
            <w:vAlign w:val="center"/>
            <w:hideMark/>
          </w:tcPr>
          <w:p w14:paraId="4B4C2A5F" w14:textId="77777777" w:rsidR="00E92412" w:rsidRPr="00545DC0" w:rsidDel="00293A78" w:rsidRDefault="00E92412">
            <w:pPr>
              <w:jc w:val="both"/>
              <w:divId w:val="1194878891"/>
              <w:rPr>
                <w:ins w:id="1436" w:author="Patrick Fafard" w:date="2023-02-16T13:58:00Z"/>
                <w:del w:id="1437" w:author="Simon Kiss" w:date="2023-07-26T14:00:00Z"/>
                <w:rFonts w:eastAsia="Times New Roman"/>
                <w:sz w:val="16"/>
                <w:szCs w:val="16"/>
              </w:rPr>
              <w:pPrChange w:id="1438" w:author="Simon Kiss" w:date="2023-09-21T10:06:00Z">
                <w:pPr>
                  <w:divId w:val="1194878891"/>
                </w:pPr>
              </w:pPrChange>
            </w:pPr>
            <w:ins w:id="1439" w:author="Patrick Fafard" w:date="2023-02-16T13:58:00Z">
              <w:del w:id="1440" w:author="Simon Kiss" w:date="2023-07-26T14:00:00Z">
                <w:r w:rsidRPr="00545DC0" w:rsidDel="00293A78">
                  <w:rPr>
                    <w:rFonts w:eastAsia="Times New Roman"/>
                    <w:sz w:val="16"/>
                    <w:szCs w:val="16"/>
                  </w:rPr>
                  <w:delText>(0.01)</w:delText>
                </w:r>
              </w:del>
            </w:ins>
          </w:p>
        </w:tc>
        <w:tc>
          <w:tcPr>
            <w:tcW w:w="0" w:type="auto"/>
            <w:gridSpan w:val="2"/>
            <w:vAlign w:val="center"/>
            <w:hideMark/>
          </w:tcPr>
          <w:p w14:paraId="44024CD0" w14:textId="77777777" w:rsidR="00E92412" w:rsidRPr="00545DC0" w:rsidDel="00293A78" w:rsidRDefault="00E92412">
            <w:pPr>
              <w:jc w:val="both"/>
              <w:divId w:val="1194878891"/>
              <w:rPr>
                <w:ins w:id="1441" w:author="Patrick Fafard" w:date="2023-02-16T13:58:00Z"/>
                <w:del w:id="1442" w:author="Simon Kiss" w:date="2023-07-26T14:00:00Z"/>
                <w:rFonts w:eastAsia="Times New Roman"/>
                <w:sz w:val="16"/>
                <w:szCs w:val="16"/>
              </w:rPr>
              <w:pPrChange w:id="1443" w:author="Simon Kiss" w:date="2023-09-21T10:06:00Z">
                <w:pPr>
                  <w:divId w:val="1194878891"/>
                </w:pPr>
              </w:pPrChange>
            </w:pPr>
          </w:p>
        </w:tc>
        <w:tc>
          <w:tcPr>
            <w:tcW w:w="0" w:type="auto"/>
            <w:gridSpan w:val="2"/>
            <w:vAlign w:val="center"/>
            <w:hideMark/>
          </w:tcPr>
          <w:p w14:paraId="27499A49" w14:textId="77777777" w:rsidR="00E92412" w:rsidRPr="00545DC0" w:rsidDel="00293A78" w:rsidRDefault="00E92412">
            <w:pPr>
              <w:jc w:val="both"/>
              <w:divId w:val="1194878891"/>
              <w:rPr>
                <w:ins w:id="1444" w:author="Patrick Fafard" w:date="2023-02-16T13:58:00Z"/>
                <w:del w:id="1445" w:author="Simon Kiss" w:date="2023-07-26T14:00:00Z"/>
                <w:rFonts w:eastAsia="Times New Roman"/>
                <w:sz w:val="16"/>
                <w:szCs w:val="16"/>
              </w:rPr>
              <w:pPrChange w:id="1446" w:author="Simon Kiss" w:date="2023-09-21T10:06:00Z">
                <w:pPr>
                  <w:divId w:val="1194878891"/>
                </w:pPr>
              </w:pPrChange>
            </w:pPr>
            <w:ins w:id="1447" w:author="Patrick Fafard" w:date="2023-02-16T13:58:00Z">
              <w:del w:id="1448" w:author="Simon Kiss" w:date="2023-07-26T14:00:00Z">
                <w:r w:rsidRPr="00545DC0" w:rsidDel="00293A78">
                  <w:rPr>
                    <w:rFonts w:eastAsia="Times New Roman"/>
                    <w:sz w:val="16"/>
                    <w:szCs w:val="16"/>
                  </w:rPr>
                  <w:delText>(0.01)</w:delText>
                </w:r>
              </w:del>
            </w:ins>
          </w:p>
        </w:tc>
        <w:tc>
          <w:tcPr>
            <w:tcW w:w="0" w:type="auto"/>
            <w:vAlign w:val="center"/>
            <w:hideMark/>
          </w:tcPr>
          <w:p w14:paraId="4DB0AA60" w14:textId="77777777" w:rsidR="00E92412" w:rsidRPr="00545DC0" w:rsidDel="00293A78" w:rsidRDefault="00E92412">
            <w:pPr>
              <w:jc w:val="both"/>
              <w:divId w:val="1194878891"/>
              <w:rPr>
                <w:ins w:id="1449" w:author="Patrick Fafard" w:date="2023-02-16T13:58:00Z"/>
                <w:del w:id="1450" w:author="Simon Kiss" w:date="2023-07-26T14:00:00Z"/>
                <w:rFonts w:eastAsia="Times New Roman"/>
                <w:sz w:val="16"/>
                <w:szCs w:val="16"/>
              </w:rPr>
              <w:pPrChange w:id="1451" w:author="Simon Kiss" w:date="2023-09-21T10:06:00Z">
                <w:pPr>
                  <w:divId w:val="1194878891"/>
                </w:pPr>
              </w:pPrChange>
            </w:pPr>
            <w:ins w:id="1452" w:author="Patrick Fafard" w:date="2023-02-16T13:58:00Z">
              <w:del w:id="1453" w:author="Simon Kiss" w:date="2023-07-26T14:00:00Z">
                <w:r w:rsidRPr="00545DC0" w:rsidDel="00293A78">
                  <w:rPr>
                    <w:rFonts w:eastAsia="Times New Roman"/>
                    <w:sz w:val="16"/>
                    <w:szCs w:val="16"/>
                  </w:rPr>
                  <w:delText>(0.01)</w:delText>
                </w:r>
              </w:del>
            </w:ins>
          </w:p>
        </w:tc>
        <w:tc>
          <w:tcPr>
            <w:tcW w:w="0" w:type="auto"/>
            <w:vAlign w:val="center"/>
            <w:hideMark/>
          </w:tcPr>
          <w:p w14:paraId="0D850623" w14:textId="77777777" w:rsidR="00E92412" w:rsidRPr="00545DC0" w:rsidDel="00293A78" w:rsidRDefault="00E92412">
            <w:pPr>
              <w:jc w:val="both"/>
              <w:divId w:val="1194878891"/>
              <w:rPr>
                <w:ins w:id="1454" w:author="Patrick Fafard" w:date="2023-02-16T13:58:00Z"/>
                <w:del w:id="1455" w:author="Simon Kiss" w:date="2023-07-26T14:00:00Z"/>
                <w:rFonts w:eastAsia="Times New Roman"/>
                <w:sz w:val="16"/>
                <w:szCs w:val="16"/>
              </w:rPr>
              <w:pPrChange w:id="1456" w:author="Simon Kiss" w:date="2023-09-21T10:06:00Z">
                <w:pPr>
                  <w:divId w:val="1194878891"/>
                </w:pPr>
              </w:pPrChange>
            </w:pPr>
            <w:ins w:id="1457" w:author="Patrick Fafard" w:date="2023-02-16T13:58:00Z">
              <w:del w:id="1458" w:author="Simon Kiss" w:date="2023-07-26T14:00:00Z">
                <w:r w:rsidRPr="00545DC0" w:rsidDel="00293A78">
                  <w:rPr>
                    <w:rFonts w:eastAsia="Times New Roman"/>
                    <w:sz w:val="16"/>
                    <w:szCs w:val="16"/>
                  </w:rPr>
                  <w:delText>(0.01)</w:delText>
                </w:r>
              </w:del>
            </w:ins>
          </w:p>
        </w:tc>
      </w:tr>
      <w:tr w:rsidR="00293A78" w:rsidRPr="00545DC0" w:rsidDel="00293A78" w14:paraId="6FC70253" w14:textId="77777777" w:rsidTr="00E92412">
        <w:trPr>
          <w:divId w:val="1803771614"/>
          <w:tblCellSpacing w:w="15" w:type="dxa"/>
          <w:ins w:id="1459" w:author="Patrick Fafard" w:date="2023-02-16T13:58:00Z"/>
          <w:del w:id="1460" w:author="Simon Kiss" w:date="2023-07-26T14:00:00Z"/>
        </w:trPr>
        <w:tc>
          <w:tcPr>
            <w:tcW w:w="522" w:type="dxa"/>
            <w:vAlign w:val="center"/>
            <w:hideMark/>
          </w:tcPr>
          <w:p w14:paraId="661198BB" w14:textId="77777777" w:rsidR="00E92412" w:rsidRPr="00545DC0" w:rsidDel="00293A78" w:rsidRDefault="00E92412">
            <w:pPr>
              <w:jc w:val="both"/>
              <w:divId w:val="1194878891"/>
              <w:rPr>
                <w:ins w:id="1461" w:author="Patrick Fafard" w:date="2023-02-16T13:58:00Z"/>
                <w:del w:id="1462" w:author="Simon Kiss" w:date="2023-07-26T14:00:00Z"/>
                <w:rFonts w:eastAsia="Times New Roman"/>
                <w:sz w:val="16"/>
                <w:szCs w:val="16"/>
              </w:rPr>
              <w:pPrChange w:id="1463" w:author="Simon Kiss" w:date="2023-09-21T10:06:00Z">
                <w:pPr>
                  <w:divId w:val="1194878891"/>
                </w:pPr>
              </w:pPrChange>
            </w:pPr>
            <w:ins w:id="1464" w:author="Patrick Fafard" w:date="2023-02-16T13:58:00Z">
              <w:del w:id="1465" w:author="Simon Kiss" w:date="2023-07-26T14:00:00Z">
                <w:r w:rsidRPr="00545DC0" w:rsidDel="00293A78">
                  <w:rPr>
                    <w:rFonts w:eastAsia="Times New Roman"/>
                    <w:sz w:val="16"/>
                    <w:szCs w:val="16"/>
                  </w:rPr>
                  <w:delText>old2</w:delText>
                </w:r>
              </w:del>
            </w:ins>
          </w:p>
        </w:tc>
        <w:tc>
          <w:tcPr>
            <w:tcW w:w="793" w:type="dxa"/>
            <w:gridSpan w:val="2"/>
            <w:vAlign w:val="center"/>
            <w:hideMark/>
          </w:tcPr>
          <w:p w14:paraId="4C1D313F" w14:textId="77777777" w:rsidR="00E92412" w:rsidRPr="00545DC0" w:rsidDel="00293A78" w:rsidRDefault="00E92412">
            <w:pPr>
              <w:jc w:val="both"/>
              <w:divId w:val="1194878891"/>
              <w:rPr>
                <w:ins w:id="1466" w:author="Patrick Fafard" w:date="2023-02-16T13:58:00Z"/>
                <w:del w:id="1467" w:author="Simon Kiss" w:date="2023-07-26T14:00:00Z"/>
                <w:rFonts w:eastAsia="Times New Roman"/>
                <w:sz w:val="16"/>
                <w:szCs w:val="16"/>
              </w:rPr>
              <w:pPrChange w:id="1468" w:author="Simon Kiss" w:date="2023-09-21T10:06:00Z">
                <w:pPr>
                  <w:divId w:val="1194878891"/>
                </w:pPr>
              </w:pPrChange>
            </w:pPr>
          </w:p>
        </w:tc>
        <w:tc>
          <w:tcPr>
            <w:tcW w:w="0" w:type="auto"/>
            <w:gridSpan w:val="2"/>
            <w:vAlign w:val="center"/>
            <w:hideMark/>
          </w:tcPr>
          <w:p w14:paraId="16F72CA2" w14:textId="77777777" w:rsidR="00E92412" w:rsidRPr="00545DC0" w:rsidDel="00293A78" w:rsidRDefault="00E92412">
            <w:pPr>
              <w:jc w:val="both"/>
              <w:divId w:val="1194878891"/>
              <w:rPr>
                <w:ins w:id="1469" w:author="Patrick Fafard" w:date="2023-02-16T13:58:00Z"/>
                <w:del w:id="1470" w:author="Simon Kiss" w:date="2023-07-26T14:00:00Z"/>
                <w:rFonts w:eastAsia="Times New Roman"/>
                <w:sz w:val="16"/>
                <w:szCs w:val="16"/>
              </w:rPr>
              <w:pPrChange w:id="1471" w:author="Simon Kiss" w:date="2023-09-21T10:06:00Z">
                <w:pPr>
                  <w:divId w:val="1194878891"/>
                </w:pPr>
              </w:pPrChange>
            </w:pPr>
            <w:ins w:id="1472" w:author="Patrick Fafard" w:date="2023-02-16T13:58:00Z">
              <w:del w:id="1473" w:author="Simon Kiss" w:date="2023-07-26T14:00:00Z">
                <w:r w:rsidRPr="00545DC0" w:rsidDel="00293A78">
                  <w:rPr>
                    <w:rFonts w:eastAsia="Times New Roman"/>
                    <w:sz w:val="16"/>
                    <w:szCs w:val="16"/>
                  </w:rPr>
                  <w:delText>-0.06***</w:delText>
                </w:r>
              </w:del>
            </w:ins>
          </w:p>
        </w:tc>
        <w:tc>
          <w:tcPr>
            <w:tcW w:w="0" w:type="auto"/>
            <w:gridSpan w:val="2"/>
            <w:vAlign w:val="center"/>
            <w:hideMark/>
          </w:tcPr>
          <w:p w14:paraId="2378082A" w14:textId="77777777" w:rsidR="00E92412" w:rsidRPr="00545DC0" w:rsidDel="00293A78" w:rsidRDefault="00E92412">
            <w:pPr>
              <w:jc w:val="both"/>
              <w:divId w:val="1194878891"/>
              <w:rPr>
                <w:ins w:id="1474" w:author="Patrick Fafard" w:date="2023-02-16T13:58:00Z"/>
                <w:del w:id="1475" w:author="Simon Kiss" w:date="2023-07-26T14:00:00Z"/>
                <w:rFonts w:eastAsia="Times New Roman"/>
                <w:sz w:val="16"/>
                <w:szCs w:val="16"/>
              </w:rPr>
              <w:pPrChange w:id="1476" w:author="Simon Kiss" w:date="2023-09-21T10:06:00Z">
                <w:pPr>
                  <w:divId w:val="1194878891"/>
                </w:pPr>
              </w:pPrChange>
            </w:pPr>
            <w:ins w:id="1477" w:author="Patrick Fafard" w:date="2023-02-16T13:58:00Z">
              <w:del w:id="1478" w:author="Simon Kiss" w:date="2023-07-26T14:00:00Z">
                <w:r w:rsidRPr="00545DC0" w:rsidDel="00293A78">
                  <w:rPr>
                    <w:rFonts w:eastAsia="Times New Roman"/>
                    <w:sz w:val="16"/>
                    <w:szCs w:val="16"/>
                  </w:rPr>
                  <w:delText>-0.06***</w:delText>
                </w:r>
              </w:del>
            </w:ins>
          </w:p>
        </w:tc>
        <w:tc>
          <w:tcPr>
            <w:tcW w:w="0" w:type="auto"/>
            <w:gridSpan w:val="2"/>
            <w:vAlign w:val="center"/>
            <w:hideMark/>
          </w:tcPr>
          <w:p w14:paraId="4EDDE768" w14:textId="77777777" w:rsidR="00E92412" w:rsidRPr="00545DC0" w:rsidDel="00293A78" w:rsidRDefault="00E92412">
            <w:pPr>
              <w:jc w:val="both"/>
              <w:divId w:val="1194878891"/>
              <w:rPr>
                <w:ins w:id="1479" w:author="Patrick Fafard" w:date="2023-02-16T13:58:00Z"/>
                <w:del w:id="1480" w:author="Simon Kiss" w:date="2023-07-26T14:00:00Z"/>
                <w:rFonts w:eastAsia="Times New Roman"/>
                <w:sz w:val="16"/>
                <w:szCs w:val="16"/>
              </w:rPr>
              <w:pPrChange w:id="1481" w:author="Simon Kiss" w:date="2023-09-21T10:06:00Z">
                <w:pPr>
                  <w:divId w:val="1194878891"/>
                </w:pPr>
              </w:pPrChange>
            </w:pPr>
            <w:ins w:id="1482" w:author="Patrick Fafard" w:date="2023-02-16T13:58:00Z">
              <w:del w:id="1483" w:author="Simon Kiss" w:date="2023-07-26T14:00:00Z">
                <w:r w:rsidRPr="00545DC0" w:rsidDel="00293A78">
                  <w:rPr>
                    <w:rFonts w:eastAsia="Times New Roman"/>
                    <w:sz w:val="16"/>
                    <w:szCs w:val="16"/>
                  </w:rPr>
                  <w:delText>-0.07***</w:delText>
                </w:r>
              </w:del>
            </w:ins>
          </w:p>
        </w:tc>
        <w:tc>
          <w:tcPr>
            <w:tcW w:w="0" w:type="auto"/>
            <w:gridSpan w:val="2"/>
            <w:vAlign w:val="center"/>
            <w:hideMark/>
          </w:tcPr>
          <w:p w14:paraId="32036ACE" w14:textId="77777777" w:rsidR="00E92412" w:rsidRPr="00545DC0" w:rsidDel="00293A78" w:rsidRDefault="00E92412">
            <w:pPr>
              <w:jc w:val="both"/>
              <w:divId w:val="1194878891"/>
              <w:rPr>
                <w:ins w:id="1484" w:author="Patrick Fafard" w:date="2023-02-16T13:58:00Z"/>
                <w:del w:id="1485" w:author="Simon Kiss" w:date="2023-07-26T14:00:00Z"/>
                <w:rFonts w:eastAsia="Times New Roman"/>
                <w:sz w:val="16"/>
                <w:szCs w:val="16"/>
              </w:rPr>
              <w:pPrChange w:id="1486" w:author="Simon Kiss" w:date="2023-09-21T10:06:00Z">
                <w:pPr>
                  <w:divId w:val="1194878891"/>
                </w:pPr>
              </w:pPrChange>
            </w:pPr>
          </w:p>
        </w:tc>
        <w:tc>
          <w:tcPr>
            <w:tcW w:w="0" w:type="auto"/>
            <w:gridSpan w:val="2"/>
            <w:vAlign w:val="center"/>
            <w:hideMark/>
          </w:tcPr>
          <w:p w14:paraId="48253B80" w14:textId="77777777" w:rsidR="00E92412" w:rsidRPr="00545DC0" w:rsidDel="00293A78" w:rsidRDefault="00E92412">
            <w:pPr>
              <w:jc w:val="both"/>
              <w:divId w:val="1194878891"/>
              <w:rPr>
                <w:ins w:id="1487" w:author="Patrick Fafard" w:date="2023-02-16T13:58:00Z"/>
                <w:del w:id="1488" w:author="Simon Kiss" w:date="2023-07-26T14:00:00Z"/>
                <w:rFonts w:eastAsia="Times New Roman"/>
                <w:sz w:val="16"/>
                <w:szCs w:val="16"/>
              </w:rPr>
              <w:pPrChange w:id="1489" w:author="Simon Kiss" w:date="2023-09-21T10:06:00Z">
                <w:pPr>
                  <w:divId w:val="1194878891"/>
                </w:pPr>
              </w:pPrChange>
            </w:pPr>
            <w:ins w:id="1490" w:author="Patrick Fafard" w:date="2023-02-16T13:58:00Z">
              <w:del w:id="1491" w:author="Simon Kiss" w:date="2023-07-26T14:00:00Z">
                <w:r w:rsidRPr="00545DC0" w:rsidDel="00293A78">
                  <w:rPr>
                    <w:rFonts w:eastAsia="Times New Roman"/>
                    <w:sz w:val="16"/>
                    <w:szCs w:val="16"/>
                  </w:rPr>
                  <w:delText>-0.07***</w:delText>
                </w:r>
              </w:del>
            </w:ins>
          </w:p>
        </w:tc>
        <w:tc>
          <w:tcPr>
            <w:tcW w:w="0" w:type="auto"/>
            <w:gridSpan w:val="2"/>
            <w:vAlign w:val="center"/>
            <w:hideMark/>
          </w:tcPr>
          <w:p w14:paraId="57686F19" w14:textId="77777777" w:rsidR="00E92412" w:rsidRPr="00545DC0" w:rsidDel="00293A78" w:rsidRDefault="00E92412">
            <w:pPr>
              <w:jc w:val="both"/>
              <w:divId w:val="1194878891"/>
              <w:rPr>
                <w:ins w:id="1492" w:author="Patrick Fafard" w:date="2023-02-16T13:58:00Z"/>
                <w:del w:id="1493" w:author="Simon Kiss" w:date="2023-07-26T14:00:00Z"/>
                <w:rFonts w:eastAsia="Times New Roman"/>
                <w:sz w:val="16"/>
                <w:szCs w:val="16"/>
              </w:rPr>
              <w:pPrChange w:id="1494" w:author="Simon Kiss" w:date="2023-09-21T10:06:00Z">
                <w:pPr>
                  <w:divId w:val="1194878891"/>
                </w:pPr>
              </w:pPrChange>
            </w:pPr>
            <w:ins w:id="1495" w:author="Patrick Fafard" w:date="2023-02-16T13:58:00Z">
              <w:del w:id="1496" w:author="Simon Kiss" w:date="2023-07-26T14:00:00Z">
                <w:r w:rsidRPr="00545DC0" w:rsidDel="00293A78">
                  <w:rPr>
                    <w:rFonts w:eastAsia="Times New Roman"/>
                    <w:sz w:val="16"/>
                    <w:szCs w:val="16"/>
                  </w:rPr>
                  <w:delText>-0.06***</w:delText>
                </w:r>
              </w:del>
            </w:ins>
          </w:p>
        </w:tc>
        <w:tc>
          <w:tcPr>
            <w:tcW w:w="0" w:type="auto"/>
            <w:gridSpan w:val="2"/>
            <w:vAlign w:val="center"/>
            <w:hideMark/>
          </w:tcPr>
          <w:p w14:paraId="5C7AE480" w14:textId="77777777" w:rsidR="00E92412" w:rsidRPr="00545DC0" w:rsidDel="00293A78" w:rsidRDefault="00E92412">
            <w:pPr>
              <w:jc w:val="both"/>
              <w:divId w:val="1194878891"/>
              <w:rPr>
                <w:ins w:id="1497" w:author="Patrick Fafard" w:date="2023-02-16T13:58:00Z"/>
                <w:del w:id="1498" w:author="Simon Kiss" w:date="2023-07-26T14:00:00Z"/>
                <w:rFonts w:eastAsia="Times New Roman"/>
                <w:sz w:val="16"/>
                <w:szCs w:val="16"/>
              </w:rPr>
              <w:pPrChange w:id="1499" w:author="Simon Kiss" w:date="2023-09-21T10:06:00Z">
                <w:pPr>
                  <w:divId w:val="1194878891"/>
                </w:pPr>
              </w:pPrChange>
            </w:pPr>
            <w:ins w:id="1500" w:author="Patrick Fafard" w:date="2023-02-16T13:58:00Z">
              <w:del w:id="1501" w:author="Simon Kiss" w:date="2023-07-26T14:00:00Z">
                <w:r w:rsidRPr="00545DC0" w:rsidDel="00293A78">
                  <w:rPr>
                    <w:rFonts w:eastAsia="Times New Roman"/>
                    <w:sz w:val="16"/>
                    <w:szCs w:val="16"/>
                  </w:rPr>
                  <w:delText>-0.07***</w:delText>
                </w:r>
              </w:del>
            </w:ins>
          </w:p>
        </w:tc>
        <w:tc>
          <w:tcPr>
            <w:tcW w:w="0" w:type="auto"/>
            <w:gridSpan w:val="2"/>
            <w:vAlign w:val="center"/>
            <w:hideMark/>
          </w:tcPr>
          <w:p w14:paraId="719CFB35" w14:textId="77777777" w:rsidR="00E92412" w:rsidRPr="00545DC0" w:rsidDel="00293A78" w:rsidRDefault="00E92412">
            <w:pPr>
              <w:jc w:val="both"/>
              <w:divId w:val="1194878891"/>
              <w:rPr>
                <w:ins w:id="1502" w:author="Patrick Fafard" w:date="2023-02-16T13:58:00Z"/>
                <w:del w:id="1503" w:author="Simon Kiss" w:date="2023-07-26T14:00:00Z"/>
                <w:rFonts w:eastAsia="Times New Roman"/>
                <w:sz w:val="16"/>
                <w:szCs w:val="16"/>
              </w:rPr>
              <w:pPrChange w:id="1504" w:author="Simon Kiss" w:date="2023-09-21T10:06:00Z">
                <w:pPr>
                  <w:divId w:val="1194878891"/>
                </w:pPr>
              </w:pPrChange>
            </w:pPr>
          </w:p>
        </w:tc>
        <w:tc>
          <w:tcPr>
            <w:tcW w:w="0" w:type="auto"/>
            <w:gridSpan w:val="2"/>
            <w:vAlign w:val="center"/>
            <w:hideMark/>
          </w:tcPr>
          <w:p w14:paraId="2E5E11FF" w14:textId="77777777" w:rsidR="00E92412" w:rsidRPr="00545DC0" w:rsidDel="00293A78" w:rsidRDefault="00E92412">
            <w:pPr>
              <w:jc w:val="both"/>
              <w:divId w:val="1194878891"/>
              <w:rPr>
                <w:ins w:id="1505" w:author="Patrick Fafard" w:date="2023-02-16T13:58:00Z"/>
                <w:del w:id="1506" w:author="Simon Kiss" w:date="2023-07-26T14:00:00Z"/>
                <w:rFonts w:eastAsia="Times New Roman"/>
                <w:sz w:val="16"/>
                <w:szCs w:val="16"/>
              </w:rPr>
              <w:pPrChange w:id="1507" w:author="Simon Kiss" w:date="2023-09-21T10:06:00Z">
                <w:pPr>
                  <w:divId w:val="1194878891"/>
                </w:pPr>
              </w:pPrChange>
            </w:pPr>
            <w:ins w:id="1508" w:author="Patrick Fafard" w:date="2023-02-16T13:58:00Z">
              <w:del w:id="1509" w:author="Simon Kiss" w:date="2023-07-26T14:00:00Z">
                <w:r w:rsidRPr="00545DC0" w:rsidDel="00293A78">
                  <w:rPr>
                    <w:rFonts w:eastAsia="Times New Roman"/>
                    <w:sz w:val="16"/>
                    <w:szCs w:val="16"/>
                  </w:rPr>
                  <w:delText>-0.04**</w:delText>
                </w:r>
              </w:del>
            </w:ins>
          </w:p>
        </w:tc>
        <w:tc>
          <w:tcPr>
            <w:tcW w:w="0" w:type="auto"/>
            <w:gridSpan w:val="2"/>
            <w:vAlign w:val="center"/>
            <w:hideMark/>
          </w:tcPr>
          <w:p w14:paraId="69E53349" w14:textId="77777777" w:rsidR="00E92412" w:rsidRPr="00545DC0" w:rsidDel="00293A78" w:rsidRDefault="00E92412">
            <w:pPr>
              <w:jc w:val="both"/>
              <w:divId w:val="1194878891"/>
              <w:rPr>
                <w:ins w:id="1510" w:author="Patrick Fafard" w:date="2023-02-16T13:58:00Z"/>
                <w:del w:id="1511" w:author="Simon Kiss" w:date="2023-07-26T14:00:00Z"/>
                <w:rFonts w:eastAsia="Times New Roman"/>
                <w:sz w:val="16"/>
                <w:szCs w:val="16"/>
              </w:rPr>
              <w:pPrChange w:id="1512" w:author="Simon Kiss" w:date="2023-09-21T10:06:00Z">
                <w:pPr>
                  <w:divId w:val="1194878891"/>
                </w:pPr>
              </w:pPrChange>
            </w:pPr>
            <w:ins w:id="1513" w:author="Patrick Fafard" w:date="2023-02-16T13:58:00Z">
              <w:del w:id="1514" w:author="Simon Kiss" w:date="2023-07-26T14:00:00Z">
                <w:r w:rsidRPr="00545DC0" w:rsidDel="00293A78">
                  <w:rPr>
                    <w:rFonts w:eastAsia="Times New Roman"/>
                    <w:sz w:val="16"/>
                    <w:szCs w:val="16"/>
                  </w:rPr>
                  <w:delText>-0.04**</w:delText>
                </w:r>
              </w:del>
            </w:ins>
          </w:p>
        </w:tc>
        <w:tc>
          <w:tcPr>
            <w:tcW w:w="0" w:type="auto"/>
            <w:gridSpan w:val="2"/>
            <w:vAlign w:val="center"/>
            <w:hideMark/>
          </w:tcPr>
          <w:p w14:paraId="18ED5495" w14:textId="77777777" w:rsidR="00E92412" w:rsidRPr="00545DC0" w:rsidDel="00293A78" w:rsidRDefault="00E92412">
            <w:pPr>
              <w:jc w:val="both"/>
              <w:divId w:val="1194878891"/>
              <w:rPr>
                <w:ins w:id="1515" w:author="Patrick Fafard" w:date="2023-02-16T13:58:00Z"/>
                <w:del w:id="1516" w:author="Simon Kiss" w:date="2023-07-26T14:00:00Z"/>
                <w:rFonts w:eastAsia="Times New Roman"/>
                <w:sz w:val="16"/>
                <w:szCs w:val="16"/>
              </w:rPr>
              <w:pPrChange w:id="1517" w:author="Simon Kiss" w:date="2023-09-21T10:06:00Z">
                <w:pPr>
                  <w:divId w:val="1194878891"/>
                </w:pPr>
              </w:pPrChange>
            </w:pPr>
            <w:ins w:id="1518" w:author="Patrick Fafard" w:date="2023-02-16T13:58:00Z">
              <w:del w:id="1519" w:author="Simon Kiss" w:date="2023-07-26T14:00:00Z">
                <w:r w:rsidRPr="00545DC0" w:rsidDel="00293A78">
                  <w:rPr>
                    <w:rFonts w:eastAsia="Times New Roman"/>
                    <w:sz w:val="16"/>
                    <w:szCs w:val="16"/>
                  </w:rPr>
                  <w:delText>-0.04**</w:delText>
                </w:r>
              </w:del>
            </w:ins>
          </w:p>
        </w:tc>
        <w:tc>
          <w:tcPr>
            <w:tcW w:w="0" w:type="auto"/>
            <w:gridSpan w:val="2"/>
            <w:vAlign w:val="center"/>
            <w:hideMark/>
          </w:tcPr>
          <w:p w14:paraId="63D2A288" w14:textId="77777777" w:rsidR="00E92412" w:rsidRPr="00545DC0" w:rsidDel="00293A78" w:rsidRDefault="00E92412">
            <w:pPr>
              <w:jc w:val="both"/>
              <w:divId w:val="1194878891"/>
              <w:rPr>
                <w:ins w:id="1520" w:author="Patrick Fafard" w:date="2023-02-16T13:58:00Z"/>
                <w:del w:id="1521" w:author="Simon Kiss" w:date="2023-07-26T14:00:00Z"/>
                <w:rFonts w:eastAsia="Times New Roman"/>
                <w:sz w:val="16"/>
                <w:szCs w:val="16"/>
              </w:rPr>
              <w:pPrChange w:id="1522" w:author="Simon Kiss" w:date="2023-09-21T10:06:00Z">
                <w:pPr>
                  <w:divId w:val="1194878891"/>
                </w:pPr>
              </w:pPrChange>
            </w:pPr>
          </w:p>
        </w:tc>
        <w:tc>
          <w:tcPr>
            <w:tcW w:w="0" w:type="auto"/>
            <w:gridSpan w:val="2"/>
            <w:vAlign w:val="center"/>
            <w:hideMark/>
          </w:tcPr>
          <w:p w14:paraId="22B22369" w14:textId="77777777" w:rsidR="00E92412" w:rsidRPr="00545DC0" w:rsidDel="00293A78" w:rsidRDefault="00E92412">
            <w:pPr>
              <w:jc w:val="both"/>
              <w:divId w:val="1194878891"/>
              <w:rPr>
                <w:ins w:id="1523" w:author="Patrick Fafard" w:date="2023-02-16T13:58:00Z"/>
                <w:del w:id="1524" w:author="Simon Kiss" w:date="2023-07-26T14:00:00Z"/>
                <w:rFonts w:eastAsia="Times New Roman"/>
                <w:sz w:val="16"/>
                <w:szCs w:val="16"/>
              </w:rPr>
              <w:pPrChange w:id="1525" w:author="Simon Kiss" w:date="2023-09-21T10:06:00Z">
                <w:pPr>
                  <w:divId w:val="1194878891"/>
                </w:pPr>
              </w:pPrChange>
            </w:pPr>
            <w:ins w:id="1526" w:author="Patrick Fafard" w:date="2023-02-16T13:58:00Z">
              <w:del w:id="1527" w:author="Simon Kiss" w:date="2023-07-26T14:00:00Z">
                <w:r w:rsidRPr="00545DC0" w:rsidDel="00293A78">
                  <w:rPr>
                    <w:rFonts w:eastAsia="Times New Roman"/>
                    <w:sz w:val="16"/>
                    <w:szCs w:val="16"/>
                  </w:rPr>
                  <w:delText>-0.04**</w:delText>
                </w:r>
              </w:del>
            </w:ins>
          </w:p>
        </w:tc>
        <w:tc>
          <w:tcPr>
            <w:tcW w:w="0" w:type="auto"/>
            <w:vAlign w:val="center"/>
            <w:hideMark/>
          </w:tcPr>
          <w:p w14:paraId="27052B1E" w14:textId="77777777" w:rsidR="00E92412" w:rsidRPr="00545DC0" w:rsidDel="00293A78" w:rsidRDefault="00E92412">
            <w:pPr>
              <w:jc w:val="both"/>
              <w:divId w:val="1194878891"/>
              <w:rPr>
                <w:ins w:id="1528" w:author="Patrick Fafard" w:date="2023-02-16T13:58:00Z"/>
                <w:del w:id="1529" w:author="Simon Kiss" w:date="2023-07-26T14:00:00Z"/>
                <w:rFonts w:eastAsia="Times New Roman"/>
                <w:sz w:val="16"/>
                <w:szCs w:val="16"/>
              </w:rPr>
              <w:pPrChange w:id="1530" w:author="Simon Kiss" w:date="2023-09-21T10:06:00Z">
                <w:pPr>
                  <w:divId w:val="1194878891"/>
                </w:pPr>
              </w:pPrChange>
            </w:pPr>
            <w:ins w:id="1531" w:author="Patrick Fafard" w:date="2023-02-16T13:58:00Z">
              <w:del w:id="1532" w:author="Simon Kiss" w:date="2023-07-26T14:00:00Z">
                <w:r w:rsidRPr="00545DC0" w:rsidDel="00293A78">
                  <w:rPr>
                    <w:rFonts w:eastAsia="Times New Roman"/>
                    <w:sz w:val="16"/>
                    <w:szCs w:val="16"/>
                  </w:rPr>
                  <w:delText>-0.04**</w:delText>
                </w:r>
              </w:del>
            </w:ins>
          </w:p>
        </w:tc>
        <w:tc>
          <w:tcPr>
            <w:tcW w:w="0" w:type="auto"/>
            <w:vAlign w:val="center"/>
            <w:hideMark/>
          </w:tcPr>
          <w:p w14:paraId="0C53EBAD" w14:textId="77777777" w:rsidR="00E92412" w:rsidRPr="00545DC0" w:rsidDel="00293A78" w:rsidRDefault="00E92412">
            <w:pPr>
              <w:jc w:val="both"/>
              <w:divId w:val="1194878891"/>
              <w:rPr>
                <w:ins w:id="1533" w:author="Patrick Fafard" w:date="2023-02-16T13:58:00Z"/>
                <w:del w:id="1534" w:author="Simon Kiss" w:date="2023-07-26T14:00:00Z"/>
                <w:rFonts w:eastAsia="Times New Roman"/>
                <w:sz w:val="16"/>
                <w:szCs w:val="16"/>
              </w:rPr>
              <w:pPrChange w:id="1535" w:author="Simon Kiss" w:date="2023-09-21T10:06:00Z">
                <w:pPr>
                  <w:divId w:val="1194878891"/>
                </w:pPr>
              </w:pPrChange>
            </w:pPr>
            <w:ins w:id="1536" w:author="Patrick Fafard" w:date="2023-02-16T13:58:00Z">
              <w:del w:id="1537" w:author="Simon Kiss" w:date="2023-07-26T14:00:00Z">
                <w:r w:rsidRPr="00545DC0" w:rsidDel="00293A78">
                  <w:rPr>
                    <w:rFonts w:eastAsia="Times New Roman"/>
                    <w:sz w:val="16"/>
                    <w:szCs w:val="16"/>
                  </w:rPr>
                  <w:delText>-0.05***</w:delText>
                </w:r>
              </w:del>
            </w:ins>
          </w:p>
        </w:tc>
      </w:tr>
      <w:tr w:rsidR="00293A78" w:rsidRPr="00545DC0" w:rsidDel="00293A78" w14:paraId="2650CBA0" w14:textId="77777777" w:rsidTr="00E92412">
        <w:trPr>
          <w:divId w:val="1803771614"/>
          <w:tblCellSpacing w:w="15" w:type="dxa"/>
          <w:ins w:id="1538" w:author="Patrick Fafard" w:date="2023-02-16T13:58:00Z"/>
          <w:del w:id="1539" w:author="Simon Kiss" w:date="2023-07-26T14:00:00Z"/>
        </w:trPr>
        <w:tc>
          <w:tcPr>
            <w:tcW w:w="522" w:type="dxa"/>
            <w:vAlign w:val="center"/>
            <w:hideMark/>
          </w:tcPr>
          <w:p w14:paraId="2E6300DF" w14:textId="77777777" w:rsidR="00E92412" w:rsidRPr="00545DC0" w:rsidDel="00293A78" w:rsidRDefault="00E92412">
            <w:pPr>
              <w:jc w:val="both"/>
              <w:divId w:val="1194878891"/>
              <w:rPr>
                <w:ins w:id="1540" w:author="Patrick Fafard" w:date="2023-02-16T13:58:00Z"/>
                <w:del w:id="1541" w:author="Simon Kiss" w:date="2023-07-26T14:00:00Z"/>
                <w:rFonts w:eastAsia="Times New Roman"/>
                <w:sz w:val="16"/>
                <w:szCs w:val="16"/>
              </w:rPr>
              <w:pPrChange w:id="1542" w:author="Simon Kiss" w:date="2023-09-21T10:06:00Z">
                <w:pPr>
                  <w:divId w:val="1194878891"/>
                </w:pPr>
              </w:pPrChange>
            </w:pPr>
          </w:p>
        </w:tc>
        <w:tc>
          <w:tcPr>
            <w:tcW w:w="793" w:type="dxa"/>
            <w:gridSpan w:val="2"/>
            <w:vAlign w:val="center"/>
            <w:hideMark/>
          </w:tcPr>
          <w:p w14:paraId="272549A6" w14:textId="77777777" w:rsidR="00E92412" w:rsidRPr="00545DC0" w:rsidDel="00293A78" w:rsidRDefault="00E92412">
            <w:pPr>
              <w:jc w:val="both"/>
              <w:divId w:val="1194878891"/>
              <w:rPr>
                <w:ins w:id="1543" w:author="Patrick Fafard" w:date="2023-02-16T13:58:00Z"/>
                <w:del w:id="1544" w:author="Simon Kiss" w:date="2023-07-26T14:00:00Z"/>
                <w:rFonts w:eastAsia="Times New Roman"/>
                <w:sz w:val="16"/>
                <w:szCs w:val="16"/>
              </w:rPr>
              <w:pPrChange w:id="1545" w:author="Simon Kiss" w:date="2023-09-21T10:06:00Z">
                <w:pPr>
                  <w:divId w:val="1194878891"/>
                </w:pPr>
              </w:pPrChange>
            </w:pPr>
          </w:p>
        </w:tc>
        <w:tc>
          <w:tcPr>
            <w:tcW w:w="0" w:type="auto"/>
            <w:gridSpan w:val="2"/>
            <w:vAlign w:val="center"/>
            <w:hideMark/>
          </w:tcPr>
          <w:p w14:paraId="5C872897" w14:textId="77777777" w:rsidR="00E92412" w:rsidRPr="00545DC0" w:rsidDel="00293A78" w:rsidRDefault="00E92412">
            <w:pPr>
              <w:jc w:val="both"/>
              <w:divId w:val="1194878891"/>
              <w:rPr>
                <w:ins w:id="1546" w:author="Patrick Fafard" w:date="2023-02-16T13:58:00Z"/>
                <w:del w:id="1547" w:author="Simon Kiss" w:date="2023-07-26T14:00:00Z"/>
                <w:rFonts w:eastAsia="Times New Roman"/>
                <w:sz w:val="16"/>
                <w:szCs w:val="16"/>
              </w:rPr>
              <w:pPrChange w:id="1548" w:author="Simon Kiss" w:date="2023-09-21T10:06:00Z">
                <w:pPr>
                  <w:divId w:val="1194878891"/>
                </w:pPr>
              </w:pPrChange>
            </w:pPr>
            <w:ins w:id="1549" w:author="Patrick Fafard" w:date="2023-02-16T13:58:00Z">
              <w:del w:id="1550" w:author="Simon Kiss" w:date="2023-07-26T14:00:00Z">
                <w:r w:rsidRPr="00545DC0" w:rsidDel="00293A78">
                  <w:rPr>
                    <w:rFonts w:eastAsia="Times New Roman"/>
                    <w:sz w:val="16"/>
                    <w:szCs w:val="16"/>
                  </w:rPr>
                  <w:delText>(0.01)</w:delText>
                </w:r>
              </w:del>
            </w:ins>
          </w:p>
        </w:tc>
        <w:tc>
          <w:tcPr>
            <w:tcW w:w="0" w:type="auto"/>
            <w:gridSpan w:val="2"/>
            <w:vAlign w:val="center"/>
            <w:hideMark/>
          </w:tcPr>
          <w:p w14:paraId="482D070A" w14:textId="77777777" w:rsidR="00E92412" w:rsidRPr="00545DC0" w:rsidDel="00293A78" w:rsidRDefault="00E92412">
            <w:pPr>
              <w:jc w:val="both"/>
              <w:divId w:val="1194878891"/>
              <w:rPr>
                <w:ins w:id="1551" w:author="Patrick Fafard" w:date="2023-02-16T13:58:00Z"/>
                <w:del w:id="1552" w:author="Simon Kiss" w:date="2023-07-26T14:00:00Z"/>
                <w:rFonts w:eastAsia="Times New Roman"/>
                <w:sz w:val="16"/>
                <w:szCs w:val="16"/>
              </w:rPr>
              <w:pPrChange w:id="1553" w:author="Simon Kiss" w:date="2023-09-21T10:06:00Z">
                <w:pPr>
                  <w:divId w:val="1194878891"/>
                </w:pPr>
              </w:pPrChange>
            </w:pPr>
            <w:ins w:id="1554" w:author="Patrick Fafard" w:date="2023-02-16T13:58:00Z">
              <w:del w:id="1555" w:author="Simon Kiss" w:date="2023-07-26T14:00:00Z">
                <w:r w:rsidRPr="00545DC0" w:rsidDel="00293A78">
                  <w:rPr>
                    <w:rFonts w:eastAsia="Times New Roman"/>
                    <w:sz w:val="16"/>
                    <w:szCs w:val="16"/>
                  </w:rPr>
                  <w:delText>(0.01)</w:delText>
                </w:r>
              </w:del>
            </w:ins>
          </w:p>
        </w:tc>
        <w:tc>
          <w:tcPr>
            <w:tcW w:w="0" w:type="auto"/>
            <w:gridSpan w:val="2"/>
            <w:vAlign w:val="center"/>
            <w:hideMark/>
          </w:tcPr>
          <w:p w14:paraId="0273F0D7" w14:textId="77777777" w:rsidR="00E92412" w:rsidRPr="00545DC0" w:rsidDel="00293A78" w:rsidRDefault="00E92412">
            <w:pPr>
              <w:jc w:val="both"/>
              <w:divId w:val="1194878891"/>
              <w:rPr>
                <w:ins w:id="1556" w:author="Patrick Fafard" w:date="2023-02-16T13:58:00Z"/>
                <w:del w:id="1557" w:author="Simon Kiss" w:date="2023-07-26T14:00:00Z"/>
                <w:rFonts w:eastAsia="Times New Roman"/>
                <w:sz w:val="16"/>
                <w:szCs w:val="16"/>
              </w:rPr>
              <w:pPrChange w:id="1558" w:author="Simon Kiss" w:date="2023-09-21T10:06:00Z">
                <w:pPr>
                  <w:divId w:val="1194878891"/>
                </w:pPr>
              </w:pPrChange>
            </w:pPr>
            <w:ins w:id="1559" w:author="Patrick Fafard" w:date="2023-02-16T13:58:00Z">
              <w:del w:id="1560" w:author="Simon Kiss" w:date="2023-07-26T14:00:00Z">
                <w:r w:rsidRPr="00545DC0" w:rsidDel="00293A78">
                  <w:rPr>
                    <w:rFonts w:eastAsia="Times New Roman"/>
                    <w:sz w:val="16"/>
                    <w:szCs w:val="16"/>
                  </w:rPr>
                  <w:delText>(0.01)</w:delText>
                </w:r>
              </w:del>
            </w:ins>
          </w:p>
        </w:tc>
        <w:tc>
          <w:tcPr>
            <w:tcW w:w="0" w:type="auto"/>
            <w:gridSpan w:val="2"/>
            <w:vAlign w:val="center"/>
            <w:hideMark/>
          </w:tcPr>
          <w:p w14:paraId="34EB124B" w14:textId="77777777" w:rsidR="00E92412" w:rsidRPr="00545DC0" w:rsidDel="00293A78" w:rsidRDefault="00E92412">
            <w:pPr>
              <w:jc w:val="both"/>
              <w:divId w:val="1194878891"/>
              <w:rPr>
                <w:ins w:id="1561" w:author="Patrick Fafard" w:date="2023-02-16T13:58:00Z"/>
                <w:del w:id="1562" w:author="Simon Kiss" w:date="2023-07-26T14:00:00Z"/>
                <w:rFonts w:eastAsia="Times New Roman"/>
                <w:sz w:val="16"/>
                <w:szCs w:val="16"/>
              </w:rPr>
              <w:pPrChange w:id="1563" w:author="Simon Kiss" w:date="2023-09-21T10:06:00Z">
                <w:pPr>
                  <w:divId w:val="1194878891"/>
                </w:pPr>
              </w:pPrChange>
            </w:pPr>
          </w:p>
        </w:tc>
        <w:tc>
          <w:tcPr>
            <w:tcW w:w="0" w:type="auto"/>
            <w:gridSpan w:val="2"/>
            <w:vAlign w:val="center"/>
            <w:hideMark/>
          </w:tcPr>
          <w:p w14:paraId="392984D7" w14:textId="77777777" w:rsidR="00E92412" w:rsidRPr="00545DC0" w:rsidDel="00293A78" w:rsidRDefault="00E92412">
            <w:pPr>
              <w:jc w:val="both"/>
              <w:divId w:val="1194878891"/>
              <w:rPr>
                <w:ins w:id="1564" w:author="Patrick Fafard" w:date="2023-02-16T13:58:00Z"/>
                <w:del w:id="1565" w:author="Simon Kiss" w:date="2023-07-26T14:00:00Z"/>
                <w:rFonts w:eastAsia="Times New Roman"/>
                <w:sz w:val="16"/>
                <w:szCs w:val="16"/>
              </w:rPr>
              <w:pPrChange w:id="1566" w:author="Simon Kiss" w:date="2023-09-21T10:06:00Z">
                <w:pPr>
                  <w:divId w:val="1194878891"/>
                </w:pPr>
              </w:pPrChange>
            </w:pPr>
            <w:ins w:id="1567" w:author="Patrick Fafard" w:date="2023-02-16T13:58:00Z">
              <w:del w:id="1568" w:author="Simon Kiss" w:date="2023-07-26T14:00:00Z">
                <w:r w:rsidRPr="00545DC0" w:rsidDel="00293A78">
                  <w:rPr>
                    <w:rFonts w:eastAsia="Times New Roman"/>
                    <w:sz w:val="16"/>
                    <w:szCs w:val="16"/>
                  </w:rPr>
                  <w:delText>(0.01)</w:delText>
                </w:r>
              </w:del>
            </w:ins>
          </w:p>
        </w:tc>
        <w:tc>
          <w:tcPr>
            <w:tcW w:w="0" w:type="auto"/>
            <w:gridSpan w:val="2"/>
            <w:vAlign w:val="center"/>
            <w:hideMark/>
          </w:tcPr>
          <w:p w14:paraId="08DA026D" w14:textId="77777777" w:rsidR="00E92412" w:rsidRPr="00545DC0" w:rsidDel="00293A78" w:rsidRDefault="00E92412">
            <w:pPr>
              <w:jc w:val="both"/>
              <w:divId w:val="1194878891"/>
              <w:rPr>
                <w:ins w:id="1569" w:author="Patrick Fafard" w:date="2023-02-16T13:58:00Z"/>
                <w:del w:id="1570" w:author="Simon Kiss" w:date="2023-07-26T14:00:00Z"/>
                <w:rFonts w:eastAsia="Times New Roman"/>
                <w:sz w:val="16"/>
                <w:szCs w:val="16"/>
              </w:rPr>
              <w:pPrChange w:id="1571" w:author="Simon Kiss" w:date="2023-09-21T10:06:00Z">
                <w:pPr>
                  <w:divId w:val="1194878891"/>
                </w:pPr>
              </w:pPrChange>
            </w:pPr>
            <w:ins w:id="1572" w:author="Patrick Fafard" w:date="2023-02-16T13:58:00Z">
              <w:del w:id="1573" w:author="Simon Kiss" w:date="2023-07-26T14:00:00Z">
                <w:r w:rsidRPr="00545DC0" w:rsidDel="00293A78">
                  <w:rPr>
                    <w:rFonts w:eastAsia="Times New Roman"/>
                    <w:sz w:val="16"/>
                    <w:szCs w:val="16"/>
                  </w:rPr>
                  <w:delText>(0.01)</w:delText>
                </w:r>
              </w:del>
            </w:ins>
          </w:p>
        </w:tc>
        <w:tc>
          <w:tcPr>
            <w:tcW w:w="0" w:type="auto"/>
            <w:gridSpan w:val="2"/>
            <w:vAlign w:val="center"/>
            <w:hideMark/>
          </w:tcPr>
          <w:p w14:paraId="2E9BCCAA" w14:textId="77777777" w:rsidR="00E92412" w:rsidRPr="00545DC0" w:rsidDel="00293A78" w:rsidRDefault="00E92412">
            <w:pPr>
              <w:jc w:val="both"/>
              <w:divId w:val="1194878891"/>
              <w:rPr>
                <w:ins w:id="1574" w:author="Patrick Fafard" w:date="2023-02-16T13:58:00Z"/>
                <w:del w:id="1575" w:author="Simon Kiss" w:date="2023-07-26T14:00:00Z"/>
                <w:rFonts w:eastAsia="Times New Roman"/>
                <w:sz w:val="16"/>
                <w:szCs w:val="16"/>
              </w:rPr>
              <w:pPrChange w:id="1576" w:author="Simon Kiss" w:date="2023-09-21T10:06:00Z">
                <w:pPr>
                  <w:divId w:val="1194878891"/>
                </w:pPr>
              </w:pPrChange>
            </w:pPr>
            <w:ins w:id="1577" w:author="Patrick Fafard" w:date="2023-02-16T13:58:00Z">
              <w:del w:id="1578" w:author="Simon Kiss" w:date="2023-07-26T14:00:00Z">
                <w:r w:rsidRPr="00545DC0" w:rsidDel="00293A78">
                  <w:rPr>
                    <w:rFonts w:eastAsia="Times New Roman"/>
                    <w:sz w:val="16"/>
                    <w:szCs w:val="16"/>
                  </w:rPr>
                  <w:delText>(0.01)</w:delText>
                </w:r>
              </w:del>
            </w:ins>
          </w:p>
        </w:tc>
        <w:tc>
          <w:tcPr>
            <w:tcW w:w="0" w:type="auto"/>
            <w:gridSpan w:val="2"/>
            <w:vAlign w:val="center"/>
            <w:hideMark/>
          </w:tcPr>
          <w:p w14:paraId="2A077106" w14:textId="77777777" w:rsidR="00E92412" w:rsidRPr="00545DC0" w:rsidDel="00293A78" w:rsidRDefault="00E92412">
            <w:pPr>
              <w:jc w:val="both"/>
              <w:divId w:val="1194878891"/>
              <w:rPr>
                <w:ins w:id="1579" w:author="Patrick Fafard" w:date="2023-02-16T13:58:00Z"/>
                <w:del w:id="1580" w:author="Simon Kiss" w:date="2023-07-26T14:00:00Z"/>
                <w:rFonts w:eastAsia="Times New Roman"/>
                <w:sz w:val="16"/>
                <w:szCs w:val="16"/>
              </w:rPr>
              <w:pPrChange w:id="1581" w:author="Simon Kiss" w:date="2023-09-21T10:06:00Z">
                <w:pPr>
                  <w:divId w:val="1194878891"/>
                </w:pPr>
              </w:pPrChange>
            </w:pPr>
          </w:p>
        </w:tc>
        <w:tc>
          <w:tcPr>
            <w:tcW w:w="0" w:type="auto"/>
            <w:gridSpan w:val="2"/>
            <w:vAlign w:val="center"/>
            <w:hideMark/>
          </w:tcPr>
          <w:p w14:paraId="7A87AFCB" w14:textId="77777777" w:rsidR="00E92412" w:rsidRPr="00545DC0" w:rsidDel="00293A78" w:rsidRDefault="00E92412">
            <w:pPr>
              <w:jc w:val="both"/>
              <w:divId w:val="1194878891"/>
              <w:rPr>
                <w:ins w:id="1582" w:author="Patrick Fafard" w:date="2023-02-16T13:58:00Z"/>
                <w:del w:id="1583" w:author="Simon Kiss" w:date="2023-07-26T14:00:00Z"/>
                <w:rFonts w:eastAsia="Times New Roman"/>
                <w:sz w:val="16"/>
                <w:szCs w:val="16"/>
              </w:rPr>
              <w:pPrChange w:id="1584" w:author="Simon Kiss" w:date="2023-09-21T10:06:00Z">
                <w:pPr>
                  <w:divId w:val="1194878891"/>
                </w:pPr>
              </w:pPrChange>
            </w:pPr>
            <w:ins w:id="1585" w:author="Patrick Fafard" w:date="2023-02-16T13:58:00Z">
              <w:del w:id="1586" w:author="Simon Kiss" w:date="2023-07-26T14:00:00Z">
                <w:r w:rsidRPr="00545DC0" w:rsidDel="00293A78">
                  <w:rPr>
                    <w:rFonts w:eastAsia="Times New Roman"/>
                    <w:sz w:val="16"/>
                    <w:szCs w:val="16"/>
                  </w:rPr>
                  <w:delText>(0.01)</w:delText>
                </w:r>
              </w:del>
            </w:ins>
          </w:p>
        </w:tc>
        <w:tc>
          <w:tcPr>
            <w:tcW w:w="0" w:type="auto"/>
            <w:gridSpan w:val="2"/>
            <w:vAlign w:val="center"/>
            <w:hideMark/>
          </w:tcPr>
          <w:p w14:paraId="426FFCED" w14:textId="77777777" w:rsidR="00E92412" w:rsidRPr="00545DC0" w:rsidDel="00293A78" w:rsidRDefault="00E92412">
            <w:pPr>
              <w:jc w:val="both"/>
              <w:divId w:val="1194878891"/>
              <w:rPr>
                <w:ins w:id="1587" w:author="Patrick Fafard" w:date="2023-02-16T13:58:00Z"/>
                <w:del w:id="1588" w:author="Simon Kiss" w:date="2023-07-26T14:00:00Z"/>
                <w:rFonts w:eastAsia="Times New Roman"/>
                <w:sz w:val="16"/>
                <w:szCs w:val="16"/>
              </w:rPr>
              <w:pPrChange w:id="1589" w:author="Simon Kiss" w:date="2023-09-21T10:06:00Z">
                <w:pPr>
                  <w:divId w:val="1194878891"/>
                </w:pPr>
              </w:pPrChange>
            </w:pPr>
            <w:ins w:id="1590" w:author="Patrick Fafard" w:date="2023-02-16T13:58:00Z">
              <w:del w:id="1591" w:author="Simon Kiss" w:date="2023-07-26T14:00:00Z">
                <w:r w:rsidRPr="00545DC0" w:rsidDel="00293A78">
                  <w:rPr>
                    <w:rFonts w:eastAsia="Times New Roman"/>
                    <w:sz w:val="16"/>
                    <w:szCs w:val="16"/>
                  </w:rPr>
                  <w:delText>(0.01)</w:delText>
                </w:r>
              </w:del>
            </w:ins>
          </w:p>
        </w:tc>
        <w:tc>
          <w:tcPr>
            <w:tcW w:w="0" w:type="auto"/>
            <w:gridSpan w:val="2"/>
            <w:vAlign w:val="center"/>
            <w:hideMark/>
          </w:tcPr>
          <w:p w14:paraId="5D46E571" w14:textId="77777777" w:rsidR="00E92412" w:rsidRPr="00545DC0" w:rsidDel="00293A78" w:rsidRDefault="00E92412">
            <w:pPr>
              <w:jc w:val="both"/>
              <w:divId w:val="1194878891"/>
              <w:rPr>
                <w:ins w:id="1592" w:author="Patrick Fafard" w:date="2023-02-16T13:58:00Z"/>
                <w:del w:id="1593" w:author="Simon Kiss" w:date="2023-07-26T14:00:00Z"/>
                <w:rFonts w:eastAsia="Times New Roman"/>
                <w:sz w:val="16"/>
                <w:szCs w:val="16"/>
              </w:rPr>
              <w:pPrChange w:id="1594" w:author="Simon Kiss" w:date="2023-09-21T10:06:00Z">
                <w:pPr>
                  <w:divId w:val="1194878891"/>
                </w:pPr>
              </w:pPrChange>
            </w:pPr>
            <w:ins w:id="1595" w:author="Patrick Fafard" w:date="2023-02-16T13:58:00Z">
              <w:del w:id="1596" w:author="Simon Kiss" w:date="2023-07-26T14:00:00Z">
                <w:r w:rsidRPr="00545DC0" w:rsidDel="00293A78">
                  <w:rPr>
                    <w:rFonts w:eastAsia="Times New Roman"/>
                    <w:sz w:val="16"/>
                    <w:szCs w:val="16"/>
                  </w:rPr>
                  <w:delText>(0.01)</w:delText>
                </w:r>
              </w:del>
            </w:ins>
          </w:p>
        </w:tc>
        <w:tc>
          <w:tcPr>
            <w:tcW w:w="0" w:type="auto"/>
            <w:gridSpan w:val="2"/>
            <w:vAlign w:val="center"/>
            <w:hideMark/>
          </w:tcPr>
          <w:p w14:paraId="03DCF59F" w14:textId="77777777" w:rsidR="00E92412" w:rsidRPr="00545DC0" w:rsidDel="00293A78" w:rsidRDefault="00E92412">
            <w:pPr>
              <w:jc w:val="both"/>
              <w:divId w:val="1194878891"/>
              <w:rPr>
                <w:ins w:id="1597" w:author="Patrick Fafard" w:date="2023-02-16T13:58:00Z"/>
                <w:del w:id="1598" w:author="Simon Kiss" w:date="2023-07-26T14:00:00Z"/>
                <w:rFonts w:eastAsia="Times New Roman"/>
                <w:sz w:val="16"/>
                <w:szCs w:val="16"/>
              </w:rPr>
              <w:pPrChange w:id="1599" w:author="Simon Kiss" w:date="2023-09-21T10:06:00Z">
                <w:pPr>
                  <w:divId w:val="1194878891"/>
                </w:pPr>
              </w:pPrChange>
            </w:pPr>
          </w:p>
        </w:tc>
        <w:tc>
          <w:tcPr>
            <w:tcW w:w="0" w:type="auto"/>
            <w:gridSpan w:val="2"/>
            <w:vAlign w:val="center"/>
            <w:hideMark/>
          </w:tcPr>
          <w:p w14:paraId="4EC798DF" w14:textId="77777777" w:rsidR="00E92412" w:rsidRPr="00545DC0" w:rsidDel="00293A78" w:rsidRDefault="00E92412">
            <w:pPr>
              <w:jc w:val="both"/>
              <w:divId w:val="1194878891"/>
              <w:rPr>
                <w:ins w:id="1600" w:author="Patrick Fafard" w:date="2023-02-16T13:58:00Z"/>
                <w:del w:id="1601" w:author="Simon Kiss" w:date="2023-07-26T14:00:00Z"/>
                <w:rFonts w:eastAsia="Times New Roman"/>
                <w:sz w:val="16"/>
                <w:szCs w:val="16"/>
              </w:rPr>
              <w:pPrChange w:id="1602" w:author="Simon Kiss" w:date="2023-09-21T10:06:00Z">
                <w:pPr>
                  <w:divId w:val="1194878891"/>
                </w:pPr>
              </w:pPrChange>
            </w:pPr>
            <w:ins w:id="1603" w:author="Patrick Fafard" w:date="2023-02-16T13:58:00Z">
              <w:del w:id="1604" w:author="Simon Kiss" w:date="2023-07-26T14:00:00Z">
                <w:r w:rsidRPr="00545DC0" w:rsidDel="00293A78">
                  <w:rPr>
                    <w:rFonts w:eastAsia="Times New Roman"/>
                    <w:sz w:val="16"/>
                    <w:szCs w:val="16"/>
                  </w:rPr>
                  <w:delText>(0.01)</w:delText>
                </w:r>
              </w:del>
            </w:ins>
          </w:p>
        </w:tc>
        <w:tc>
          <w:tcPr>
            <w:tcW w:w="0" w:type="auto"/>
            <w:vAlign w:val="center"/>
            <w:hideMark/>
          </w:tcPr>
          <w:p w14:paraId="5A40811F" w14:textId="77777777" w:rsidR="00E92412" w:rsidRPr="00545DC0" w:rsidDel="00293A78" w:rsidRDefault="00E92412">
            <w:pPr>
              <w:jc w:val="both"/>
              <w:divId w:val="1194878891"/>
              <w:rPr>
                <w:ins w:id="1605" w:author="Patrick Fafard" w:date="2023-02-16T13:58:00Z"/>
                <w:del w:id="1606" w:author="Simon Kiss" w:date="2023-07-26T14:00:00Z"/>
                <w:rFonts w:eastAsia="Times New Roman"/>
                <w:sz w:val="16"/>
                <w:szCs w:val="16"/>
              </w:rPr>
              <w:pPrChange w:id="1607" w:author="Simon Kiss" w:date="2023-09-21T10:06:00Z">
                <w:pPr>
                  <w:divId w:val="1194878891"/>
                </w:pPr>
              </w:pPrChange>
            </w:pPr>
            <w:ins w:id="1608" w:author="Patrick Fafard" w:date="2023-02-16T13:58:00Z">
              <w:del w:id="1609" w:author="Simon Kiss" w:date="2023-07-26T14:00:00Z">
                <w:r w:rsidRPr="00545DC0" w:rsidDel="00293A78">
                  <w:rPr>
                    <w:rFonts w:eastAsia="Times New Roman"/>
                    <w:sz w:val="16"/>
                    <w:szCs w:val="16"/>
                  </w:rPr>
                  <w:delText>(0.01)</w:delText>
                </w:r>
              </w:del>
            </w:ins>
          </w:p>
        </w:tc>
        <w:tc>
          <w:tcPr>
            <w:tcW w:w="0" w:type="auto"/>
            <w:vAlign w:val="center"/>
            <w:hideMark/>
          </w:tcPr>
          <w:p w14:paraId="77A6617E" w14:textId="77777777" w:rsidR="00E92412" w:rsidRPr="00545DC0" w:rsidDel="00293A78" w:rsidRDefault="00E92412">
            <w:pPr>
              <w:jc w:val="both"/>
              <w:divId w:val="1194878891"/>
              <w:rPr>
                <w:ins w:id="1610" w:author="Patrick Fafard" w:date="2023-02-16T13:58:00Z"/>
                <w:del w:id="1611" w:author="Simon Kiss" w:date="2023-07-26T14:00:00Z"/>
                <w:rFonts w:eastAsia="Times New Roman"/>
                <w:sz w:val="16"/>
                <w:szCs w:val="16"/>
              </w:rPr>
              <w:pPrChange w:id="1612" w:author="Simon Kiss" w:date="2023-09-21T10:06:00Z">
                <w:pPr>
                  <w:divId w:val="1194878891"/>
                </w:pPr>
              </w:pPrChange>
            </w:pPr>
            <w:ins w:id="1613" w:author="Patrick Fafard" w:date="2023-02-16T13:58:00Z">
              <w:del w:id="1614" w:author="Simon Kiss" w:date="2023-07-26T14:00:00Z">
                <w:r w:rsidRPr="00545DC0" w:rsidDel="00293A78">
                  <w:rPr>
                    <w:rFonts w:eastAsia="Times New Roman"/>
                    <w:sz w:val="16"/>
                    <w:szCs w:val="16"/>
                  </w:rPr>
                  <w:delText>(0.01)</w:delText>
                </w:r>
              </w:del>
            </w:ins>
          </w:p>
        </w:tc>
      </w:tr>
      <w:tr w:rsidR="00293A78" w:rsidRPr="00545DC0" w:rsidDel="00293A78" w14:paraId="06F13A29" w14:textId="77777777" w:rsidTr="00E92412">
        <w:trPr>
          <w:divId w:val="1803771614"/>
          <w:tblCellSpacing w:w="15" w:type="dxa"/>
          <w:ins w:id="1615" w:author="Patrick Fafard" w:date="2023-02-16T13:58:00Z"/>
          <w:del w:id="1616" w:author="Simon Kiss" w:date="2023-07-26T14:00:00Z"/>
        </w:trPr>
        <w:tc>
          <w:tcPr>
            <w:tcW w:w="522" w:type="dxa"/>
            <w:vAlign w:val="center"/>
            <w:hideMark/>
          </w:tcPr>
          <w:p w14:paraId="56A5D790" w14:textId="77777777" w:rsidR="00E92412" w:rsidRPr="00545DC0" w:rsidDel="00293A78" w:rsidRDefault="00E92412">
            <w:pPr>
              <w:jc w:val="both"/>
              <w:divId w:val="1194878891"/>
              <w:rPr>
                <w:ins w:id="1617" w:author="Patrick Fafard" w:date="2023-02-16T13:58:00Z"/>
                <w:del w:id="1618" w:author="Simon Kiss" w:date="2023-07-26T14:00:00Z"/>
                <w:rFonts w:eastAsia="Times New Roman"/>
                <w:sz w:val="16"/>
                <w:szCs w:val="16"/>
              </w:rPr>
              <w:pPrChange w:id="1619" w:author="Simon Kiss" w:date="2023-09-21T10:06:00Z">
                <w:pPr>
                  <w:divId w:val="1194878891"/>
                </w:pPr>
              </w:pPrChange>
            </w:pPr>
            <w:ins w:id="1620" w:author="Patrick Fafard" w:date="2023-02-16T13:58:00Z">
              <w:del w:id="1621" w:author="Simon Kiss" w:date="2023-07-26T14:00:00Z">
                <w:r w:rsidRPr="00545DC0" w:rsidDel="00293A78">
                  <w:rPr>
                    <w:rFonts w:eastAsia="Times New Roman"/>
                    <w:sz w:val="16"/>
                    <w:szCs w:val="16"/>
                  </w:rPr>
                  <w:delText>rural</w:delText>
                </w:r>
              </w:del>
            </w:ins>
          </w:p>
        </w:tc>
        <w:tc>
          <w:tcPr>
            <w:tcW w:w="793" w:type="dxa"/>
            <w:gridSpan w:val="2"/>
            <w:vAlign w:val="center"/>
            <w:hideMark/>
          </w:tcPr>
          <w:p w14:paraId="334BA673" w14:textId="77777777" w:rsidR="00E92412" w:rsidRPr="00545DC0" w:rsidDel="00293A78" w:rsidRDefault="00E92412">
            <w:pPr>
              <w:jc w:val="both"/>
              <w:divId w:val="1194878891"/>
              <w:rPr>
                <w:ins w:id="1622" w:author="Patrick Fafard" w:date="2023-02-16T13:58:00Z"/>
                <w:del w:id="1623" w:author="Simon Kiss" w:date="2023-07-26T14:00:00Z"/>
                <w:rFonts w:eastAsia="Times New Roman"/>
                <w:sz w:val="16"/>
                <w:szCs w:val="16"/>
              </w:rPr>
              <w:pPrChange w:id="1624" w:author="Simon Kiss" w:date="2023-09-21T10:06:00Z">
                <w:pPr>
                  <w:divId w:val="1194878891"/>
                </w:pPr>
              </w:pPrChange>
            </w:pPr>
          </w:p>
        </w:tc>
        <w:tc>
          <w:tcPr>
            <w:tcW w:w="0" w:type="auto"/>
            <w:gridSpan w:val="2"/>
            <w:vAlign w:val="center"/>
            <w:hideMark/>
          </w:tcPr>
          <w:p w14:paraId="783D5C45" w14:textId="77777777" w:rsidR="00E92412" w:rsidRPr="00545DC0" w:rsidDel="00293A78" w:rsidRDefault="00E92412">
            <w:pPr>
              <w:jc w:val="both"/>
              <w:divId w:val="1194878891"/>
              <w:rPr>
                <w:ins w:id="1625" w:author="Patrick Fafard" w:date="2023-02-16T13:58:00Z"/>
                <w:del w:id="1626" w:author="Simon Kiss" w:date="2023-07-26T14:00:00Z"/>
                <w:rFonts w:eastAsia="Times New Roman"/>
                <w:sz w:val="16"/>
                <w:szCs w:val="16"/>
              </w:rPr>
              <w:pPrChange w:id="1627" w:author="Simon Kiss" w:date="2023-09-21T10:06:00Z">
                <w:pPr>
                  <w:divId w:val="1194878891"/>
                </w:pPr>
              </w:pPrChange>
            </w:pPr>
            <w:ins w:id="1628" w:author="Patrick Fafard" w:date="2023-02-16T13:58:00Z">
              <w:del w:id="1629" w:author="Simon Kiss" w:date="2023-07-26T14:00:00Z">
                <w:r w:rsidRPr="00545DC0" w:rsidDel="00293A78">
                  <w:rPr>
                    <w:rFonts w:eastAsia="Times New Roman"/>
                    <w:sz w:val="16"/>
                    <w:szCs w:val="16"/>
                  </w:rPr>
                  <w:delText>0.00</w:delText>
                </w:r>
              </w:del>
            </w:ins>
          </w:p>
        </w:tc>
        <w:tc>
          <w:tcPr>
            <w:tcW w:w="0" w:type="auto"/>
            <w:gridSpan w:val="2"/>
            <w:vAlign w:val="center"/>
            <w:hideMark/>
          </w:tcPr>
          <w:p w14:paraId="6509C2BE" w14:textId="77777777" w:rsidR="00E92412" w:rsidRPr="00545DC0" w:rsidDel="00293A78" w:rsidRDefault="00E92412">
            <w:pPr>
              <w:jc w:val="both"/>
              <w:divId w:val="1194878891"/>
              <w:rPr>
                <w:ins w:id="1630" w:author="Patrick Fafard" w:date="2023-02-16T13:58:00Z"/>
                <w:del w:id="1631" w:author="Simon Kiss" w:date="2023-07-26T14:00:00Z"/>
                <w:rFonts w:eastAsia="Times New Roman"/>
                <w:sz w:val="16"/>
                <w:szCs w:val="16"/>
              </w:rPr>
              <w:pPrChange w:id="1632" w:author="Simon Kiss" w:date="2023-09-21T10:06:00Z">
                <w:pPr>
                  <w:divId w:val="1194878891"/>
                </w:pPr>
              </w:pPrChange>
            </w:pPr>
            <w:ins w:id="1633" w:author="Patrick Fafard" w:date="2023-02-16T13:58:00Z">
              <w:del w:id="1634" w:author="Simon Kiss" w:date="2023-07-26T14:00:00Z">
                <w:r w:rsidRPr="00545DC0" w:rsidDel="00293A78">
                  <w:rPr>
                    <w:rFonts w:eastAsia="Times New Roman"/>
                    <w:sz w:val="16"/>
                    <w:szCs w:val="16"/>
                  </w:rPr>
                  <w:delText>0.00</w:delText>
                </w:r>
              </w:del>
            </w:ins>
          </w:p>
        </w:tc>
        <w:tc>
          <w:tcPr>
            <w:tcW w:w="0" w:type="auto"/>
            <w:gridSpan w:val="2"/>
            <w:vAlign w:val="center"/>
            <w:hideMark/>
          </w:tcPr>
          <w:p w14:paraId="4280E0A5" w14:textId="77777777" w:rsidR="00E92412" w:rsidRPr="00545DC0" w:rsidDel="00293A78" w:rsidRDefault="00E92412">
            <w:pPr>
              <w:jc w:val="both"/>
              <w:divId w:val="1194878891"/>
              <w:rPr>
                <w:ins w:id="1635" w:author="Patrick Fafard" w:date="2023-02-16T13:58:00Z"/>
                <w:del w:id="1636" w:author="Simon Kiss" w:date="2023-07-26T14:00:00Z"/>
                <w:rFonts w:eastAsia="Times New Roman"/>
                <w:sz w:val="16"/>
                <w:szCs w:val="16"/>
              </w:rPr>
              <w:pPrChange w:id="1637" w:author="Simon Kiss" w:date="2023-09-21T10:06:00Z">
                <w:pPr>
                  <w:divId w:val="1194878891"/>
                </w:pPr>
              </w:pPrChange>
            </w:pPr>
            <w:ins w:id="1638" w:author="Patrick Fafard" w:date="2023-02-16T13:58:00Z">
              <w:del w:id="1639" w:author="Simon Kiss" w:date="2023-07-26T14:00:00Z">
                <w:r w:rsidRPr="00545DC0" w:rsidDel="00293A78">
                  <w:rPr>
                    <w:rFonts w:eastAsia="Times New Roman"/>
                    <w:sz w:val="16"/>
                    <w:szCs w:val="16"/>
                  </w:rPr>
                  <w:delText>0.00</w:delText>
                </w:r>
              </w:del>
            </w:ins>
          </w:p>
        </w:tc>
        <w:tc>
          <w:tcPr>
            <w:tcW w:w="0" w:type="auto"/>
            <w:gridSpan w:val="2"/>
            <w:vAlign w:val="center"/>
            <w:hideMark/>
          </w:tcPr>
          <w:p w14:paraId="6536E9D0" w14:textId="77777777" w:rsidR="00E92412" w:rsidRPr="00545DC0" w:rsidDel="00293A78" w:rsidRDefault="00E92412">
            <w:pPr>
              <w:jc w:val="both"/>
              <w:divId w:val="1194878891"/>
              <w:rPr>
                <w:ins w:id="1640" w:author="Patrick Fafard" w:date="2023-02-16T13:58:00Z"/>
                <w:del w:id="1641" w:author="Simon Kiss" w:date="2023-07-26T14:00:00Z"/>
                <w:rFonts w:eastAsia="Times New Roman"/>
                <w:sz w:val="16"/>
                <w:szCs w:val="16"/>
              </w:rPr>
              <w:pPrChange w:id="1642" w:author="Simon Kiss" w:date="2023-09-21T10:06:00Z">
                <w:pPr>
                  <w:divId w:val="1194878891"/>
                </w:pPr>
              </w:pPrChange>
            </w:pPr>
          </w:p>
        </w:tc>
        <w:tc>
          <w:tcPr>
            <w:tcW w:w="0" w:type="auto"/>
            <w:gridSpan w:val="2"/>
            <w:vAlign w:val="center"/>
            <w:hideMark/>
          </w:tcPr>
          <w:p w14:paraId="06B4C288" w14:textId="77777777" w:rsidR="00E92412" w:rsidRPr="00545DC0" w:rsidDel="00293A78" w:rsidRDefault="00E92412">
            <w:pPr>
              <w:jc w:val="both"/>
              <w:divId w:val="1194878891"/>
              <w:rPr>
                <w:ins w:id="1643" w:author="Patrick Fafard" w:date="2023-02-16T13:58:00Z"/>
                <w:del w:id="1644" w:author="Simon Kiss" w:date="2023-07-26T14:00:00Z"/>
                <w:rFonts w:eastAsia="Times New Roman"/>
                <w:sz w:val="16"/>
                <w:szCs w:val="16"/>
              </w:rPr>
              <w:pPrChange w:id="1645" w:author="Simon Kiss" w:date="2023-09-21T10:06:00Z">
                <w:pPr>
                  <w:divId w:val="1194878891"/>
                </w:pPr>
              </w:pPrChange>
            </w:pPr>
            <w:ins w:id="1646" w:author="Patrick Fafard" w:date="2023-02-16T13:58:00Z">
              <w:del w:id="1647" w:author="Simon Kiss" w:date="2023-07-26T14:00:00Z">
                <w:r w:rsidRPr="00545DC0" w:rsidDel="00293A78">
                  <w:rPr>
                    <w:rFonts w:eastAsia="Times New Roman"/>
                    <w:sz w:val="16"/>
                    <w:szCs w:val="16"/>
                  </w:rPr>
                  <w:delText>0.00</w:delText>
                </w:r>
              </w:del>
            </w:ins>
          </w:p>
        </w:tc>
        <w:tc>
          <w:tcPr>
            <w:tcW w:w="0" w:type="auto"/>
            <w:gridSpan w:val="2"/>
            <w:vAlign w:val="center"/>
            <w:hideMark/>
          </w:tcPr>
          <w:p w14:paraId="5F979972" w14:textId="77777777" w:rsidR="00E92412" w:rsidRPr="00545DC0" w:rsidDel="00293A78" w:rsidRDefault="00E92412">
            <w:pPr>
              <w:jc w:val="both"/>
              <w:divId w:val="1194878891"/>
              <w:rPr>
                <w:ins w:id="1648" w:author="Patrick Fafard" w:date="2023-02-16T13:58:00Z"/>
                <w:del w:id="1649" w:author="Simon Kiss" w:date="2023-07-26T14:00:00Z"/>
                <w:rFonts w:eastAsia="Times New Roman"/>
                <w:sz w:val="16"/>
                <w:szCs w:val="16"/>
              </w:rPr>
              <w:pPrChange w:id="1650" w:author="Simon Kiss" w:date="2023-09-21T10:06:00Z">
                <w:pPr>
                  <w:divId w:val="1194878891"/>
                </w:pPr>
              </w:pPrChange>
            </w:pPr>
            <w:ins w:id="1651" w:author="Patrick Fafard" w:date="2023-02-16T13:58:00Z">
              <w:del w:id="1652" w:author="Simon Kiss" w:date="2023-07-26T14:00:00Z">
                <w:r w:rsidRPr="00545DC0" w:rsidDel="00293A78">
                  <w:rPr>
                    <w:rFonts w:eastAsia="Times New Roman"/>
                    <w:sz w:val="16"/>
                    <w:szCs w:val="16"/>
                  </w:rPr>
                  <w:delText>0.00</w:delText>
                </w:r>
              </w:del>
            </w:ins>
          </w:p>
        </w:tc>
        <w:tc>
          <w:tcPr>
            <w:tcW w:w="0" w:type="auto"/>
            <w:gridSpan w:val="2"/>
            <w:vAlign w:val="center"/>
            <w:hideMark/>
          </w:tcPr>
          <w:p w14:paraId="55E6938A" w14:textId="77777777" w:rsidR="00E92412" w:rsidRPr="00545DC0" w:rsidDel="00293A78" w:rsidRDefault="00E92412">
            <w:pPr>
              <w:jc w:val="both"/>
              <w:divId w:val="1194878891"/>
              <w:rPr>
                <w:ins w:id="1653" w:author="Patrick Fafard" w:date="2023-02-16T13:58:00Z"/>
                <w:del w:id="1654" w:author="Simon Kiss" w:date="2023-07-26T14:00:00Z"/>
                <w:rFonts w:eastAsia="Times New Roman"/>
                <w:sz w:val="16"/>
                <w:szCs w:val="16"/>
              </w:rPr>
              <w:pPrChange w:id="1655" w:author="Simon Kiss" w:date="2023-09-21T10:06:00Z">
                <w:pPr>
                  <w:divId w:val="1194878891"/>
                </w:pPr>
              </w:pPrChange>
            </w:pPr>
            <w:ins w:id="1656" w:author="Patrick Fafard" w:date="2023-02-16T13:58:00Z">
              <w:del w:id="1657" w:author="Simon Kiss" w:date="2023-07-26T14:00:00Z">
                <w:r w:rsidRPr="00545DC0" w:rsidDel="00293A78">
                  <w:rPr>
                    <w:rFonts w:eastAsia="Times New Roman"/>
                    <w:sz w:val="16"/>
                    <w:szCs w:val="16"/>
                  </w:rPr>
                  <w:delText>0.00</w:delText>
                </w:r>
              </w:del>
            </w:ins>
          </w:p>
        </w:tc>
        <w:tc>
          <w:tcPr>
            <w:tcW w:w="0" w:type="auto"/>
            <w:gridSpan w:val="2"/>
            <w:vAlign w:val="center"/>
            <w:hideMark/>
          </w:tcPr>
          <w:p w14:paraId="09B6E8E8" w14:textId="77777777" w:rsidR="00E92412" w:rsidRPr="00545DC0" w:rsidDel="00293A78" w:rsidRDefault="00E92412">
            <w:pPr>
              <w:jc w:val="both"/>
              <w:divId w:val="1194878891"/>
              <w:rPr>
                <w:ins w:id="1658" w:author="Patrick Fafard" w:date="2023-02-16T13:58:00Z"/>
                <w:del w:id="1659" w:author="Simon Kiss" w:date="2023-07-26T14:00:00Z"/>
                <w:rFonts w:eastAsia="Times New Roman"/>
                <w:sz w:val="16"/>
                <w:szCs w:val="16"/>
              </w:rPr>
              <w:pPrChange w:id="1660" w:author="Simon Kiss" w:date="2023-09-21T10:06:00Z">
                <w:pPr>
                  <w:divId w:val="1194878891"/>
                </w:pPr>
              </w:pPrChange>
            </w:pPr>
          </w:p>
        </w:tc>
        <w:tc>
          <w:tcPr>
            <w:tcW w:w="0" w:type="auto"/>
            <w:gridSpan w:val="2"/>
            <w:vAlign w:val="center"/>
            <w:hideMark/>
          </w:tcPr>
          <w:p w14:paraId="4911C29B" w14:textId="77777777" w:rsidR="00E92412" w:rsidRPr="00545DC0" w:rsidDel="00293A78" w:rsidRDefault="00E92412">
            <w:pPr>
              <w:jc w:val="both"/>
              <w:divId w:val="1194878891"/>
              <w:rPr>
                <w:ins w:id="1661" w:author="Patrick Fafard" w:date="2023-02-16T13:58:00Z"/>
                <w:del w:id="1662" w:author="Simon Kiss" w:date="2023-07-26T14:00:00Z"/>
                <w:rFonts w:eastAsia="Times New Roman"/>
                <w:sz w:val="16"/>
                <w:szCs w:val="16"/>
              </w:rPr>
              <w:pPrChange w:id="1663" w:author="Simon Kiss" w:date="2023-09-21T10:06:00Z">
                <w:pPr>
                  <w:divId w:val="1194878891"/>
                </w:pPr>
              </w:pPrChange>
            </w:pPr>
            <w:ins w:id="1664" w:author="Patrick Fafard" w:date="2023-02-16T13:58:00Z">
              <w:del w:id="1665" w:author="Simon Kiss" w:date="2023-07-26T14:00:00Z">
                <w:r w:rsidRPr="00545DC0" w:rsidDel="00293A78">
                  <w:rPr>
                    <w:rFonts w:eastAsia="Times New Roman"/>
                    <w:sz w:val="16"/>
                    <w:szCs w:val="16"/>
                  </w:rPr>
                  <w:delText>0.03*</w:delText>
                </w:r>
              </w:del>
            </w:ins>
          </w:p>
        </w:tc>
        <w:tc>
          <w:tcPr>
            <w:tcW w:w="0" w:type="auto"/>
            <w:gridSpan w:val="2"/>
            <w:vAlign w:val="center"/>
            <w:hideMark/>
          </w:tcPr>
          <w:p w14:paraId="4963823C" w14:textId="77777777" w:rsidR="00E92412" w:rsidRPr="00545DC0" w:rsidDel="00293A78" w:rsidRDefault="00E92412">
            <w:pPr>
              <w:jc w:val="both"/>
              <w:divId w:val="1194878891"/>
              <w:rPr>
                <w:ins w:id="1666" w:author="Patrick Fafard" w:date="2023-02-16T13:58:00Z"/>
                <w:del w:id="1667" w:author="Simon Kiss" w:date="2023-07-26T14:00:00Z"/>
                <w:rFonts w:eastAsia="Times New Roman"/>
                <w:sz w:val="16"/>
                <w:szCs w:val="16"/>
              </w:rPr>
              <w:pPrChange w:id="1668" w:author="Simon Kiss" w:date="2023-09-21T10:06:00Z">
                <w:pPr>
                  <w:divId w:val="1194878891"/>
                </w:pPr>
              </w:pPrChange>
            </w:pPr>
            <w:ins w:id="1669" w:author="Patrick Fafard" w:date="2023-02-16T13:58:00Z">
              <w:del w:id="1670" w:author="Simon Kiss" w:date="2023-07-26T14:00:00Z">
                <w:r w:rsidRPr="00545DC0" w:rsidDel="00293A78">
                  <w:rPr>
                    <w:rFonts w:eastAsia="Times New Roman"/>
                    <w:sz w:val="16"/>
                    <w:szCs w:val="16"/>
                  </w:rPr>
                  <w:delText>0.03*</w:delText>
                </w:r>
              </w:del>
            </w:ins>
          </w:p>
        </w:tc>
        <w:tc>
          <w:tcPr>
            <w:tcW w:w="0" w:type="auto"/>
            <w:gridSpan w:val="2"/>
            <w:vAlign w:val="center"/>
            <w:hideMark/>
          </w:tcPr>
          <w:p w14:paraId="09880E0B" w14:textId="77777777" w:rsidR="00E92412" w:rsidRPr="00545DC0" w:rsidDel="00293A78" w:rsidRDefault="00E92412">
            <w:pPr>
              <w:jc w:val="both"/>
              <w:divId w:val="1194878891"/>
              <w:rPr>
                <w:ins w:id="1671" w:author="Patrick Fafard" w:date="2023-02-16T13:58:00Z"/>
                <w:del w:id="1672" w:author="Simon Kiss" w:date="2023-07-26T14:00:00Z"/>
                <w:rFonts w:eastAsia="Times New Roman"/>
                <w:sz w:val="16"/>
                <w:szCs w:val="16"/>
              </w:rPr>
              <w:pPrChange w:id="1673" w:author="Simon Kiss" w:date="2023-09-21T10:06:00Z">
                <w:pPr>
                  <w:divId w:val="1194878891"/>
                </w:pPr>
              </w:pPrChange>
            </w:pPr>
            <w:ins w:id="1674" w:author="Patrick Fafard" w:date="2023-02-16T13:58:00Z">
              <w:del w:id="1675" w:author="Simon Kiss" w:date="2023-07-26T14:00:00Z">
                <w:r w:rsidRPr="00545DC0" w:rsidDel="00293A78">
                  <w:rPr>
                    <w:rFonts w:eastAsia="Times New Roman"/>
                    <w:sz w:val="16"/>
                    <w:szCs w:val="16"/>
                  </w:rPr>
                  <w:delText>0.03*</w:delText>
                </w:r>
              </w:del>
            </w:ins>
          </w:p>
        </w:tc>
        <w:tc>
          <w:tcPr>
            <w:tcW w:w="0" w:type="auto"/>
            <w:gridSpan w:val="2"/>
            <w:vAlign w:val="center"/>
            <w:hideMark/>
          </w:tcPr>
          <w:p w14:paraId="438F7218" w14:textId="77777777" w:rsidR="00E92412" w:rsidRPr="00545DC0" w:rsidDel="00293A78" w:rsidRDefault="00E92412">
            <w:pPr>
              <w:jc w:val="both"/>
              <w:divId w:val="1194878891"/>
              <w:rPr>
                <w:ins w:id="1676" w:author="Patrick Fafard" w:date="2023-02-16T13:58:00Z"/>
                <w:del w:id="1677" w:author="Simon Kiss" w:date="2023-07-26T14:00:00Z"/>
                <w:rFonts w:eastAsia="Times New Roman"/>
                <w:sz w:val="16"/>
                <w:szCs w:val="16"/>
              </w:rPr>
              <w:pPrChange w:id="1678" w:author="Simon Kiss" w:date="2023-09-21T10:06:00Z">
                <w:pPr>
                  <w:divId w:val="1194878891"/>
                </w:pPr>
              </w:pPrChange>
            </w:pPr>
          </w:p>
        </w:tc>
        <w:tc>
          <w:tcPr>
            <w:tcW w:w="0" w:type="auto"/>
            <w:gridSpan w:val="2"/>
            <w:vAlign w:val="center"/>
            <w:hideMark/>
          </w:tcPr>
          <w:p w14:paraId="7118E21A" w14:textId="77777777" w:rsidR="00E92412" w:rsidRPr="00545DC0" w:rsidDel="00293A78" w:rsidRDefault="00E92412">
            <w:pPr>
              <w:jc w:val="both"/>
              <w:divId w:val="1194878891"/>
              <w:rPr>
                <w:ins w:id="1679" w:author="Patrick Fafard" w:date="2023-02-16T13:58:00Z"/>
                <w:del w:id="1680" w:author="Simon Kiss" w:date="2023-07-26T14:00:00Z"/>
                <w:rFonts w:eastAsia="Times New Roman"/>
                <w:sz w:val="16"/>
                <w:szCs w:val="16"/>
              </w:rPr>
              <w:pPrChange w:id="1681" w:author="Simon Kiss" w:date="2023-09-21T10:06:00Z">
                <w:pPr>
                  <w:divId w:val="1194878891"/>
                </w:pPr>
              </w:pPrChange>
            </w:pPr>
            <w:ins w:id="1682" w:author="Patrick Fafard" w:date="2023-02-16T13:58:00Z">
              <w:del w:id="1683" w:author="Simon Kiss" w:date="2023-07-26T14:00:00Z">
                <w:r w:rsidRPr="00545DC0" w:rsidDel="00293A78">
                  <w:rPr>
                    <w:rFonts w:eastAsia="Times New Roman"/>
                    <w:sz w:val="16"/>
                    <w:szCs w:val="16"/>
                  </w:rPr>
                  <w:delText>0.02</w:delText>
                </w:r>
              </w:del>
            </w:ins>
          </w:p>
        </w:tc>
        <w:tc>
          <w:tcPr>
            <w:tcW w:w="0" w:type="auto"/>
            <w:vAlign w:val="center"/>
            <w:hideMark/>
          </w:tcPr>
          <w:p w14:paraId="62A6E20D" w14:textId="77777777" w:rsidR="00E92412" w:rsidRPr="00545DC0" w:rsidDel="00293A78" w:rsidRDefault="00E92412">
            <w:pPr>
              <w:jc w:val="both"/>
              <w:divId w:val="1194878891"/>
              <w:rPr>
                <w:ins w:id="1684" w:author="Patrick Fafard" w:date="2023-02-16T13:58:00Z"/>
                <w:del w:id="1685" w:author="Simon Kiss" w:date="2023-07-26T14:00:00Z"/>
                <w:rFonts w:eastAsia="Times New Roman"/>
                <w:sz w:val="16"/>
                <w:szCs w:val="16"/>
              </w:rPr>
              <w:pPrChange w:id="1686" w:author="Simon Kiss" w:date="2023-09-21T10:06:00Z">
                <w:pPr>
                  <w:divId w:val="1194878891"/>
                </w:pPr>
              </w:pPrChange>
            </w:pPr>
            <w:ins w:id="1687" w:author="Patrick Fafard" w:date="2023-02-16T13:58:00Z">
              <w:del w:id="1688" w:author="Simon Kiss" w:date="2023-07-26T14:00:00Z">
                <w:r w:rsidRPr="00545DC0" w:rsidDel="00293A78">
                  <w:rPr>
                    <w:rFonts w:eastAsia="Times New Roman"/>
                    <w:sz w:val="16"/>
                    <w:szCs w:val="16"/>
                  </w:rPr>
                  <w:delText>0.02</w:delText>
                </w:r>
              </w:del>
            </w:ins>
          </w:p>
        </w:tc>
        <w:tc>
          <w:tcPr>
            <w:tcW w:w="0" w:type="auto"/>
            <w:vAlign w:val="center"/>
            <w:hideMark/>
          </w:tcPr>
          <w:p w14:paraId="373AE810" w14:textId="77777777" w:rsidR="00E92412" w:rsidRPr="00545DC0" w:rsidDel="00293A78" w:rsidRDefault="00E92412">
            <w:pPr>
              <w:jc w:val="both"/>
              <w:divId w:val="1194878891"/>
              <w:rPr>
                <w:ins w:id="1689" w:author="Patrick Fafard" w:date="2023-02-16T13:58:00Z"/>
                <w:del w:id="1690" w:author="Simon Kiss" w:date="2023-07-26T14:00:00Z"/>
                <w:rFonts w:eastAsia="Times New Roman"/>
                <w:sz w:val="16"/>
                <w:szCs w:val="16"/>
              </w:rPr>
              <w:pPrChange w:id="1691" w:author="Simon Kiss" w:date="2023-09-21T10:06:00Z">
                <w:pPr>
                  <w:divId w:val="1194878891"/>
                </w:pPr>
              </w:pPrChange>
            </w:pPr>
            <w:ins w:id="1692" w:author="Patrick Fafard" w:date="2023-02-16T13:58:00Z">
              <w:del w:id="1693" w:author="Simon Kiss" w:date="2023-07-26T14:00:00Z">
                <w:r w:rsidRPr="00545DC0" w:rsidDel="00293A78">
                  <w:rPr>
                    <w:rFonts w:eastAsia="Times New Roman"/>
                    <w:sz w:val="16"/>
                    <w:szCs w:val="16"/>
                  </w:rPr>
                  <w:delText>0.02</w:delText>
                </w:r>
              </w:del>
            </w:ins>
          </w:p>
        </w:tc>
      </w:tr>
      <w:tr w:rsidR="00293A78" w:rsidRPr="00545DC0" w:rsidDel="00293A78" w14:paraId="03DA5877" w14:textId="77777777" w:rsidTr="00E92412">
        <w:trPr>
          <w:divId w:val="1803771614"/>
          <w:tblCellSpacing w:w="15" w:type="dxa"/>
          <w:ins w:id="1694" w:author="Patrick Fafard" w:date="2023-02-16T13:58:00Z"/>
          <w:del w:id="1695" w:author="Simon Kiss" w:date="2023-07-26T14:00:00Z"/>
        </w:trPr>
        <w:tc>
          <w:tcPr>
            <w:tcW w:w="522" w:type="dxa"/>
            <w:vAlign w:val="center"/>
            <w:hideMark/>
          </w:tcPr>
          <w:p w14:paraId="223C29C0" w14:textId="77777777" w:rsidR="00E92412" w:rsidRPr="00545DC0" w:rsidDel="00293A78" w:rsidRDefault="00E92412">
            <w:pPr>
              <w:jc w:val="both"/>
              <w:divId w:val="1194878891"/>
              <w:rPr>
                <w:ins w:id="1696" w:author="Patrick Fafard" w:date="2023-02-16T13:58:00Z"/>
                <w:del w:id="1697" w:author="Simon Kiss" w:date="2023-07-26T14:00:00Z"/>
                <w:rFonts w:eastAsia="Times New Roman"/>
                <w:sz w:val="16"/>
                <w:szCs w:val="16"/>
              </w:rPr>
              <w:pPrChange w:id="1698" w:author="Simon Kiss" w:date="2023-09-21T10:06:00Z">
                <w:pPr>
                  <w:divId w:val="1194878891"/>
                </w:pPr>
              </w:pPrChange>
            </w:pPr>
          </w:p>
        </w:tc>
        <w:tc>
          <w:tcPr>
            <w:tcW w:w="793" w:type="dxa"/>
            <w:gridSpan w:val="2"/>
            <w:vAlign w:val="center"/>
            <w:hideMark/>
          </w:tcPr>
          <w:p w14:paraId="791A8077" w14:textId="77777777" w:rsidR="00E92412" w:rsidRPr="00545DC0" w:rsidDel="00293A78" w:rsidRDefault="00E92412">
            <w:pPr>
              <w:jc w:val="both"/>
              <w:divId w:val="1194878891"/>
              <w:rPr>
                <w:ins w:id="1699" w:author="Patrick Fafard" w:date="2023-02-16T13:58:00Z"/>
                <w:del w:id="1700" w:author="Simon Kiss" w:date="2023-07-26T14:00:00Z"/>
                <w:rFonts w:eastAsia="Times New Roman"/>
                <w:sz w:val="16"/>
                <w:szCs w:val="16"/>
              </w:rPr>
              <w:pPrChange w:id="1701" w:author="Simon Kiss" w:date="2023-09-21T10:06:00Z">
                <w:pPr>
                  <w:divId w:val="1194878891"/>
                </w:pPr>
              </w:pPrChange>
            </w:pPr>
          </w:p>
        </w:tc>
        <w:tc>
          <w:tcPr>
            <w:tcW w:w="0" w:type="auto"/>
            <w:gridSpan w:val="2"/>
            <w:vAlign w:val="center"/>
            <w:hideMark/>
          </w:tcPr>
          <w:p w14:paraId="08BF4DA5" w14:textId="77777777" w:rsidR="00E92412" w:rsidRPr="00545DC0" w:rsidDel="00293A78" w:rsidRDefault="00E92412">
            <w:pPr>
              <w:jc w:val="both"/>
              <w:divId w:val="1194878891"/>
              <w:rPr>
                <w:ins w:id="1702" w:author="Patrick Fafard" w:date="2023-02-16T13:58:00Z"/>
                <w:del w:id="1703" w:author="Simon Kiss" w:date="2023-07-26T14:00:00Z"/>
                <w:rFonts w:eastAsia="Times New Roman"/>
                <w:sz w:val="16"/>
                <w:szCs w:val="16"/>
              </w:rPr>
              <w:pPrChange w:id="1704" w:author="Simon Kiss" w:date="2023-09-21T10:06:00Z">
                <w:pPr>
                  <w:divId w:val="1194878891"/>
                </w:pPr>
              </w:pPrChange>
            </w:pPr>
            <w:ins w:id="1705" w:author="Patrick Fafard" w:date="2023-02-16T13:58:00Z">
              <w:del w:id="1706" w:author="Simon Kiss" w:date="2023-07-26T14:00:00Z">
                <w:r w:rsidRPr="00545DC0" w:rsidDel="00293A78">
                  <w:rPr>
                    <w:rFonts w:eastAsia="Times New Roman"/>
                    <w:sz w:val="16"/>
                    <w:szCs w:val="16"/>
                  </w:rPr>
                  <w:delText>(0.01)</w:delText>
                </w:r>
              </w:del>
            </w:ins>
          </w:p>
        </w:tc>
        <w:tc>
          <w:tcPr>
            <w:tcW w:w="0" w:type="auto"/>
            <w:gridSpan w:val="2"/>
            <w:vAlign w:val="center"/>
            <w:hideMark/>
          </w:tcPr>
          <w:p w14:paraId="2E126286" w14:textId="77777777" w:rsidR="00E92412" w:rsidRPr="00545DC0" w:rsidDel="00293A78" w:rsidRDefault="00E92412">
            <w:pPr>
              <w:jc w:val="both"/>
              <w:divId w:val="1194878891"/>
              <w:rPr>
                <w:ins w:id="1707" w:author="Patrick Fafard" w:date="2023-02-16T13:58:00Z"/>
                <w:del w:id="1708" w:author="Simon Kiss" w:date="2023-07-26T14:00:00Z"/>
                <w:rFonts w:eastAsia="Times New Roman"/>
                <w:sz w:val="16"/>
                <w:szCs w:val="16"/>
              </w:rPr>
              <w:pPrChange w:id="1709" w:author="Simon Kiss" w:date="2023-09-21T10:06:00Z">
                <w:pPr>
                  <w:divId w:val="1194878891"/>
                </w:pPr>
              </w:pPrChange>
            </w:pPr>
            <w:ins w:id="1710" w:author="Patrick Fafard" w:date="2023-02-16T13:58:00Z">
              <w:del w:id="1711" w:author="Simon Kiss" w:date="2023-07-26T14:00:00Z">
                <w:r w:rsidRPr="00545DC0" w:rsidDel="00293A78">
                  <w:rPr>
                    <w:rFonts w:eastAsia="Times New Roman"/>
                    <w:sz w:val="16"/>
                    <w:szCs w:val="16"/>
                  </w:rPr>
                  <w:delText>(0.01)</w:delText>
                </w:r>
              </w:del>
            </w:ins>
          </w:p>
        </w:tc>
        <w:tc>
          <w:tcPr>
            <w:tcW w:w="0" w:type="auto"/>
            <w:gridSpan w:val="2"/>
            <w:vAlign w:val="center"/>
            <w:hideMark/>
          </w:tcPr>
          <w:p w14:paraId="125A6F45" w14:textId="77777777" w:rsidR="00E92412" w:rsidRPr="00545DC0" w:rsidDel="00293A78" w:rsidRDefault="00E92412">
            <w:pPr>
              <w:jc w:val="both"/>
              <w:divId w:val="1194878891"/>
              <w:rPr>
                <w:ins w:id="1712" w:author="Patrick Fafard" w:date="2023-02-16T13:58:00Z"/>
                <w:del w:id="1713" w:author="Simon Kiss" w:date="2023-07-26T14:00:00Z"/>
                <w:rFonts w:eastAsia="Times New Roman"/>
                <w:sz w:val="16"/>
                <w:szCs w:val="16"/>
              </w:rPr>
              <w:pPrChange w:id="1714" w:author="Simon Kiss" w:date="2023-09-21T10:06:00Z">
                <w:pPr>
                  <w:divId w:val="1194878891"/>
                </w:pPr>
              </w:pPrChange>
            </w:pPr>
            <w:ins w:id="1715" w:author="Patrick Fafard" w:date="2023-02-16T13:58:00Z">
              <w:del w:id="1716" w:author="Simon Kiss" w:date="2023-07-26T14:00:00Z">
                <w:r w:rsidRPr="00545DC0" w:rsidDel="00293A78">
                  <w:rPr>
                    <w:rFonts w:eastAsia="Times New Roman"/>
                    <w:sz w:val="16"/>
                    <w:szCs w:val="16"/>
                  </w:rPr>
                  <w:delText>(0.01)</w:delText>
                </w:r>
              </w:del>
            </w:ins>
          </w:p>
        </w:tc>
        <w:tc>
          <w:tcPr>
            <w:tcW w:w="0" w:type="auto"/>
            <w:gridSpan w:val="2"/>
            <w:vAlign w:val="center"/>
            <w:hideMark/>
          </w:tcPr>
          <w:p w14:paraId="326B7392" w14:textId="77777777" w:rsidR="00E92412" w:rsidRPr="00545DC0" w:rsidDel="00293A78" w:rsidRDefault="00E92412">
            <w:pPr>
              <w:jc w:val="both"/>
              <w:divId w:val="1194878891"/>
              <w:rPr>
                <w:ins w:id="1717" w:author="Patrick Fafard" w:date="2023-02-16T13:58:00Z"/>
                <w:del w:id="1718" w:author="Simon Kiss" w:date="2023-07-26T14:00:00Z"/>
                <w:rFonts w:eastAsia="Times New Roman"/>
                <w:sz w:val="16"/>
                <w:szCs w:val="16"/>
              </w:rPr>
              <w:pPrChange w:id="1719" w:author="Simon Kiss" w:date="2023-09-21T10:06:00Z">
                <w:pPr>
                  <w:divId w:val="1194878891"/>
                </w:pPr>
              </w:pPrChange>
            </w:pPr>
          </w:p>
        </w:tc>
        <w:tc>
          <w:tcPr>
            <w:tcW w:w="0" w:type="auto"/>
            <w:gridSpan w:val="2"/>
            <w:vAlign w:val="center"/>
            <w:hideMark/>
          </w:tcPr>
          <w:p w14:paraId="5F3D8925" w14:textId="77777777" w:rsidR="00E92412" w:rsidRPr="00545DC0" w:rsidDel="00293A78" w:rsidRDefault="00E92412">
            <w:pPr>
              <w:jc w:val="both"/>
              <w:divId w:val="1194878891"/>
              <w:rPr>
                <w:ins w:id="1720" w:author="Patrick Fafard" w:date="2023-02-16T13:58:00Z"/>
                <w:del w:id="1721" w:author="Simon Kiss" w:date="2023-07-26T14:00:00Z"/>
                <w:rFonts w:eastAsia="Times New Roman"/>
                <w:sz w:val="16"/>
                <w:szCs w:val="16"/>
              </w:rPr>
              <w:pPrChange w:id="1722" w:author="Simon Kiss" w:date="2023-09-21T10:06:00Z">
                <w:pPr>
                  <w:divId w:val="1194878891"/>
                </w:pPr>
              </w:pPrChange>
            </w:pPr>
            <w:ins w:id="1723" w:author="Patrick Fafard" w:date="2023-02-16T13:58:00Z">
              <w:del w:id="1724" w:author="Simon Kiss" w:date="2023-07-26T14:00:00Z">
                <w:r w:rsidRPr="00545DC0" w:rsidDel="00293A78">
                  <w:rPr>
                    <w:rFonts w:eastAsia="Times New Roman"/>
                    <w:sz w:val="16"/>
                    <w:szCs w:val="16"/>
                  </w:rPr>
                  <w:delText>(0.01)</w:delText>
                </w:r>
              </w:del>
            </w:ins>
          </w:p>
        </w:tc>
        <w:tc>
          <w:tcPr>
            <w:tcW w:w="0" w:type="auto"/>
            <w:gridSpan w:val="2"/>
            <w:vAlign w:val="center"/>
            <w:hideMark/>
          </w:tcPr>
          <w:p w14:paraId="56C339DD" w14:textId="77777777" w:rsidR="00E92412" w:rsidRPr="00545DC0" w:rsidDel="00293A78" w:rsidRDefault="00E92412">
            <w:pPr>
              <w:jc w:val="both"/>
              <w:divId w:val="1194878891"/>
              <w:rPr>
                <w:ins w:id="1725" w:author="Patrick Fafard" w:date="2023-02-16T13:58:00Z"/>
                <w:del w:id="1726" w:author="Simon Kiss" w:date="2023-07-26T14:00:00Z"/>
                <w:rFonts w:eastAsia="Times New Roman"/>
                <w:sz w:val="16"/>
                <w:szCs w:val="16"/>
              </w:rPr>
              <w:pPrChange w:id="1727" w:author="Simon Kiss" w:date="2023-09-21T10:06:00Z">
                <w:pPr>
                  <w:divId w:val="1194878891"/>
                </w:pPr>
              </w:pPrChange>
            </w:pPr>
            <w:ins w:id="1728" w:author="Patrick Fafard" w:date="2023-02-16T13:58:00Z">
              <w:del w:id="1729" w:author="Simon Kiss" w:date="2023-07-26T14:00:00Z">
                <w:r w:rsidRPr="00545DC0" w:rsidDel="00293A78">
                  <w:rPr>
                    <w:rFonts w:eastAsia="Times New Roman"/>
                    <w:sz w:val="16"/>
                    <w:szCs w:val="16"/>
                  </w:rPr>
                  <w:delText>(0.01)</w:delText>
                </w:r>
              </w:del>
            </w:ins>
          </w:p>
        </w:tc>
        <w:tc>
          <w:tcPr>
            <w:tcW w:w="0" w:type="auto"/>
            <w:gridSpan w:val="2"/>
            <w:vAlign w:val="center"/>
            <w:hideMark/>
          </w:tcPr>
          <w:p w14:paraId="1A8FC2EE" w14:textId="77777777" w:rsidR="00E92412" w:rsidRPr="00545DC0" w:rsidDel="00293A78" w:rsidRDefault="00E92412">
            <w:pPr>
              <w:jc w:val="both"/>
              <w:divId w:val="1194878891"/>
              <w:rPr>
                <w:ins w:id="1730" w:author="Patrick Fafard" w:date="2023-02-16T13:58:00Z"/>
                <w:del w:id="1731" w:author="Simon Kiss" w:date="2023-07-26T14:00:00Z"/>
                <w:rFonts w:eastAsia="Times New Roman"/>
                <w:sz w:val="16"/>
                <w:szCs w:val="16"/>
              </w:rPr>
              <w:pPrChange w:id="1732" w:author="Simon Kiss" w:date="2023-09-21T10:06:00Z">
                <w:pPr>
                  <w:divId w:val="1194878891"/>
                </w:pPr>
              </w:pPrChange>
            </w:pPr>
            <w:ins w:id="1733" w:author="Patrick Fafard" w:date="2023-02-16T13:58:00Z">
              <w:del w:id="1734" w:author="Simon Kiss" w:date="2023-07-26T14:00:00Z">
                <w:r w:rsidRPr="00545DC0" w:rsidDel="00293A78">
                  <w:rPr>
                    <w:rFonts w:eastAsia="Times New Roman"/>
                    <w:sz w:val="16"/>
                    <w:szCs w:val="16"/>
                  </w:rPr>
                  <w:delText>(0.01)</w:delText>
                </w:r>
              </w:del>
            </w:ins>
          </w:p>
        </w:tc>
        <w:tc>
          <w:tcPr>
            <w:tcW w:w="0" w:type="auto"/>
            <w:gridSpan w:val="2"/>
            <w:vAlign w:val="center"/>
            <w:hideMark/>
          </w:tcPr>
          <w:p w14:paraId="1835F0AA" w14:textId="77777777" w:rsidR="00E92412" w:rsidRPr="00545DC0" w:rsidDel="00293A78" w:rsidRDefault="00E92412">
            <w:pPr>
              <w:jc w:val="both"/>
              <w:divId w:val="1194878891"/>
              <w:rPr>
                <w:ins w:id="1735" w:author="Patrick Fafard" w:date="2023-02-16T13:58:00Z"/>
                <w:del w:id="1736" w:author="Simon Kiss" w:date="2023-07-26T14:00:00Z"/>
                <w:rFonts w:eastAsia="Times New Roman"/>
                <w:sz w:val="16"/>
                <w:szCs w:val="16"/>
              </w:rPr>
              <w:pPrChange w:id="1737" w:author="Simon Kiss" w:date="2023-09-21T10:06:00Z">
                <w:pPr>
                  <w:divId w:val="1194878891"/>
                </w:pPr>
              </w:pPrChange>
            </w:pPr>
          </w:p>
        </w:tc>
        <w:tc>
          <w:tcPr>
            <w:tcW w:w="0" w:type="auto"/>
            <w:gridSpan w:val="2"/>
            <w:vAlign w:val="center"/>
            <w:hideMark/>
          </w:tcPr>
          <w:p w14:paraId="685E792E" w14:textId="77777777" w:rsidR="00E92412" w:rsidRPr="00545DC0" w:rsidDel="00293A78" w:rsidRDefault="00E92412">
            <w:pPr>
              <w:jc w:val="both"/>
              <w:divId w:val="1194878891"/>
              <w:rPr>
                <w:ins w:id="1738" w:author="Patrick Fafard" w:date="2023-02-16T13:58:00Z"/>
                <w:del w:id="1739" w:author="Simon Kiss" w:date="2023-07-26T14:00:00Z"/>
                <w:rFonts w:eastAsia="Times New Roman"/>
                <w:sz w:val="16"/>
                <w:szCs w:val="16"/>
              </w:rPr>
              <w:pPrChange w:id="1740" w:author="Simon Kiss" w:date="2023-09-21T10:06:00Z">
                <w:pPr>
                  <w:divId w:val="1194878891"/>
                </w:pPr>
              </w:pPrChange>
            </w:pPr>
            <w:ins w:id="1741" w:author="Patrick Fafard" w:date="2023-02-16T13:58:00Z">
              <w:del w:id="1742" w:author="Simon Kiss" w:date="2023-07-26T14:00:00Z">
                <w:r w:rsidRPr="00545DC0" w:rsidDel="00293A78">
                  <w:rPr>
                    <w:rFonts w:eastAsia="Times New Roman"/>
                    <w:sz w:val="16"/>
                    <w:szCs w:val="16"/>
                  </w:rPr>
                  <w:delText>(0.01)</w:delText>
                </w:r>
              </w:del>
            </w:ins>
          </w:p>
        </w:tc>
        <w:tc>
          <w:tcPr>
            <w:tcW w:w="0" w:type="auto"/>
            <w:gridSpan w:val="2"/>
            <w:vAlign w:val="center"/>
            <w:hideMark/>
          </w:tcPr>
          <w:p w14:paraId="0B5BC83C" w14:textId="77777777" w:rsidR="00E92412" w:rsidRPr="00545DC0" w:rsidDel="00293A78" w:rsidRDefault="00E92412">
            <w:pPr>
              <w:jc w:val="both"/>
              <w:divId w:val="1194878891"/>
              <w:rPr>
                <w:ins w:id="1743" w:author="Patrick Fafard" w:date="2023-02-16T13:58:00Z"/>
                <w:del w:id="1744" w:author="Simon Kiss" w:date="2023-07-26T14:00:00Z"/>
                <w:rFonts w:eastAsia="Times New Roman"/>
                <w:sz w:val="16"/>
                <w:szCs w:val="16"/>
              </w:rPr>
              <w:pPrChange w:id="1745" w:author="Simon Kiss" w:date="2023-09-21T10:06:00Z">
                <w:pPr>
                  <w:divId w:val="1194878891"/>
                </w:pPr>
              </w:pPrChange>
            </w:pPr>
            <w:ins w:id="1746" w:author="Patrick Fafard" w:date="2023-02-16T13:58:00Z">
              <w:del w:id="1747" w:author="Simon Kiss" w:date="2023-07-26T14:00:00Z">
                <w:r w:rsidRPr="00545DC0" w:rsidDel="00293A78">
                  <w:rPr>
                    <w:rFonts w:eastAsia="Times New Roman"/>
                    <w:sz w:val="16"/>
                    <w:szCs w:val="16"/>
                  </w:rPr>
                  <w:delText>(0.01)</w:delText>
                </w:r>
              </w:del>
            </w:ins>
          </w:p>
        </w:tc>
        <w:tc>
          <w:tcPr>
            <w:tcW w:w="0" w:type="auto"/>
            <w:gridSpan w:val="2"/>
            <w:vAlign w:val="center"/>
            <w:hideMark/>
          </w:tcPr>
          <w:p w14:paraId="5B1D5633" w14:textId="77777777" w:rsidR="00E92412" w:rsidRPr="00545DC0" w:rsidDel="00293A78" w:rsidRDefault="00E92412">
            <w:pPr>
              <w:jc w:val="both"/>
              <w:divId w:val="1194878891"/>
              <w:rPr>
                <w:ins w:id="1748" w:author="Patrick Fafard" w:date="2023-02-16T13:58:00Z"/>
                <w:del w:id="1749" w:author="Simon Kiss" w:date="2023-07-26T14:00:00Z"/>
                <w:rFonts w:eastAsia="Times New Roman"/>
                <w:sz w:val="16"/>
                <w:szCs w:val="16"/>
              </w:rPr>
              <w:pPrChange w:id="1750" w:author="Simon Kiss" w:date="2023-09-21T10:06:00Z">
                <w:pPr>
                  <w:divId w:val="1194878891"/>
                </w:pPr>
              </w:pPrChange>
            </w:pPr>
            <w:ins w:id="1751" w:author="Patrick Fafard" w:date="2023-02-16T13:58:00Z">
              <w:del w:id="1752" w:author="Simon Kiss" w:date="2023-07-26T14:00:00Z">
                <w:r w:rsidRPr="00545DC0" w:rsidDel="00293A78">
                  <w:rPr>
                    <w:rFonts w:eastAsia="Times New Roman"/>
                    <w:sz w:val="16"/>
                    <w:szCs w:val="16"/>
                  </w:rPr>
                  <w:delText>(0.01)</w:delText>
                </w:r>
              </w:del>
            </w:ins>
          </w:p>
        </w:tc>
        <w:tc>
          <w:tcPr>
            <w:tcW w:w="0" w:type="auto"/>
            <w:gridSpan w:val="2"/>
            <w:vAlign w:val="center"/>
            <w:hideMark/>
          </w:tcPr>
          <w:p w14:paraId="0F80C968" w14:textId="77777777" w:rsidR="00E92412" w:rsidRPr="00545DC0" w:rsidDel="00293A78" w:rsidRDefault="00E92412">
            <w:pPr>
              <w:jc w:val="both"/>
              <w:divId w:val="1194878891"/>
              <w:rPr>
                <w:ins w:id="1753" w:author="Patrick Fafard" w:date="2023-02-16T13:58:00Z"/>
                <w:del w:id="1754" w:author="Simon Kiss" w:date="2023-07-26T14:00:00Z"/>
                <w:rFonts w:eastAsia="Times New Roman"/>
                <w:sz w:val="16"/>
                <w:szCs w:val="16"/>
              </w:rPr>
              <w:pPrChange w:id="1755" w:author="Simon Kiss" w:date="2023-09-21T10:06:00Z">
                <w:pPr>
                  <w:divId w:val="1194878891"/>
                </w:pPr>
              </w:pPrChange>
            </w:pPr>
          </w:p>
        </w:tc>
        <w:tc>
          <w:tcPr>
            <w:tcW w:w="0" w:type="auto"/>
            <w:gridSpan w:val="2"/>
            <w:vAlign w:val="center"/>
            <w:hideMark/>
          </w:tcPr>
          <w:p w14:paraId="5ABB5D51" w14:textId="77777777" w:rsidR="00E92412" w:rsidRPr="00545DC0" w:rsidDel="00293A78" w:rsidRDefault="00E92412">
            <w:pPr>
              <w:jc w:val="both"/>
              <w:divId w:val="1194878891"/>
              <w:rPr>
                <w:ins w:id="1756" w:author="Patrick Fafard" w:date="2023-02-16T13:58:00Z"/>
                <w:del w:id="1757" w:author="Simon Kiss" w:date="2023-07-26T14:00:00Z"/>
                <w:rFonts w:eastAsia="Times New Roman"/>
                <w:sz w:val="16"/>
                <w:szCs w:val="16"/>
              </w:rPr>
              <w:pPrChange w:id="1758" w:author="Simon Kiss" w:date="2023-09-21T10:06:00Z">
                <w:pPr>
                  <w:divId w:val="1194878891"/>
                </w:pPr>
              </w:pPrChange>
            </w:pPr>
            <w:ins w:id="1759" w:author="Patrick Fafard" w:date="2023-02-16T13:58:00Z">
              <w:del w:id="1760" w:author="Simon Kiss" w:date="2023-07-26T14:00:00Z">
                <w:r w:rsidRPr="00545DC0" w:rsidDel="00293A78">
                  <w:rPr>
                    <w:rFonts w:eastAsia="Times New Roman"/>
                    <w:sz w:val="16"/>
                    <w:szCs w:val="16"/>
                  </w:rPr>
                  <w:delText>(0.01)</w:delText>
                </w:r>
              </w:del>
            </w:ins>
          </w:p>
        </w:tc>
        <w:tc>
          <w:tcPr>
            <w:tcW w:w="0" w:type="auto"/>
            <w:vAlign w:val="center"/>
            <w:hideMark/>
          </w:tcPr>
          <w:p w14:paraId="60F7D1A7" w14:textId="77777777" w:rsidR="00E92412" w:rsidRPr="00545DC0" w:rsidDel="00293A78" w:rsidRDefault="00E92412">
            <w:pPr>
              <w:jc w:val="both"/>
              <w:divId w:val="1194878891"/>
              <w:rPr>
                <w:ins w:id="1761" w:author="Patrick Fafard" w:date="2023-02-16T13:58:00Z"/>
                <w:del w:id="1762" w:author="Simon Kiss" w:date="2023-07-26T14:00:00Z"/>
                <w:rFonts w:eastAsia="Times New Roman"/>
                <w:sz w:val="16"/>
                <w:szCs w:val="16"/>
              </w:rPr>
              <w:pPrChange w:id="1763" w:author="Simon Kiss" w:date="2023-09-21T10:06:00Z">
                <w:pPr>
                  <w:divId w:val="1194878891"/>
                </w:pPr>
              </w:pPrChange>
            </w:pPr>
            <w:ins w:id="1764" w:author="Patrick Fafard" w:date="2023-02-16T13:58:00Z">
              <w:del w:id="1765" w:author="Simon Kiss" w:date="2023-07-26T14:00:00Z">
                <w:r w:rsidRPr="00545DC0" w:rsidDel="00293A78">
                  <w:rPr>
                    <w:rFonts w:eastAsia="Times New Roman"/>
                    <w:sz w:val="16"/>
                    <w:szCs w:val="16"/>
                  </w:rPr>
                  <w:delText>(0.01)</w:delText>
                </w:r>
              </w:del>
            </w:ins>
          </w:p>
        </w:tc>
        <w:tc>
          <w:tcPr>
            <w:tcW w:w="0" w:type="auto"/>
            <w:vAlign w:val="center"/>
            <w:hideMark/>
          </w:tcPr>
          <w:p w14:paraId="1E32DCB8" w14:textId="77777777" w:rsidR="00E92412" w:rsidRPr="00545DC0" w:rsidDel="00293A78" w:rsidRDefault="00E92412">
            <w:pPr>
              <w:jc w:val="both"/>
              <w:divId w:val="1194878891"/>
              <w:rPr>
                <w:ins w:id="1766" w:author="Patrick Fafard" w:date="2023-02-16T13:58:00Z"/>
                <w:del w:id="1767" w:author="Simon Kiss" w:date="2023-07-26T14:00:00Z"/>
                <w:rFonts w:eastAsia="Times New Roman"/>
                <w:sz w:val="16"/>
                <w:szCs w:val="16"/>
              </w:rPr>
              <w:pPrChange w:id="1768" w:author="Simon Kiss" w:date="2023-09-21T10:06:00Z">
                <w:pPr>
                  <w:divId w:val="1194878891"/>
                </w:pPr>
              </w:pPrChange>
            </w:pPr>
            <w:ins w:id="1769" w:author="Patrick Fafard" w:date="2023-02-16T13:58:00Z">
              <w:del w:id="1770" w:author="Simon Kiss" w:date="2023-07-26T14:00:00Z">
                <w:r w:rsidRPr="00545DC0" w:rsidDel="00293A78">
                  <w:rPr>
                    <w:rFonts w:eastAsia="Times New Roman"/>
                    <w:sz w:val="16"/>
                    <w:szCs w:val="16"/>
                  </w:rPr>
                  <w:delText>(0.01)</w:delText>
                </w:r>
              </w:del>
            </w:ins>
          </w:p>
        </w:tc>
      </w:tr>
      <w:tr w:rsidR="00293A78" w:rsidRPr="00545DC0" w:rsidDel="00293A78" w14:paraId="64A5402E" w14:textId="77777777" w:rsidTr="00E92412">
        <w:trPr>
          <w:divId w:val="1803771614"/>
          <w:tblCellSpacing w:w="15" w:type="dxa"/>
          <w:ins w:id="1771" w:author="Patrick Fafard" w:date="2023-02-16T13:58:00Z"/>
          <w:del w:id="1772" w:author="Simon Kiss" w:date="2023-07-26T14:00:00Z"/>
        </w:trPr>
        <w:tc>
          <w:tcPr>
            <w:tcW w:w="522" w:type="dxa"/>
            <w:vAlign w:val="center"/>
            <w:hideMark/>
          </w:tcPr>
          <w:p w14:paraId="5D44D9BF" w14:textId="77777777" w:rsidR="00E92412" w:rsidRPr="00545DC0" w:rsidDel="00293A78" w:rsidRDefault="00E92412">
            <w:pPr>
              <w:jc w:val="both"/>
              <w:divId w:val="1194878891"/>
              <w:rPr>
                <w:ins w:id="1773" w:author="Patrick Fafard" w:date="2023-02-16T13:58:00Z"/>
                <w:del w:id="1774" w:author="Simon Kiss" w:date="2023-07-26T14:00:00Z"/>
                <w:rFonts w:eastAsia="Times New Roman"/>
                <w:sz w:val="16"/>
                <w:szCs w:val="16"/>
              </w:rPr>
              <w:pPrChange w:id="1775" w:author="Simon Kiss" w:date="2023-09-21T10:06:00Z">
                <w:pPr>
                  <w:divId w:val="1194878891"/>
                </w:pPr>
              </w:pPrChange>
            </w:pPr>
            <w:ins w:id="1776" w:author="Patrick Fafard" w:date="2023-02-16T13:58:00Z">
              <w:del w:id="1777" w:author="Simon Kiss" w:date="2023-07-26T14:00:00Z">
                <w:r w:rsidRPr="00545DC0" w:rsidDel="00293A78">
                  <w:rPr>
                    <w:rFonts w:eastAsia="Times New Roman"/>
                    <w:sz w:val="16"/>
                    <w:szCs w:val="16"/>
                  </w:rPr>
                  <w:delText>Ideology</w:delText>
                </w:r>
              </w:del>
            </w:ins>
          </w:p>
        </w:tc>
        <w:tc>
          <w:tcPr>
            <w:tcW w:w="793" w:type="dxa"/>
            <w:gridSpan w:val="2"/>
            <w:vAlign w:val="center"/>
            <w:hideMark/>
          </w:tcPr>
          <w:p w14:paraId="3562684D" w14:textId="77777777" w:rsidR="00E92412" w:rsidRPr="00545DC0" w:rsidDel="00293A78" w:rsidRDefault="00E92412">
            <w:pPr>
              <w:jc w:val="both"/>
              <w:divId w:val="1194878891"/>
              <w:rPr>
                <w:ins w:id="1778" w:author="Patrick Fafard" w:date="2023-02-16T13:58:00Z"/>
                <w:del w:id="1779" w:author="Simon Kiss" w:date="2023-07-26T14:00:00Z"/>
                <w:rFonts w:eastAsia="Times New Roman"/>
                <w:sz w:val="16"/>
                <w:szCs w:val="16"/>
              </w:rPr>
              <w:pPrChange w:id="1780" w:author="Simon Kiss" w:date="2023-09-21T10:06:00Z">
                <w:pPr>
                  <w:divId w:val="1194878891"/>
                </w:pPr>
              </w:pPrChange>
            </w:pPr>
          </w:p>
        </w:tc>
        <w:tc>
          <w:tcPr>
            <w:tcW w:w="0" w:type="auto"/>
            <w:gridSpan w:val="2"/>
            <w:vAlign w:val="center"/>
            <w:hideMark/>
          </w:tcPr>
          <w:p w14:paraId="1B482BBD" w14:textId="77777777" w:rsidR="00E92412" w:rsidRPr="00545DC0" w:rsidDel="00293A78" w:rsidRDefault="00E92412">
            <w:pPr>
              <w:jc w:val="both"/>
              <w:divId w:val="1194878891"/>
              <w:rPr>
                <w:ins w:id="1781" w:author="Patrick Fafard" w:date="2023-02-16T13:58:00Z"/>
                <w:del w:id="1782" w:author="Simon Kiss" w:date="2023-07-26T14:00:00Z"/>
                <w:rFonts w:eastAsia="Times New Roman"/>
                <w:sz w:val="16"/>
                <w:szCs w:val="16"/>
              </w:rPr>
              <w:pPrChange w:id="1783" w:author="Simon Kiss" w:date="2023-09-21T10:06:00Z">
                <w:pPr>
                  <w:divId w:val="1194878891"/>
                </w:pPr>
              </w:pPrChange>
            </w:pPr>
          </w:p>
        </w:tc>
        <w:tc>
          <w:tcPr>
            <w:tcW w:w="0" w:type="auto"/>
            <w:gridSpan w:val="2"/>
            <w:vAlign w:val="center"/>
            <w:hideMark/>
          </w:tcPr>
          <w:p w14:paraId="3AC2BC5D" w14:textId="77777777" w:rsidR="00E92412" w:rsidRPr="00545DC0" w:rsidDel="00293A78" w:rsidRDefault="00E92412">
            <w:pPr>
              <w:jc w:val="both"/>
              <w:divId w:val="1194878891"/>
              <w:rPr>
                <w:ins w:id="1784" w:author="Patrick Fafard" w:date="2023-02-16T13:58:00Z"/>
                <w:del w:id="1785" w:author="Simon Kiss" w:date="2023-07-26T14:00:00Z"/>
                <w:rFonts w:eastAsia="Times New Roman"/>
                <w:sz w:val="16"/>
                <w:szCs w:val="16"/>
              </w:rPr>
              <w:pPrChange w:id="1786" w:author="Simon Kiss" w:date="2023-09-21T10:06:00Z">
                <w:pPr>
                  <w:divId w:val="1194878891"/>
                </w:pPr>
              </w:pPrChange>
            </w:pPr>
            <w:ins w:id="1787" w:author="Patrick Fafard" w:date="2023-02-16T13:58:00Z">
              <w:del w:id="1788" w:author="Simon Kiss" w:date="2023-07-26T14:00:00Z">
                <w:r w:rsidRPr="00545DC0" w:rsidDel="00293A78">
                  <w:rPr>
                    <w:rFonts w:eastAsia="Times New Roman"/>
                    <w:sz w:val="16"/>
                    <w:szCs w:val="16"/>
                  </w:rPr>
                  <w:delText>0.42***</w:delText>
                </w:r>
              </w:del>
            </w:ins>
          </w:p>
        </w:tc>
        <w:tc>
          <w:tcPr>
            <w:tcW w:w="0" w:type="auto"/>
            <w:gridSpan w:val="2"/>
            <w:vAlign w:val="center"/>
            <w:hideMark/>
          </w:tcPr>
          <w:p w14:paraId="5BC1194B" w14:textId="77777777" w:rsidR="00E92412" w:rsidRPr="00545DC0" w:rsidDel="00293A78" w:rsidRDefault="00E92412">
            <w:pPr>
              <w:jc w:val="both"/>
              <w:divId w:val="1194878891"/>
              <w:rPr>
                <w:ins w:id="1789" w:author="Patrick Fafard" w:date="2023-02-16T13:58:00Z"/>
                <w:del w:id="1790" w:author="Simon Kiss" w:date="2023-07-26T14:00:00Z"/>
                <w:rFonts w:eastAsia="Times New Roman"/>
                <w:sz w:val="16"/>
                <w:szCs w:val="16"/>
              </w:rPr>
              <w:pPrChange w:id="1791" w:author="Simon Kiss" w:date="2023-09-21T10:06:00Z">
                <w:pPr>
                  <w:divId w:val="1194878891"/>
                </w:pPr>
              </w:pPrChange>
            </w:pPr>
            <w:ins w:id="1792" w:author="Patrick Fafard" w:date="2023-02-16T13:58:00Z">
              <w:del w:id="1793" w:author="Simon Kiss" w:date="2023-07-26T14:00:00Z">
                <w:r w:rsidRPr="00545DC0" w:rsidDel="00293A78">
                  <w:rPr>
                    <w:rFonts w:eastAsia="Times New Roman"/>
                    <w:sz w:val="16"/>
                    <w:szCs w:val="16"/>
                  </w:rPr>
                  <w:delText>0.42***</w:delText>
                </w:r>
              </w:del>
            </w:ins>
          </w:p>
        </w:tc>
        <w:tc>
          <w:tcPr>
            <w:tcW w:w="0" w:type="auto"/>
            <w:gridSpan w:val="2"/>
            <w:vAlign w:val="center"/>
            <w:hideMark/>
          </w:tcPr>
          <w:p w14:paraId="19F44676" w14:textId="77777777" w:rsidR="00E92412" w:rsidRPr="00545DC0" w:rsidDel="00293A78" w:rsidRDefault="00E92412">
            <w:pPr>
              <w:jc w:val="both"/>
              <w:divId w:val="1194878891"/>
              <w:rPr>
                <w:ins w:id="1794" w:author="Patrick Fafard" w:date="2023-02-16T13:58:00Z"/>
                <w:del w:id="1795" w:author="Simon Kiss" w:date="2023-07-26T14:00:00Z"/>
                <w:rFonts w:eastAsia="Times New Roman"/>
                <w:sz w:val="16"/>
                <w:szCs w:val="16"/>
              </w:rPr>
              <w:pPrChange w:id="1796" w:author="Simon Kiss" w:date="2023-09-21T10:06:00Z">
                <w:pPr>
                  <w:divId w:val="1194878891"/>
                </w:pPr>
              </w:pPrChange>
            </w:pPr>
          </w:p>
        </w:tc>
        <w:tc>
          <w:tcPr>
            <w:tcW w:w="0" w:type="auto"/>
            <w:gridSpan w:val="2"/>
            <w:vAlign w:val="center"/>
            <w:hideMark/>
          </w:tcPr>
          <w:p w14:paraId="4B3FEC24" w14:textId="77777777" w:rsidR="00E92412" w:rsidRPr="00545DC0" w:rsidDel="00293A78" w:rsidRDefault="00E92412">
            <w:pPr>
              <w:jc w:val="both"/>
              <w:divId w:val="1194878891"/>
              <w:rPr>
                <w:ins w:id="1797" w:author="Patrick Fafard" w:date="2023-02-16T13:58:00Z"/>
                <w:del w:id="1798" w:author="Simon Kiss" w:date="2023-07-26T14:00:00Z"/>
                <w:rFonts w:eastAsia="Times New Roman"/>
                <w:sz w:val="16"/>
                <w:szCs w:val="16"/>
              </w:rPr>
              <w:pPrChange w:id="1799" w:author="Simon Kiss" w:date="2023-09-21T10:06:00Z">
                <w:pPr>
                  <w:divId w:val="1194878891"/>
                </w:pPr>
              </w:pPrChange>
            </w:pPr>
          </w:p>
        </w:tc>
        <w:tc>
          <w:tcPr>
            <w:tcW w:w="0" w:type="auto"/>
            <w:gridSpan w:val="2"/>
            <w:vAlign w:val="center"/>
            <w:hideMark/>
          </w:tcPr>
          <w:p w14:paraId="6E5301A8" w14:textId="77777777" w:rsidR="00E92412" w:rsidRPr="00545DC0" w:rsidDel="00293A78" w:rsidRDefault="00E92412">
            <w:pPr>
              <w:jc w:val="both"/>
              <w:divId w:val="1194878891"/>
              <w:rPr>
                <w:ins w:id="1800" w:author="Patrick Fafard" w:date="2023-02-16T13:58:00Z"/>
                <w:del w:id="1801" w:author="Simon Kiss" w:date="2023-07-26T14:00:00Z"/>
                <w:rFonts w:eastAsia="Times New Roman"/>
                <w:sz w:val="16"/>
                <w:szCs w:val="16"/>
              </w:rPr>
              <w:pPrChange w:id="1802" w:author="Simon Kiss" w:date="2023-09-21T10:06:00Z">
                <w:pPr>
                  <w:divId w:val="1194878891"/>
                </w:pPr>
              </w:pPrChange>
            </w:pPr>
            <w:ins w:id="1803" w:author="Patrick Fafard" w:date="2023-02-16T13:58:00Z">
              <w:del w:id="1804" w:author="Simon Kiss" w:date="2023-07-26T14:00:00Z">
                <w:r w:rsidRPr="00545DC0" w:rsidDel="00293A78">
                  <w:rPr>
                    <w:rFonts w:eastAsia="Times New Roman"/>
                    <w:sz w:val="16"/>
                    <w:szCs w:val="16"/>
                  </w:rPr>
                  <w:delText>0.33***</w:delText>
                </w:r>
              </w:del>
            </w:ins>
          </w:p>
        </w:tc>
        <w:tc>
          <w:tcPr>
            <w:tcW w:w="0" w:type="auto"/>
            <w:gridSpan w:val="2"/>
            <w:vAlign w:val="center"/>
            <w:hideMark/>
          </w:tcPr>
          <w:p w14:paraId="01738F68" w14:textId="77777777" w:rsidR="00E92412" w:rsidRPr="00545DC0" w:rsidDel="00293A78" w:rsidRDefault="00E92412">
            <w:pPr>
              <w:jc w:val="both"/>
              <w:divId w:val="1194878891"/>
              <w:rPr>
                <w:ins w:id="1805" w:author="Patrick Fafard" w:date="2023-02-16T13:58:00Z"/>
                <w:del w:id="1806" w:author="Simon Kiss" w:date="2023-07-26T14:00:00Z"/>
                <w:rFonts w:eastAsia="Times New Roman"/>
                <w:sz w:val="16"/>
                <w:szCs w:val="16"/>
              </w:rPr>
              <w:pPrChange w:id="1807" w:author="Simon Kiss" w:date="2023-09-21T10:06:00Z">
                <w:pPr>
                  <w:divId w:val="1194878891"/>
                </w:pPr>
              </w:pPrChange>
            </w:pPr>
            <w:ins w:id="1808" w:author="Patrick Fafard" w:date="2023-02-16T13:58:00Z">
              <w:del w:id="1809" w:author="Simon Kiss" w:date="2023-07-26T14:00:00Z">
                <w:r w:rsidRPr="00545DC0" w:rsidDel="00293A78">
                  <w:rPr>
                    <w:rFonts w:eastAsia="Times New Roman"/>
                    <w:sz w:val="16"/>
                    <w:szCs w:val="16"/>
                  </w:rPr>
                  <w:delText>0.33***</w:delText>
                </w:r>
              </w:del>
            </w:ins>
          </w:p>
        </w:tc>
        <w:tc>
          <w:tcPr>
            <w:tcW w:w="0" w:type="auto"/>
            <w:gridSpan w:val="2"/>
            <w:vAlign w:val="center"/>
            <w:hideMark/>
          </w:tcPr>
          <w:p w14:paraId="4951488C" w14:textId="77777777" w:rsidR="00E92412" w:rsidRPr="00545DC0" w:rsidDel="00293A78" w:rsidRDefault="00E92412">
            <w:pPr>
              <w:jc w:val="both"/>
              <w:divId w:val="1194878891"/>
              <w:rPr>
                <w:ins w:id="1810" w:author="Patrick Fafard" w:date="2023-02-16T13:58:00Z"/>
                <w:del w:id="1811" w:author="Simon Kiss" w:date="2023-07-26T14:00:00Z"/>
                <w:rFonts w:eastAsia="Times New Roman"/>
                <w:sz w:val="16"/>
                <w:szCs w:val="16"/>
              </w:rPr>
              <w:pPrChange w:id="1812" w:author="Simon Kiss" w:date="2023-09-21T10:06:00Z">
                <w:pPr>
                  <w:divId w:val="1194878891"/>
                </w:pPr>
              </w:pPrChange>
            </w:pPr>
          </w:p>
        </w:tc>
        <w:tc>
          <w:tcPr>
            <w:tcW w:w="0" w:type="auto"/>
            <w:gridSpan w:val="2"/>
            <w:vAlign w:val="center"/>
            <w:hideMark/>
          </w:tcPr>
          <w:p w14:paraId="4E58EC71" w14:textId="77777777" w:rsidR="00E92412" w:rsidRPr="00545DC0" w:rsidDel="00293A78" w:rsidRDefault="00E92412">
            <w:pPr>
              <w:jc w:val="both"/>
              <w:divId w:val="1194878891"/>
              <w:rPr>
                <w:ins w:id="1813" w:author="Patrick Fafard" w:date="2023-02-16T13:58:00Z"/>
                <w:del w:id="1814" w:author="Simon Kiss" w:date="2023-07-26T14:00:00Z"/>
                <w:rFonts w:eastAsia="Times New Roman"/>
                <w:sz w:val="16"/>
                <w:szCs w:val="16"/>
              </w:rPr>
              <w:pPrChange w:id="1815" w:author="Simon Kiss" w:date="2023-09-21T10:06:00Z">
                <w:pPr>
                  <w:divId w:val="1194878891"/>
                </w:pPr>
              </w:pPrChange>
            </w:pPr>
          </w:p>
        </w:tc>
        <w:tc>
          <w:tcPr>
            <w:tcW w:w="0" w:type="auto"/>
            <w:gridSpan w:val="2"/>
            <w:vAlign w:val="center"/>
            <w:hideMark/>
          </w:tcPr>
          <w:p w14:paraId="4473783A" w14:textId="77777777" w:rsidR="00E92412" w:rsidRPr="00545DC0" w:rsidDel="00293A78" w:rsidRDefault="00E92412">
            <w:pPr>
              <w:jc w:val="both"/>
              <w:divId w:val="1194878891"/>
              <w:rPr>
                <w:ins w:id="1816" w:author="Patrick Fafard" w:date="2023-02-16T13:58:00Z"/>
                <w:del w:id="1817" w:author="Simon Kiss" w:date="2023-07-26T14:00:00Z"/>
                <w:rFonts w:eastAsia="Times New Roman"/>
                <w:sz w:val="16"/>
                <w:szCs w:val="16"/>
              </w:rPr>
              <w:pPrChange w:id="1818" w:author="Simon Kiss" w:date="2023-09-21T10:06:00Z">
                <w:pPr>
                  <w:divId w:val="1194878891"/>
                </w:pPr>
              </w:pPrChange>
            </w:pPr>
            <w:ins w:id="1819" w:author="Patrick Fafard" w:date="2023-02-16T13:58:00Z">
              <w:del w:id="1820" w:author="Simon Kiss" w:date="2023-07-26T14:00:00Z">
                <w:r w:rsidRPr="00545DC0" w:rsidDel="00293A78">
                  <w:rPr>
                    <w:rFonts w:eastAsia="Times New Roman"/>
                    <w:sz w:val="16"/>
                    <w:szCs w:val="16"/>
                  </w:rPr>
                  <w:delText>0.32***</w:delText>
                </w:r>
              </w:del>
            </w:ins>
          </w:p>
        </w:tc>
        <w:tc>
          <w:tcPr>
            <w:tcW w:w="0" w:type="auto"/>
            <w:gridSpan w:val="2"/>
            <w:vAlign w:val="center"/>
            <w:hideMark/>
          </w:tcPr>
          <w:p w14:paraId="1CD8265C" w14:textId="77777777" w:rsidR="00E92412" w:rsidRPr="00545DC0" w:rsidDel="00293A78" w:rsidRDefault="00E92412">
            <w:pPr>
              <w:jc w:val="both"/>
              <w:divId w:val="1194878891"/>
              <w:rPr>
                <w:ins w:id="1821" w:author="Patrick Fafard" w:date="2023-02-16T13:58:00Z"/>
                <w:del w:id="1822" w:author="Simon Kiss" w:date="2023-07-26T14:00:00Z"/>
                <w:rFonts w:eastAsia="Times New Roman"/>
                <w:sz w:val="16"/>
                <w:szCs w:val="16"/>
              </w:rPr>
              <w:pPrChange w:id="1823" w:author="Simon Kiss" w:date="2023-09-21T10:06:00Z">
                <w:pPr>
                  <w:divId w:val="1194878891"/>
                </w:pPr>
              </w:pPrChange>
            </w:pPr>
            <w:ins w:id="1824" w:author="Patrick Fafard" w:date="2023-02-16T13:58:00Z">
              <w:del w:id="1825" w:author="Simon Kiss" w:date="2023-07-26T14:00:00Z">
                <w:r w:rsidRPr="00545DC0" w:rsidDel="00293A78">
                  <w:rPr>
                    <w:rFonts w:eastAsia="Times New Roman"/>
                    <w:sz w:val="16"/>
                    <w:szCs w:val="16"/>
                  </w:rPr>
                  <w:delText>0.32***</w:delText>
                </w:r>
              </w:del>
            </w:ins>
          </w:p>
        </w:tc>
        <w:tc>
          <w:tcPr>
            <w:tcW w:w="0" w:type="auto"/>
            <w:gridSpan w:val="2"/>
            <w:vAlign w:val="center"/>
            <w:hideMark/>
          </w:tcPr>
          <w:p w14:paraId="2B44505E" w14:textId="77777777" w:rsidR="00E92412" w:rsidRPr="00545DC0" w:rsidDel="00293A78" w:rsidRDefault="00E92412">
            <w:pPr>
              <w:jc w:val="both"/>
              <w:divId w:val="1194878891"/>
              <w:rPr>
                <w:ins w:id="1826" w:author="Patrick Fafard" w:date="2023-02-16T13:58:00Z"/>
                <w:del w:id="1827" w:author="Simon Kiss" w:date="2023-07-26T14:00:00Z"/>
                <w:rFonts w:eastAsia="Times New Roman"/>
                <w:sz w:val="16"/>
                <w:szCs w:val="16"/>
              </w:rPr>
              <w:pPrChange w:id="1828" w:author="Simon Kiss" w:date="2023-09-21T10:06:00Z">
                <w:pPr>
                  <w:divId w:val="1194878891"/>
                </w:pPr>
              </w:pPrChange>
            </w:pPr>
          </w:p>
        </w:tc>
        <w:tc>
          <w:tcPr>
            <w:tcW w:w="0" w:type="auto"/>
            <w:gridSpan w:val="2"/>
            <w:vAlign w:val="center"/>
            <w:hideMark/>
          </w:tcPr>
          <w:p w14:paraId="76CC01C8" w14:textId="77777777" w:rsidR="00E92412" w:rsidRPr="00545DC0" w:rsidDel="00293A78" w:rsidRDefault="00E92412">
            <w:pPr>
              <w:jc w:val="both"/>
              <w:divId w:val="1194878891"/>
              <w:rPr>
                <w:ins w:id="1829" w:author="Patrick Fafard" w:date="2023-02-16T13:58:00Z"/>
                <w:del w:id="1830" w:author="Simon Kiss" w:date="2023-07-26T14:00:00Z"/>
                <w:rFonts w:eastAsia="Times New Roman"/>
                <w:sz w:val="16"/>
                <w:szCs w:val="16"/>
              </w:rPr>
              <w:pPrChange w:id="1831" w:author="Simon Kiss" w:date="2023-09-21T10:06:00Z">
                <w:pPr>
                  <w:divId w:val="1194878891"/>
                </w:pPr>
              </w:pPrChange>
            </w:pPr>
          </w:p>
        </w:tc>
        <w:tc>
          <w:tcPr>
            <w:tcW w:w="0" w:type="auto"/>
            <w:vAlign w:val="center"/>
            <w:hideMark/>
          </w:tcPr>
          <w:p w14:paraId="0B6D5B7B" w14:textId="77777777" w:rsidR="00E92412" w:rsidRPr="00545DC0" w:rsidDel="00293A78" w:rsidRDefault="00E92412">
            <w:pPr>
              <w:jc w:val="both"/>
              <w:divId w:val="1194878891"/>
              <w:rPr>
                <w:ins w:id="1832" w:author="Patrick Fafard" w:date="2023-02-16T13:58:00Z"/>
                <w:del w:id="1833" w:author="Simon Kiss" w:date="2023-07-26T14:00:00Z"/>
                <w:rFonts w:eastAsia="Times New Roman"/>
                <w:sz w:val="16"/>
                <w:szCs w:val="16"/>
              </w:rPr>
              <w:pPrChange w:id="1834" w:author="Simon Kiss" w:date="2023-09-21T10:06:00Z">
                <w:pPr>
                  <w:divId w:val="1194878891"/>
                </w:pPr>
              </w:pPrChange>
            </w:pPr>
            <w:ins w:id="1835" w:author="Patrick Fafard" w:date="2023-02-16T13:58:00Z">
              <w:del w:id="1836" w:author="Simon Kiss" w:date="2023-07-26T14:00:00Z">
                <w:r w:rsidRPr="00545DC0" w:rsidDel="00293A78">
                  <w:rPr>
                    <w:rFonts w:eastAsia="Times New Roman"/>
                    <w:sz w:val="16"/>
                    <w:szCs w:val="16"/>
                  </w:rPr>
                  <w:delText>0.25***</w:delText>
                </w:r>
              </w:del>
            </w:ins>
          </w:p>
        </w:tc>
        <w:tc>
          <w:tcPr>
            <w:tcW w:w="0" w:type="auto"/>
            <w:vAlign w:val="center"/>
            <w:hideMark/>
          </w:tcPr>
          <w:p w14:paraId="7D5B410A" w14:textId="77777777" w:rsidR="00E92412" w:rsidRPr="00545DC0" w:rsidDel="00293A78" w:rsidRDefault="00E92412">
            <w:pPr>
              <w:jc w:val="both"/>
              <w:divId w:val="1194878891"/>
              <w:rPr>
                <w:ins w:id="1837" w:author="Patrick Fafard" w:date="2023-02-16T13:58:00Z"/>
                <w:del w:id="1838" w:author="Simon Kiss" w:date="2023-07-26T14:00:00Z"/>
                <w:rFonts w:eastAsia="Times New Roman"/>
                <w:sz w:val="16"/>
                <w:szCs w:val="16"/>
              </w:rPr>
              <w:pPrChange w:id="1839" w:author="Simon Kiss" w:date="2023-09-21T10:06:00Z">
                <w:pPr>
                  <w:divId w:val="1194878891"/>
                </w:pPr>
              </w:pPrChange>
            </w:pPr>
            <w:ins w:id="1840" w:author="Patrick Fafard" w:date="2023-02-16T13:58:00Z">
              <w:del w:id="1841" w:author="Simon Kiss" w:date="2023-07-26T14:00:00Z">
                <w:r w:rsidRPr="00545DC0" w:rsidDel="00293A78">
                  <w:rPr>
                    <w:rFonts w:eastAsia="Times New Roman"/>
                    <w:sz w:val="16"/>
                    <w:szCs w:val="16"/>
                  </w:rPr>
                  <w:delText>0.25***</w:delText>
                </w:r>
              </w:del>
            </w:ins>
          </w:p>
        </w:tc>
      </w:tr>
      <w:tr w:rsidR="00293A78" w:rsidRPr="00545DC0" w:rsidDel="00293A78" w14:paraId="7AEB7F99" w14:textId="77777777" w:rsidTr="00E92412">
        <w:trPr>
          <w:divId w:val="1803771614"/>
          <w:tblCellSpacing w:w="15" w:type="dxa"/>
          <w:ins w:id="1842" w:author="Patrick Fafard" w:date="2023-02-16T13:58:00Z"/>
          <w:del w:id="1843" w:author="Simon Kiss" w:date="2023-07-26T14:00:00Z"/>
        </w:trPr>
        <w:tc>
          <w:tcPr>
            <w:tcW w:w="522" w:type="dxa"/>
            <w:vAlign w:val="center"/>
            <w:hideMark/>
          </w:tcPr>
          <w:p w14:paraId="62A01C09" w14:textId="77777777" w:rsidR="00E92412" w:rsidRPr="00545DC0" w:rsidDel="00293A78" w:rsidRDefault="00E92412">
            <w:pPr>
              <w:jc w:val="both"/>
              <w:divId w:val="1194878891"/>
              <w:rPr>
                <w:ins w:id="1844" w:author="Patrick Fafard" w:date="2023-02-16T13:58:00Z"/>
                <w:del w:id="1845" w:author="Simon Kiss" w:date="2023-07-26T14:00:00Z"/>
                <w:rFonts w:eastAsia="Times New Roman"/>
                <w:sz w:val="16"/>
                <w:szCs w:val="16"/>
              </w:rPr>
              <w:pPrChange w:id="1846" w:author="Simon Kiss" w:date="2023-09-21T10:06:00Z">
                <w:pPr>
                  <w:divId w:val="1194878891"/>
                </w:pPr>
              </w:pPrChange>
            </w:pPr>
          </w:p>
        </w:tc>
        <w:tc>
          <w:tcPr>
            <w:tcW w:w="793" w:type="dxa"/>
            <w:gridSpan w:val="2"/>
            <w:vAlign w:val="center"/>
            <w:hideMark/>
          </w:tcPr>
          <w:p w14:paraId="33606421" w14:textId="77777777" w:rsidR="00E92412" w:rsidRPr="00545DC0" w:rsidDel="00293A78" w:rsidRDefault="00E92412">
            <w:pPr>
              <w:jc w:val="both"/>
              <w:divId w:val="1194878891"/>
              <w:rPr>
                <w:ins w:id="1847" w:author="Patrick Fafard" w:date="2023-02-16T13:58:00Z"/>
                <w:del w:id="1848" w:author="Simon Kiss" w:date="2023-07-26T14:00:00Z"/>
                <w:rFonts w:eastAsia="Times New Roman"/>
                <w:sz w:val="16"/>
                <w:szCs w:val="16"/>
              </w:rPr>
              <w:pPrChange w:id="1849" w:author="Simon Kiss" w:date="2023-09-21T10:06:00Z">
                <w:pPr>
                  <w:divId w:val="1194878891"/>
                </w:pPr>
              </w:pPrChange>
            </w:pPr>
          </w:p>
        </w:tc>
        <w:tc>
          <w:tcPr>
            <w:tcW w:w="0" w:type="auto"/>
            <w:gridSpan w:val="2"/>
            <w:vAlign w:val="center"/>
            <w:hideMark/>
          </w:tcPr>
          <w:p w14:paraId="13EE1E2F" w14:textId="77777777" w:rsidR="00E92412" w:rsidRPr="00545DC0" w:rsidDel="00293A78" w:rsidRDefault="00E92412">
            <w:pPr>
              <w:jc w:val="both"/>
              <w:divId w:val="1194878891"/>
              <w:rPr>
                <w:ins w:id="1850" w:author="Patrick Fafard" w:date="2023-02-16T13:58:00Z"/>
                <w:del w:id="1851" w:author="Simon Kiss" w:date="2023-07-26T14:00:00Z"/>
                <w:rFonts w:eastAsia="Times New Roman"/>
                <w:sz w:val="16"/>
                <w:szCs w:val="16"/>
              </w:rPr>
              <w:pPrChange w:id="1852" w:author="Simon Kiss" w:date="2023-09-21T10:06:00Z">
                <w:pPr>
                  <w:divId w:val="1194878891"/>
                </w:pPr>
              </w:pPrChange>
            </w:pPr>
          </w:p>
        </w:tc>
        <w:tc>
          <w:tcPr>
            <w:tcW w:w="0" w:type="auto"/>
            <w:gridSpan w:val="2"/>
            <w:vAlign w:val="center"/>
            <w:hideMark/>
          </w:tcPr>
          <w:p w14:paraId="31089C89" w14:textId="77777777" w:rsidR="00E92412" w:rsidRPr="00545DC0" w:rsidDel="00293A78" w:rsidRDefault="00E92412">
            <w:pPr>
              <w:jc w:val="both"/>
              <w:divId w:val="1194878891"/>
              <w:rPr>
                <w:ins w:id="1853" w:author="Patrick Fafard" w:date="2023-02-16T13:58:00Z"/>
                <w:del w:id="1854" w:author="Simon Kiss" w:date="2023-07-26T14:00:00Z"/>
                <w:rFonts w:eastAsia="Times New Roman"/>
                <w:sz w:val="16"/>
                <w:szCs w:val="16"/>
              </w:rPr>
              <w:pPrChange w:id="1855" w:author="Simon Kiss" w:date="2023-09-21T10:06:00Z">
                <w:pPr>
                  <w:divId w:val="1194878891"/>
                </w:pPr>
              </w:pPrChange>
            </w:pPr>
            <w:ins w:id="1856" w:author="Patrick Fafard" w:date="2023-02-16T13:58:00Z">
              <w:del w:id="1857" w:author="Simon Kiss" w:date="2023-07-26T14:00:00Z">
                <w:r w:rsidRPr="00545DC0" w:rsidDel="00293A78">
                  <w:rPr>
                    <w:rFonts w:eastAsia="Times New Roman"/>
                    <w:sz w:val="16"/>
                    <w:szCs w:val="16"/>
                  </w:rPr>
                  <w:delText>(0.03)</w:delText>
                </w:r>
              </w:del>
            </w:ins>
          </w:p>
        </w:tc>
        <w:tc>
          <w:tcPr>
            <w:tcW w:w="0" w:type="auto"/>
            <w:gridSpan w:val="2"/>
            <w:vAlign w:val="center"/>
            <w:hideMark/>
          </w:tcPr>
          <w:p w14:paraId="3269F4BC" w14:textId="77777777" w:rsidR="00E92412" w:rsidRPr="00545DC0" w:rsidDel="00293A78" w:rsidRDefault="00E92412">
            <w:pPr>
              <w:jc w:val="both"/>
              <w:divId w:val="1194878891"/>
              <w:rPr>
                <w:ins w:id="1858" w:author="Patrick Fafard" w:date="2023-02-16T13:58:00Z"/>
                <w:del w:id="1859" w:author="Simon Kiss" w:date="2023-07-26T14:00:00Z"/>
                <w:rFonts w:eastAsia="Times New Roman"/>
                <w:sz w:val="16"/>
                <w:szCs w:val="16"/>
              </w:rPr>
              <w:pPrChange w:id="1860" w:author="Simon Kiss" w:date="2023-09-21T10:06:00Z">
                <w:pPr>
                  <w:divId w:val="1194878891"/>
                </w:pPr>
              </w:pPrChange>
            </w:pPr>
            <w:ins w:id="1861" w:author="Patrick Fafard" w:date="2023-02-16T13:58:00Z">
              <w:del w:id="1862" w:author="Simon Kiss" w:date="2023-07-26T14:00:00Z">
                <w:r w:rsidRPr="00545DC0" w:rsidDel="00293A78">
                  <w:rPr>
                    <w:rFonts w:eastAsia="Times New Roman"/>
                    <w:sz w:val="16"/>
                    <w:szCs w:val="16"/>
                  </w:rPr>
                  <w:delText>(0.03)</w:delText>
                </w:r>
              </w:del>
            </w:ins>
          </w:p>
        </w:tc>
        <w:tc>
          <w:tcPr>
            <w:tcW w:w="0" w:type="auto"/>
            <w:gridSpan w:val="2"/>
            <w:vAlign w:val="center"/>
            <w:hideMark/>
          </w:tcPr>
          <w:p w14:paraId="25DE9648" w14:textId="77777777" w:rsidR="00E92412" w:rsidRPr="00545DC0" w:rsidDel="00293A78" w:rsidRDefault="00E92412">
            <w:pPr>
              <w:jc w:val="both"/>
              <w:divId w:val="1194878891"/>
              <w:rPr>
                <w:ins w:id="1863" w:author="Patrick Fafard" w:date="2023-02-16T13:58:00Z"/>
                <w:del w:id="1864" w:author="Simon Kiss" w:date="2023-07-26T14:00:00Z"/>
                <w:rFonts w:eastAsia="Times New Roman"/>
                <w:sz w:val="16"/>
                <w:szCs w:val="16"/>
              </w:rPr>
              <w:pPrChange w:id="1865" w:author="Simon Kiss" w:date="2023-09-21T10:06:00Z">
                <w:pPr>
                  <w:divId w:val="1194878891"/>
                </w:pPr>
              </w:pPrChange>
            </w:pPr>
          </w:p>
        </w:tc>
        <w:tc>
          <w:tcPr>
            <w:tcW w:w="0" w:type="auto"/>
            <w:gridSpan w:val="2"/>
            <w:vAlign w:val="center"/>
            <w:hideMark/>
          </w:tcPr>
          <w:p w14:paraId="673814A8" w14:textId="77777777" w:rsidR="00E92412" w:rsidRPr="00545DC0" w:rsidDel="00293A78" w:rsidRDefault="00E92412">
            <w:pPr>
              <w:jc w:val="both"/>
              <w:divId w:val="1194878891"/>
              <w:rPr>
                <w:ins w:id="1866" w:author="Patrick Fafard" w:date="2023-02-16T13:58:00Z"/>
                <w:del w:id="1867" w:author="Simon Kiss" w:date="2023-07-26T14:00:00Z"/>
                <w:rFonts w:eastAsia="Times New Roman"/>
                <w:sz w:val="16"/>
                <w:szCs w:val="16"/>
              </w:rPr>
              <w:pPrChange w:id="1868" w:author="Simon Kiss" w:date="2023-09-21T10:06:00Z">
                <w:pPr>
                  <w:divId w:val="1194878891"/>
                </w:pPr>
              </w:pPrChange>
            </w:pPr>
          </w:p>
        </w:tc>
        <w:tc>
          <w:tcPr>
            <w:tcW w:w="0" w:type="auto"/>
            <w:gridSpan w:val="2"/>
            <w:vAlign w:val="center"/>
            <w:hideMark/>
          </w:tcPr>
          <w:p w14:paraId="6D7D5C53" w14:textId="77777777" w:rsidR="00E92412" w:rsidRPr="00545DC0" w:rsidDel="00293A78" w:rsidRDefault="00E92412">
            <w:pPr>
              <w:jc w:val="both"/>
              <w:divId w:val="1194878891"/>
              <w:rPr>
                <w:ins w:id="1869" w:author="Patrick Fafard" w:date="2023-02-16T13:58:00Z"/>
                <w:del w:id="1870" w:author="Simon Kiss" w:date="2023-07-26T14:00:00Z"/>
                <w:rFonts w:eastAsia="Times New Roman"/>
                <w:sz w:val="16"/>
                <w:szCs w:val="16"/>
              </w:rPr>
              <w:pPrChange w:id="1871" w:author="Simon Kiss" w:date="2023-09-21T10:06:00Z">
                <w:pPr>
                  <w:divId w:val="1194878891"/>
                </w:pPr>
              </w:pPrChange>
            </w:pPr>
            <w:ins w:id="1872" w:author="Patrick Fafard" w:date="2023-02-16T13:58:00Z">
              <w:del w:id="1873" w:author="Simon Kiss" w:date="2023-07-26T14:00:00Z">
                <w:r w:rsidRPr="00545DC0" w:rsidDel="00293A78">
                  <w:rPr>
                    <w:rFonts w:eastAsia="Times New Roman"/>
                    <w:sz w:val="16"/>
                    <w:szCs w:val="16"/>
                  </w:rPr>
                  <w:delText>(0.03)</w:delText>
                </w:r>
              </w:del>
            </w:ins>
          </w:p>
        </w:tc>
        <w:tc>
          <w:tcPr>
            <w:tcW w:w="0" w:type="auto"/>
            <w:gridSpan w:val="2"/>
            <w:vAlign w:val="center"/>
            <w:hideMark/>
          </w:tcPr>
          <w:p w14:paraId="7D4BE08C" w14:textId="77777777" w:rsidR="00E92412" w:rsidRPr="00545DC0" w:rsidDel="00293A78" w:rsidRDefault="00E92412">
            <w:pPr>
              <w:jc w:val="both"/>
              <w:divId w:val="1194878891"/>
              <w:rPr>
                <w:ins w:id="1874" w:author="Patrick Fafard" w:date="2023-02-16T13:58:00Z"/>
                <w:del w:id="1875" w:author="Simon Kiss" w:date="2023-07-26T14:00:00Z"/>
                <w:rFonts w:eastAsia="Times New Roman"/>
                <w:sz w:val="16"/>
                <w:szCs w:val="16"/>
              </w:rPr>
              <w:pPrChange w:id="1876" w:author="Simon Kiss" w:date="2023-09-21T10:06:00Z">
                <w:pPr>
                  <w:divId w:val="1194878891"/>
                </w:pPr>
              </w:pPrChange>
            </w:pPr>
            <w:ins w:id="1877" w:author="Patrick Fafard" w:date="2023-02-16T13:58:00Z">
              <w:del w:id="1878" w:author="Simon Kiss" w:date="2023-07-26T14:00:00Z">
                <w:r w:rsidRPr="00545DC0" w:rsidDel="00293A78">
                  <w:rPr>
                    <w:rFonts w:eastAsia="Times New Roman"/>
                    <w:sz w:val="16"/>
                    <w:szCs w:val="16"/>
                  </w:rPr>
                  <w:delText>(0.03)</w:delText>
                </w:r>
              </w:del>
            </w:ins>
          </w:p>
        </w:tc>
        <w:tc>
          <w:tcPr>
            <w:tcW w:w="0" w:type="auto"/>
            <w:gridSpan w:val="2"/>
            <w:vAlign w:val="center"/>
            <w:hideMark/>
          </w:tcPr>
          <w:p w14:paraId="62F25990" w14:textId="77777777" w:rsidR="00E92412" w:rsidRPr="00545DC0" w:rsidDel="00293A78" w:rsidRDefault="00E92412">
            <w:pPr>
              <w:jc w:val="both"/>
              <w:divId w:val="1194878891"/>
              <w:rPr>
                <w:ins w:id="1879" w:author="Patrick Fafard" w:date="2023-02-16T13:58:00Z"/>
                <w:del w:id="1880" w:author="Simon Kiss" w:date="2023-07-26T14:00:00Z"/>
                <w:rFonts w:eastAsia="Times New Roman"/>
                <w:sz w:val="16"/>
                <w:szCs w:val="16"/>
              </w:rPr>
              <w:pPrChange w:id="1881" w:author="Simon Kiss" w:date="2023-09-21T10:06:00Z">
                <w:pPr>
                  <w:divId w:val="1194878891"/>
                </w:pPr>
              </w:pPrChange>
            </w:pPr>
          </w:p>
        </w:tc>
        <w:tc>
          <w:tcPr>
            <w:tcW w:w="0" w:type="auto"/>
            <w:gridSpan w:val="2"/>
            <w:vAlign w:val="center"/>
            <w:hideMark/>
          </w:tcPr>
          <w:p w14:paraId="0662C926" w14:textId="77777777" w:rsidR="00E92412" w:rsidRPr="00545DC0" w:rsidDel="00293A78" w:rsidRDefault="00E92412">
            <w:pPr>
              <w:jc w:val="both"/>
              <w:divId w:val="1194878891"/>
              <w:rPr>
                <w:ins w:id="1882" w:author="Patrick Fafard" w:date="2023-02-16T13:58:00Z"/>
                <w:del w:id="1883" w:author="Simon Kiss" w:date="2023-07-26T14:00:00Z"/>
                <w:rFonts w:eastAsia="Times New Roman"/>
                <w:sz w:val="16"/>
                <w:szCs w:val="16"/>
              </w:rPr>
              <w:pPrChange w:id="1884" w:author="Simon Kiss" w:date="2023-09-21T10:06:00Z">
                <w:pPr>
                  <w:divId w:val="1194878891"/>
                </w:pPr>
              </w:pPrChange>
            </w:pPr>
          </w:p>
        </w:tc>
        <w:tc>
          <w:tcPr>
            <w:tcW w:w="0" w:type="auto"/>
            <w:gridSpan w:val="2"/>
            <w:vAlign w:val="center"/>
            <w:hideMark/>
          </w:tcPr>
          <w:p w14:paraId="16CB767F" w14:textId="77777777" w:rsidR="00E92412" w:rsidRPr="00545DC0" w:rsidDel="00293A78" w:rsidRDefault="00E92412">
            <w:pPr>
              <w:jc w:val="both"/>
              <w:divId w:val="1194878891"/>
              <w:rPr>
                <w:ins w:id="1885" w:author="Patrick Fafard" w:date="2023-02-16T13:58:00Z"/>
                <w:del w:id="1886" w:author="Simon Kiss" w:date="2023-07-26T14:00:00Z"/>
                <w:rFonts w:eastAsia="Times New Roman"/>
                <w:sz w:val="16"/>
                <w:szCs w:val="16"/>
              </w:rPr>
              <w:pPrChange w:id="1887" w:author="Simon Kiss" w:date="2023-09-21T10:06:00Z">
                <w:pPr>
                  <w:divId w:val="1194878891"/>
                </w:pPr>
              </w:pPrChange>
            </w:pPr>
            <w:ins w:id="1888" w:author="Patrick Fafard" w:date="2023-02-16T13:58:00Z">
              <w:del w:id="1889" w:author="Simon Kiss" w:date="2023-07-26T14:00:00Z">
                <w:r w:rsidRPr="00545DC0" w:rsidDel="00293A78">
                  <w:rPr>
                    <w:rFonts w:eastAsia="Times New Roman"/>
                    <w:sz w:val="16"/>
                    <w:szCs w:val="16"/>
                  </w:rPr>
                  <w:delText>(0.03)</w:delText>
                </w:r>
              </w:del>
            </w:ins>
          </w:p>
        </w:tc>
        <w:tc>
          <w:tcPr>
            <w:tcW w:w="0" w:type="auto"/>
            <w:gridSpan w:val="2"/>
            <w:vAlign w:val="center"/>
            <w:hideMark/>
          </w:tcPr>
          <w:p w14:paraId="168DA8C0" w14:textId="77777777" w:rsidR="00E92412" w:rsidRPr="00545DC0" w:rsidDel="00293A78" w:rsidRDefault="00E92412">
            <w:pPr>
              <w:jc w:val="both"/>
              <w:divId w:val="1194878891"/>
              <w:rPr>
                <w:ins w:id="1890" w:author="Patrick Fafard" w:date="2023-02-16T13:58:00Z"/>
                <w:del w:id="1891" w:author="Simon Kiss" w:date="2023-07-26T14:00:00Z"/>
                <w:rFonts w:eastAsia="Times New Roman"/>
                <w:sz w:val="16"/>
                <w:szCs w:val="16"/>
              </w:rPr>
              <w:pPrChange w:id="1892" w:author="Simon Kiss" w:date="2023-09-21T10:06:00Z">
                <w:pPr>
                  <w:divId w:val="1194878891"/>
                </w:pPr>
              </w:pPrChange>
            </w:pPr>
            <w:ins w:id="1893" w:author="Patrick Fafard" w:date="2023-02-16T13:58:00Z">
              <w:del w:id="1894" w:author="Simon Kiss" w:date="2023-07-26T14:00:00Z">
                <w:r w:rsidRPr="00545DC0" w:rsidDel="00293A78">
                  <w:rPr>
                    <w:rFonts w:eastAsia="Times New Roman"/>
                    <w:sz w:val="16"/>
                    <w:szCs w:val="16"/>
                  </w:rPr>
                  <w:delText>(0.03)</w:delText>
                </w:r>
              </w:del>
            </w:ins>
          </w:p>
        </w:tc>
        <w:tc>
          <w:tcPr>
            <w:tcW w:w="0" w:type="auto"/>
            <w:gridSpan w:val="2"/>
            <w:vAlign w:val="center"/>
            <w:hideMark/>
          </w:tcPr>
          <w:p w14:paraId="538F9395" w14:textId="77777777" w:rsidR="00E92412" w:rsidRPr="00545DC0" w:rsidDel="00293A78" w:rsidRDefault="00E92412">
            <w:pPr>
              <w:jc w:val="both"/>
              <w:divId w:val="1194878891"/>
              <w:rPr>
                <w:ins w:id="1895" w:author="Patrick Fafard" w:date="2023-02-16T13:58:00Z"/>
                <w:del w:id="1896" w:author="Simon Kiss" w:date="2023-07-26T14:00:00Z"/>
                <w:rFonts w:eastAsia="Times New Roman"/>
                <w:sz w:val="16"/>
                <w:szCs w:val="16"/>
              </w:rPr>
              <w:pPrChange w:id="1897" w:author="Simon Kiss" w:date="2023-09-21T10:06:00Z">
                <w:pPr>
                  <w:divId w:val="1194878891"/>
                </w:pPr>
              </w:pPrChange>
            </w:pPr>
          </w:p>
        </w:tc>
        <w:tc>
          <w:tcPr>
            <w:tcW w:w="0" w:type="auto"/>
            <w:gridSpan w:val="2"/>
            <w:vAlign w:val="center"/>
            <w:hideMark/>
          </w:tcPr>
          <w:p w14:paraId="461DA00F" w14:textId="77777777" w:rsidR="00E92412" w:rsidRPr="00545DC0" w:rsidDel="00293A78" w:rsidRDefault="00E92412">
            <w:pPr>
              <w:jc w:val="both"/>
              <w:divId w:val="1194878891"/>
              <w:rPr>
                <w:ins w:id="1898" w:author="Patrick Fafard" w:date="2023-02-16T13:58:00Z"/>
                <w:del w:id="1899" w:author="Simon Kiss" w:date="2023-07-26T14:00:00Z"/>
                <w:rFonts w:eastAsia="Times New Roman"/>
                <w:sz w:val="16"/>
                <w:szCs w:val="16"/>
              </w:rPr>
              <w:pPrChange w:id="1900" w:author="Simon Kiss" w:date="2023-09-21T10:06:00Z">
                <w:pPr>
                  <w:divId w:val="1194878891"/>
                </w:pPr>
              </w:pPrChange>
            </w:pPr>
          </w:p>
        </w:tc>
        <w:tc>
          <w:tcPr>
            <w:tcW w:w="0" w:type="auto"/>
            <w:vAlign w:val="center"/>
            <w:hideMark/>
          </w:tcPr>
          <w:p w14:paraId="79922C9F" w14:textId="77777777" w:rsidR="00E92412" w:rsidRPr="00545DC0" w:rsidDel="00293A78" w:rsidRDefault="00E92412">
            <w:pPr>
              <w:jc w:val="both"/>
              <w:divId w:val="1194878891"/>
              <w:rPr>
                <w:ins w:id="1901" w:author="Patrick Fafard" w:date="2023-02-16T13:58:00Z"/>
                <w:del w:id="1902" w:author="Simon Kiss" w:date="2023-07-26T14:00:00Z"/>
                <w:rFonts w:eastAsia="Times New Roman"/>
                <w:sz w:val="16"/>
                <w:szCs w:val="16"/>
              </w:rPr>
              <w:pPrChange w:id="1903" w:author="Simon Kiss" w:date="2023-09-21T10:06:00Z">
                <w:pPr>
                  <w:divId w:val="1194878891"/>
                </w:pPr>
              </w:pPrChange>
            </w:pPr>
            <w:ins w:id="1904" w:author="Patrick Fafard" w:date="2023-02-16T13:58:00Z">
              <w:del w:id="1905" w:author="Simon Kiss" w:date="2023-07-26T14:00:00Z">
                <w:r w:rsidRPr="00545DC0" w:rsidDel="00293A78">
                  <w:rPr>
                    <w:rFonts w:eastAsia="Times New Roman"/>
                    <w:sz w:val="16"/>
                    <w:szCs w:val="16"/>
                  </w:rPr>
                  <w:delText>(0.03)</w:delText>
                </w:r>
              </w:del>
            </w:ins>
          </w:p>
        </w:tc>
        <w:tc>
          <w:tcPr>
            <w:tcW w:w="0" w:type="auto"/>
            <w:vAlign w:val="center"/>
            <w:hideMark/>
          </w:tcPr>
          <w:p w14:paraId="77C6D368" w14:textId="77777777" w:rsidR="00E92412" w:rsidRPr="00545DC0" w:rsidDel="00293A78" w:rsidRDefault="00E92412">
            <w:pPr>
              <w:jc w:val="both"/>
              <w:divId w:val="1194878891"/>
              <w:rPr>
                <w:ins w:id="1906" w:author="Patrick Fafard" w:date="2023-02-16T13:58:00Z"/>
                <w:del w:id="1907" w:author="Simon Kiss" w:date="2023-07-26T14:00:00Z"/>
                <w:rFonts w:eastAsia="Times New Roman"/>
                <w:sz w:val="16"/>
                <w:szCs w:val="16"/>
              </w:rPr>
              <w:pPrChange w:id="1908" w:author="Simon Kiss" w:date="2023-09-21T10:06:00Z">
                <w:pPr>
                  <w:divId w:val="1194878891"/>
                </w:pPr>
              </w:pPrChange>
            </w:pPr>
            <w:ins w:id="1909" w:author="Patrick Fafard" w:date="2023-02-16T13:58:00Z">
              <w:del w:id="1910" w:author="Simon Kiss" w:date="2023-07-26T14:00:00Z">
                <w:r w:rsidRPr="00545DC0" w:rsidDel="00293A78">
                  <w:rPr>
                    <w:rFonts w:eastAsia="Times New Roman"/>
                    <w:sz w:val="16"/>
                    <w:szCs w:val="16"/>
                  </w:rPr>
                  <w:delText>(0.03)</w:delText>
                </w:r>
              </w:del>
            </w:ins>
          </w:p>
        </w:tc>
      </w:tr>
      <w:tr w:rsidR="00293A78" w:rsidRPr="00545DC0" w:rsidDel="00293A78" w14:paraId="0562EF5D" w14:textId="77777777" w:rsidTr="00E92412">
        <w:trPr>
          <w:divId w:val="1803771614"/>
          <w:tblCellSpacing w:w="15" w:type="dxa"/>
          <w:ins w:id="1911" w:author="Patrick Fafard" w:date="2023-02-16T13:58:00Z"/>
          <w:del w:id="1912" w:author="Simon Kiss" w:date="2023-07-26T14:00:00Z"/>
        </w:trPr>
        <w:tc>
          <w:tcPr>
            <w:tcW w:w="522" w:type="dxa"/>
            <w:vAlign w:val="center"/>
            <w:hideMark/>
          </w:tcPr>
          <w:p w14:paraId="756A17B8" w14:textId="77777777" w:rsidR="00E92412" w:rsidRPr="00545DC0" w:rsidDel="00293A78" w:rsidRDefault="00E92412">
            <w:pPr>
              <w:jc w:val="both"/>
              <w:divId w:val="1194878891"/>
              <w:rPr>
                <w:ins w:id="1913" w:author="Patrick Fafard" w:date="2023-02-16T13:58:00Z"/>
                <w:del w:id="1914" w:author="Simon Kiss" w:date="2023-07-26T14:00:00Z"/>
                <w:rFonts w:eastAsia="Times New Roman"/>
                <w:sz w:val="16"/>
                <w:szCs w:val="16"/>
              </w:rPr>
              <w:pPrChange w:id="1915" w:author="Simon Kiss" w:date="2023-09-21T10:06:00Z">
                <w:pPr>
                  <w:divId w:val="1194878891"/>
                </w:pPr>
              </w:pPrChange>
            </w:pPr>
            <w:ins w:id="1916" w:author="Patrick Fafard" w:date="2023-02-16T13:58:00Z">
              <w:del w:id="1917" w:author="Simon Kiss" w:date="2023-07-26T14:00:00Z">
                <w:r w:rsidRPr="00545DC0" w:rsidDel="00293A78">
                  <w:rPr>
                    <w:rFonts w:eastAsia="Times New Roman"/>
                    <w:sz w:val="16"/>
                    <w:szCs w:val="16"/>
                  </w:rPr>
                  <w:delText>SamplePublic Health × old2</w:delText>
                </w:r>
              </w:del>
            </w:ins>
          </w:p>
        </w:tc>
        <w:tc>
          <w:tcPr>
            <w:tcW w:w="793" w:type="dxa"/>
            <w:gridSpan w:val="2"/>
            <w:vAlign w:val="center"/>
            <w:hideMark/>
          </w:tcPr>
          <w:p w14:paraId="021CF684" w14:textId="77777777" w:rsidR="00E92412" w:rsidRPr="00545DC0" w:rsidDel="00293A78" w:rsidRDefault="00E92412">
            <w:pPr>
              <w:jc w:val="both"/>
              <w:divId w:val="1194878891"/>
              <w:rPr>
                <w:ins w:id="1918" w:author="Patrick Fafard" w:date="2023-02-16T13:58:00Z"/>
                <w:del w:id="1919" w:author="Simon Kiss" w:date="2023-07-26T14:00:00Z"/>
                <w:rFonts w:eastAsia="Times New Roman"/>
                <w:sz w:val="16"/>
                <w:szCs w:val="16"/>
              </w:rPr>
              <w:pPrChange w:id="1920" w:author="Simon Kiss" w:date="2023-09-21T10:06:00Z">
                <w:pPr>
                  <w:divId w:val="1194878891"/>
                </w:pPr>
              </w:pPrChange>
            </w:pPr>
          </w:p>
        </w:tc>
        <w:tc>
          <w:tcPr>
            <w:tcW w:w="0" w:type="auto"/>
            <w:gridSpan w:val="2"/>
            <w:vAlign w:val="center"/>
            <w:hideMark/>
          </w:tcPr>
          <w:p w14:paraId="2C29E56B" w14:textId="77777777" w:rsidR="00E92412" w:rsidRPr="00545DC0" w:rsidDel="00293A78" w:rsidRDefault="00E92412">
            <w:pPr>
              <w:jc w:val="both"/>
              <w:divId w:val="1194878891"/>
              <w:rPr>
                <w:ins w:id="1921" w:author="Patrick Fafard" w:date="2023-02-16T13:58:00Z"/>
                <w:del w:id="1922" w:author="Simon Kiss" w:date="2023-07-26T14:00:00Z"/>
                <w:rFonts w:eastAsia="Times New Roman"/>
                <w:sz w:val="16"/>
                <w:szCs w:val="16"/>
              </w:rPr>
              <w:pPrChange w:id="1923" w:author="Simon Kiss" w:date="2023-09-21T10:06:00Z">
                <w:pPr>
                  <w:divId w:val="1194878891"/>
                </w:pPr>
              </w:pPrChange>
            </w:pPr>
          </w:p>
        </w:tc>
        <w:tc>
          <w:tcPr>
            <w:tcW w:w="0" w:type="auto"/>
            <w:gridSpan w:val="2"/>
            <w:vAlign w:val="center"/>
            <w:hideMark/>
          </w:tcPr>
          <w:p w14:paraId="5E530DF1" w14:textId="77777777" w:rsidR="00E92412" w:rsidRPr="00545DC0" w:rsidDel="00293A78" w:rsidRDefault="00E92412">
            <w:pPr>
              <w:jc w:val="both"/>
              <w:divId w:val="1194878891"/>
              <w:rPr>
                <w:ins w:id="1924" w:author="Patrick Fafard" w:date="2023-02-16T13:58:00Z"/>
                <w:del w:id="1925" w:author="Simon Kiss" w:date="2023-07-26T14:00:00Z"/>
                <w:rFonts w:eastAsia="Times New Roman"/>
                <w:sz w:val="16"/>
                <w:szCs w:val="16"/>
              </w:rPr>
              <w:pPrChange w:id="1926" w:author="Simon Kiss" w:date="2023-09-21T10:06:00Z">
                <w:pPr>
                  <w:divId w:val="1194878891"/>
                </w:pPr>
              </w:pPrChange>
            </w:pPr>
          </w:p>
        </w:tc>
        <w:tc>
          <w:tcPr>
            <w:tcW w:w="0" w:type="auto"/>
            <w:gridSpan w:val="2"/>
            <w:vAlign w:val="center"/>
            <w:hideMark/>
          </w:tcPr>
          <w:p w14:paraId="334ABFC0" w14:textId="77777777" w:rsidR="00E92412" w:rsidRPr="00545DC0" w:rsidDel="00293A78" w:rsidRDefault="00E92412">
            <w:pPr>
              <w:jc w:val="both"/>
              <w:divId w:val="1194878891"/>
              <w:rPr>
                <w:ins w:id="1927" w:author="Patrick Fafard" w:date="2023-02-16T13:58:00Z"/>
                <w:del w:id="1928" w:author="Simon Kiss" w:date="2023-07-26T14:00:00Z"/>
                <w:rFonts w:eastAsia="Times New Roman"/>
                <w:sz w:val="16"/>
                <w:szCs w:val="16"/>
              </w:rPr>
              <w:pPrChange w:id="1929" w:author="Simon Kiss" w:date="2023-09-21T10:06:00Z">
                <w:pPr>
                  <w:divId w:val="1194878891"/>
                </w:pPr>
              </w:pPrChange>
            </w:pPr>
            <w:ins w:id="1930" w:author="Patrick Fafard" w:date="2023-02-16T13:58:00Z">
              <w:del w:id="1931" w:author="Simon Kiss" w:date="2023-07-26T14:00:00Z">
                <w:r w:rsidRPr="00545DC0" w:rsidDel="00293A78">
                  <w:rPr>
                    <w:rFonts w:eastAsia="Times New Roman"/>
                    <w:sz w:val="16"/>
                    <w:szCs w:val="16"/>
                  </w:rPr>
                  <w:delText>0.10*</w:delText>
                </w:r>
              </w:del>
            </w:ins>
          </w:p>
        </w:tc>
        <w:tc>
          <w:tcPr>
            <w:tcW w:w="0" w:type="auto"/>
            <w:gridSpan w:val="2"/>
            <w:vAlign w:val="center"/>
            <w:hideMark/>
          </w:tcPr>
          <w:p w14:paraId="55AB037D" w14:textId="77777777" w:rsidR="00E92412" w:rsidRPr="00545DC0" w:rsidDel="00293A78" w:rsidRDefault="00E92412">
            <w:pPr>
              <w:jc w:val="both"/>
              <w:divId w:val="1194878891"/>
              <w:rPr>
                <w:ins w:id="1932" w:author="Patrick Fafard" w:date="2023-02-16T13:58:00Z"/>
                <w:del w:id="1933" w:author="Simon Kiss" w:date="2023-07-26T14:00:00Z"/>
                <w:rFonts w:eastAsia="Times New Roman"/>
                <w:sz w:val="16"/>
                <w:szCs w:val="16"/>
              </w:rPr>
              <w:pPrChange w:id="1934" w:author="Simon Kiss" w:date="2023-09-21T10:06:00Z">
                <w:pPr>
                  <w:divId w:val="1194878891"/>
                </w:pPr>
              </w:pPrChange>
            </w:pPr>
          </w:p>
        </w:tc>
        <w:tc>
          <w:tcPr>
            <w:tcW w:w="0" w:type="auto"/>
            <w:gridSpan w:val="2"/>
            <w:vAlign w:val="center"/>
            <w:hideMark/>
          </w:tcPr>
          <w:p w14:paraId="1CB1AAFA" w14:textId="77777777" w:rsidR="00E92412" w:rsidRPr="00545DC0" w:rsidDel="00293A78" w:rsidRDefault="00E92412">
            <w:pPr>
              <w:jc w:val="both"/>
              <w:divId w:val="1194878891"/>
              <w:rPr>
                <w:ins w:id="1935" w:author="Patrick Fafard" w:date="2023-02-16T13:58:00Z"/>
                <w:del w:id="1936" w:author="Simon Kiss" w:date="2023-07-26T14:00:00Z"/>
                <w:rFonts w:eastAsia="Times New Roman"/>
                <w:sz w:val="16"/>
                <w:szCs w:val="16"/>
              </w:rPr>
              <w:pPrChange w:id="1937" w:author="Simon Kiss" w:date="2023-09-21T10:06:00Z">
                <w:pPr>
                  <w:divId w:val="1194878891"/>
                </w:pPr>
              </w:pPrChange>
            </w:pPr>
          </w:p>
        </w:tc>
        <w:tc>
          <w:tcPr>
            <w:tcW w:w="0" w:type="auto"/>
            <w:gridSpan w:val="2"/>
            <w:vAlign w:val="center"/>
            <w:hideMark/>
          </w:tcPr>
          <w:p w14:paraId="66F9071E" w14:textId="77777777" w:rsidR="00E92412" w:rsidRPr="00545DC0" w:rsidDel="00293A78" w:rsidRDefault="00E92412">
            <w:pPr>
              <w:jc w:val="both"/>
              <w:divId w:val="1194878891"/>
              <w:rPr>
                <w:ins w:id="1938" w:author="Patrick Fafard" w:date="2023-02-16T13:58:00Z"/>
                <w:del w:id="1939" w:author="Simon Kiss" w:date="2023-07-26T14:00:00Z"/>
                <w:rFonts w:eastAsia="Times New Roman"/>
                <w:sz w:val="16"/>
                <w:szCs w:val="16"/>
              </w:rPr>
              <w:pPrChange w:id="1940" w:author="Simon Kiss" w:date="2023-09-21T10:06:00Z">
                <w:pPr>
                  <w:divId w:val="1194878891"/>
                </w:pPr>
              </w:pPrChange>
            </w:pPr>
          </w:p>
        </w:tc>
        <w:tc>
          <w:tcPr>
            <w:tcW w:w="0" w:type="auto"/>
            <w:gridSpan w:val="2"/>
            <w:vAlign w:val="center"/>
            <w:hideMark/>
          </w:tcPr>
          <w:p w14:paraId="7A9302FB" w14:textId="77777777" w:rsidR="00E92412" w:rsidRPr="00545DC0" w:rsidDel="00293A78" w:rsidRDefault="00E92412">
            <w:pPr>
              <w:jc w:val="both"/>
              <w:divId w:val="1194878891"/>
              <w:rPr>
                <w:ins w:id="1941" w:author="Patrick Fafard" w:date="2023-02-16T13:58:00Z"/>
                <w:del w:id="1942" w:author="Simon Kiss" w:date="2023-07-26T14:00:00Z"/>
                <w:rFonts w:eastAsia="Times New Roman"/>
                <w:sz w:val="16"/>
                <w:szCs w:val="16"/>
              </w:rPr>
              <w:pPrChange w:id="1943" w:author="Simon Kiss" w:date="2023-09-21T10:06:00Z">
                <w:pPr>
                  <w:divId w:val="1194878891"/>
                </w:pPr>
              </w:pPrChange>
            </w:pPr>
            <w:ins w:id="1944" w:author="Patrick Fafard" w:date="2023-02-16T13:58:00Z">
              <w:del w:id="1945" w:author="Simon Kiss" w:date="2023-07-26T14:00:00Z">
                <w:r w:rsidRPr="00545DC0" w:rsidDel="00293A78">
                  <w:rPr>
                    <w:rFonts w:eastAsia="Times New Roman"/>
                    <w:sz w:val="16"/>
                    <w:szCs w:val="16"/>
                  </w:rPr>
                  <w:delText>0.04</w:delText>
                </w:r>
              </w:del>
            </w:ins>
          </w:p>
        </w:tc>
        <w:tc>
          <w:tcPr>
            <w:tcW w:w="0" w:type="auto"/>
            <w:gridSpan w:val="2"/>
            <w:vAlign w:val="center"/>
            <w:hideMark/>
          </w:tcPr>
          <w:p w14:paraId="74E64566" w14:textId="77777777" w:rsidR="00E92412" w:rsidRPr="00545DC0" w:rsidDel="00293A78" w:rsidRDefault="00E92412">
            <w:pPr>
              <w:jc w:val="both"/>
              <w:divId w:val="1194878891"/>
              <w:rPr>
                <w:ins w:id="1946" w:author="Patrick Fafard" w:date="2023-02-16T13:58:00Z"/>
                <w:del w:id="1947" w:author="Simon Kiss" w:date="2023-07-26T14:00:00Z"/>
                <w:rFonts w:eastAsia="Times New Roman"/>
                <w:sz w:val="16"/>
                <w:szCs w:val="16"/>
              </w:rPr>
              <w:pPrChange w:id="1948" w:author="Simon Kiss" w:date="2023-09-21T10:06:00Z">
                <w:pPr>
                  <w:divId w:val="1194878891"/>
                </w:pPr>
              </w:pPrChange>
            </w:pPr>
          </w:p>
        </w:tc>
        <w:tc>
          <w:tcPr>
            <w:tcW w:w="0" w:type="auto"/>
            <w:gridSpan w:val="2"/>
            <w:vAlign w:val="center"/>
            <w:hideMark/>
          </w:tcPr>
          <w:p w14:paraId="410161C0" w14:textId="77777777" w:rsidR="00E92412" w:rsidRPr="00545DC0" w:rsidDel="00293A78" w:rsidRDefault="00E92412">
            <w:pPr>
              <w:jc w:val="both"/>
              <w:divId w:val="1194878891"/>
              <w:rPr>
                <w:ins w:id="1949" w:author="Patrick Fafard" w:date="2023-02-16T13:58:00Z"/>
                <w:del w:id="1950" w:author="Simon Kiss" w:date="2023-07-26T14:00:00Z"/>
                <w:rFonts w:eastAsia="Times New Roman"/>
                <w:sz w:val="16"/>
                <w:szCs w:val="16"/>
              </w:rPr>
              <w:pPrChange w:id="1951" w:author="Simon Kiss" w:date="2023-09-21T10:06:00Z">
                <w:pPr>
                  <w:divId w:val="1194878891"/>
                </w:pPr>
              </w:pPrChange>
            </w:pPr>
          </w:p>
        </w:tc>
        <w:tc>
          <w:tcPr>
            <w:tcW w:w="0" w:type="auto"/>
            <w:gridSpan w:val="2"/>
            <w:vAlign w:val="center"/>
            <w:hideMark/>
          </w:tcPr>
          <w:p w14:paraId="6D0FDACA" w14:textId="77777777" w:rsidR="00E92412" w:rsidRPr="00545DC0" w:rsidDel="00293A78" w:rsidRDefault="00E92412">
            <w:pPr>
              <w:jc w:val="both"/>
              <w:divId w:val="1194878891"/>
              <w:rPr>
                <w:ins w:id="1952" w:author="Patrick Fafard" w:date="2023-02-16T13:58:00Z"/>
                <w:del w:id="1953" w:author="Simon Kiss" w:date="2023-07-26T14:00:00Z"/>
                <w:rFonts w:eastAsia="Times New Roman"/>
                <w:sz w:val="16"/>
                <w:szCs w:val="16"/>
              </w:rPr>
              <w:pPrChange w:id="1954" w:author="Simon Kiss" w:date="2023-09-21T10:06:00Z">
                <w:pPr>
                  <w:divId w:val="1194878891"/>
                </w:pPr>
              </w:pPrChange>
            </w:pPr>
          </w:p>
        </w:tc>
        <w:tc>
          <w:tcPr>
            <w:tcW w:w="0" w:type="auto"/>
            <w:gridSpan w:val="2"/>
            <w:vAlign w:val="center"/>
            <w:hideMark/>
          </w:tcPr>
          <w:p w14:paraId="144961A2" w14:textId="77777777" w:rsidR="00E92412" w:rsidRPr="00545DC0" w:rsidDel="00293A78" w:rsidRDefault="00E92412">
            <w:pPr>
              <w:jc w:val="both"/>
              <w:divId w:val="1194878891"/>
              <w:rPr>
                <w:ins w:id="1955" w:author="Patrick Fafard" w:date="2023-02-16T13:58:00Z"/>
                <w:del w:id="1956" w:author="Simon Kiss" w:date="2023-07-26T14:00:00Z"/>
                <w:rFonts w:eastAsia="Times New Roman"/>
                <w:sz w:val="16"/>
                <w:szCs w:val="16"/>
              </w:rPr>
              <w:pPrChange w:id="1957" w:author="Simon Kiss" w:date="2023-09-21T10:06:00Z">
                <w:pPr>
                  <w:divId w:val="1194878891"/>
                </w:pPr>
              </w:pPrChange>
            </w:pPr>
            <w:ins w:id="1958" w:author="Patrick Fafard" w:date="2023-02-16T13:58:00Z">
              <w:del w:id="1959" w:author="Simon Kiss" w:date="2023-07-26T14:00:00Z">
                <w:r w:rsidRPr="00545DC0" w:rsidDel="00293A78">
                  <w:rPr>
                    <w:rFonts w:eastAsia="Times New Roman"/>
                    <w:sz w:val="16"/>
                    <w:szCs w:val="16"/>
                  </w:rPr>
                  <w:delText>0.01</w:delText>
                </w:r>
              </w:del>
            </w:ins>
          </w:p>
        </w:tc>
        <w:tc>
          <w:tcPr>
            <w:tcW w:w="0" w:type="auto"/>
            <w:gridSpan w:val="2"/>
            <w:vAlign w:val="center"/>
            <w:hideMark/>
          </w:tcPr>
          <w:p w14:paraId="5E334D34" w14:textId="77777777" w:rsidR="00E92412" w:rsidRPr="00545DC0" w:rsidDel="00293A78" w:rsidRDefault="00E92412">
            <w:pPr>
              <w:jc w:val="both"/>
              <w:divId w:val="1194878891"/>
              <w:rPr>
                <w:ins w:id="1960" w:author="Patrick Fafard" w:date="2023-02-16T13:58:00Z"/>
                <w:del w:id="1961" w:author="Simon Kiss" w:date="2023-07-26T14:00:00Z"/>
                <w:rFonts w:eastAsia="Times New Roman"/>
                <w:sz w:val="16"/>
                <w:szCs w:val="16"/>
              </w:rPr>
              <w:pPrChange w:id="1962" w:author="Simon Kiss" w:date="2023-09-21T10:06:00Z">
                <w:pPr>
                  <w:divId w:val="1194878891"/>
                </w:pPr>
              </w:pPrChange>
            </w:pPr>
          </w:p>
        </w:tc>
        <w:tc>
          <w:tcPr>
            <w:tcW w:w="0" w:type="auto"/>
            <w:gridSpan w:val="2"/>
            <w:vAlign w:val="center"/>
            <w:hideMark/>
          </w:tcPr>
          <w:p w14:paraId="7125BD6C" w14:textId="77777777" w:rsidR="00E92412" w:rsidRPr="00545DC0" w:rsidDel="00293A78" w:rsidRDefault="00E92412">
            <w:pPr>
              <w:jc w:val="both"/>
              <w:divId w:val="1194878891"/>
              <w:rPr>
                <w:ins w:id="1963" w:author="Patrick Fafard" w:date="2023-02-16T13:58:00Z"/>
                <w:del w:id="1964" w:author="Simon Kiss" w:date="2023-07-26T14:00:00Z"/>
                <w:rFonts w:eastAsia="Times New Roman"/>
                <w:sz w:val="16"/>
                <w:szCs w:val="16"/>
              </w:rPr>
              <w:pPrChange w:id="1965" w:author="Simon Kiss" w:date="2023-09-21T10:06:00Z">
                <w:pPr>
                  <w:divId w:val="1194878891"/>
                </w:pPr>
              </w:pPrChange>
            </w:pPr>
          </w:p>
        </w:tc>
        <w:tc>
          <w:tcPr>
            <w:tcW w:w="0" w:type="auto"/>
            <w:vAlign w:val="center"/>
            <w:hideMark/>
          </w:tcPr>
          <w:p w14:paraId="4FE0C9E6" w14:textId="77777777" w:rsidR="00E92412" w:rsidRPr="00545DC0" w:rsidDel="00293A78" w:rsidRDefault="00E92412">
            <w:pPr>
              <w:jc w:val="both"/>
              <w:divId w:val="1194878891"/>
              <w:rPr>
                <w:ins w:id="1966" w:author="Patrick Fafard" w:date="2023-02-16T13:58:00Z"/>
                <w:del w:id="1967" w:author="Simon Kiss" w:date="2023-07-26T14:00:00Z"/>
                <w:rFonts w:eastAsia="Times New Roman"/>
                <w:sz w:val="16"/>
                <w:szCs w:val="16"/>
              </w:rPr>
              <w:pPrChange w:id="1968" w:author="Simon Kiss" w:date="2023-09-21T10:06:00Z">
                <w:pPr>
                  <w:divId w:val="1194878891"/>
                </w:pPr>
              </w:pPrChange>
            </w:pPr>
          </w:p>
        </w:tc>
        <w:tc>
          <w:tcPr>
            <w:tcW w:w="0" w:type="auto"/>
            <w:vAlign w:val="center"/>
            <w:hideMark/>
          </w:tcPr>
          <w:p w14:paraId="7DAE6B85" w14:textId="77777777" w:rsidR="00E92412" w:rsidRPr="00545DC0" w:rsidDel="00293A78" w:rsidRDefault="00E92412">
            <w:pPr>
              <w:jc w:val="both"/>
              <w:divId w:val="1194878891"/>
              <w:rPr>
                <w:ins w:id="1969" w:author="Patrick Fafard" w:date="2023-02-16T13:58:00Z"/>
                <w:del w:id="1970" w:author="Simon Kiss" w:date="2023-07-26T14:00:00Z"/>
                <w:rFonts w:eastAsia="Times New Roman"/>
                <w:sz w:val="16"/>
                <w:szCs w:val="16"/>
              </w:rPr>
              <w:pPrChange w:id="1971" w:author="Simon Kiss" w:date="2023-09-21T10:06:00Z">
                <w:pPr>
                  <w:divId w:val="1194878891"/>
                </w:pPr>
              </w:pPrChange>
            </w:pPr>
            <w:ins w:id="1972" w:author="Patrick Fafard" w:date="2023-02-16T13:58:00Z">
              <w:del w:id="1973" w:author="Simon Kiss" w:date="2023-07-26T14:00:00Z">
                <w:r w:rsidRPr="00545DC0" w:rsidDel="00293A78">
                  <w:rPr>
                    <w:rFonts w:eastAsia="Times New Roman"/>
                    <w:sz w:val="16"/>
                    <w:szCs w:val="16"/>
                  </w:rPr>
                  <w:delText>0.09*</w:delText>
                </w:r>
              </w:del>
            </w:ins>
          </w:p>
        </w:tc>
      </w:tr>
      <w:tr w:rsidR="00293A78" w:rsidRPr="00545DC0" w:rsidDel="00293A78" w14:paraId="5EDFD663" w14:textId="77777777" w:rsidTr="00E92412">
        <w:trPr>
          <w:divId w:val="1803771614"/>
          <w:tblCellSpacing w:w="15" w:type="dxa"/>
          <w:ins w:id="1974" w:author="Patrick Fafard" w:date="2023-02-16T13:58:00Z"/>
          <w:del w:id="1975" w:author="Simon Kiss" w:date="2023-07-26T14:00:00Z"/>
        </w:trPr>
        <w:tc>
          <w:tcPr>
            <w:tcW w:w="522" w:type="dxa"/>
            <w:tcBorders>
              <w:bottom w:val="single" w:sz="6" w:space="0" w:color="000000"/>
            </w:tcBorders>
            <w:vAlign w:val="center"/>
            <w:hideMark/>
          </w:tcPr>
          <w:p w14:paraId="216A9858" w14:textId="77777777" w:rsidR="00E92412" w:rsidRPr="00545DC0" w:rsidDel="00293A78" w:rsidRDefault="00E92412">
            <w:pPr>
              <w:jc w:val="both"/>
              <w:divId w:val="1194878891"/>
              <w:rPr>
                <w:ins w:id="1976" w:author="Patrick Fafard" w:date="2023-02-16T13:58:00Z"/>
                <w:del w:id="1977" w:author="Simon Kiss" w:date="2023-07-26T14:00:00Z"/>
                <w:rFonts w:eastAsia="Times New Roman"/>
                <w:sz w:val="16"/>
                <w:szCs w:val="16"/>
              </w:rPr>
              <w:pPrChange w:id="1978" w:author="Simon Kiss" w:date="2023-09-21T10:06:00Z">
                <w:pPr>
                  <w:divId w:val="1194878891"/>
                </w:pPr>
              </w:pPrChange>
            </w:pPr>
          </w:p>
        </w:tc>
        <w:tc>
          <w:tcPr>
            <w:tcW w:w="793" w:type="dxa"/>
            <w:gridSpan w:val="2"/>
            <w:tcBorders>
              <w:bottom w:val="single" w:sz="6" w:space="0" w:color="000000"/>
            </w:tcBorders>
            <w:vAlign w:val="center"/>
            <w:hideMark/>
          </w:tcPr>
          <w:p w14:paraId="11632CC2" w14:textId="77777777" w:rsidR="00E92412" w:rsidRPr="00545DC0" w:rsidDel="00293A78" w:rsidRDefault="00E92412">
            <w:pPr>
              <w:jc w:val="both"/>
              <w:divId w:val="1194878891"/>
              <w:rPr>
                <w:ins w:id="1979" w:author="Patrick Fafard" w:date="2023-02-16T13:58:00Z"/>
                <w:del w:id="1980" w:author="Simon Kiss" w:date="2023-07-26T14:00:00Z"/>
                <w:rFonts w:eastAsia="Times New Roman"/>
                <w:sz w:val="16"/>
                <w:szCs w:val="16"/>
              </w:rPr>
              <w:pPrChange w:id="1981" w:author="Simon Kiss" w:date="2023-09-21T10:06:00Z">
                <w:pPr>
                  <w:divId w:val="1194878891"/>
                </w:pPr>
              </w:pPrChange>
            </w:pPr>
          </w:p>
        </w:tc>
        <w:tc>
          <w:tcPr>
            <w:tcW w:w="0" w:type="auto"/>
            <w:gridSpan w:val="2"/>
            <w:tcBorders>
              <w:bottom w:val="single" w:sz="6" w:space="0" w:color="000000"/>
            </w:tcBorders>
            <w:vAlign w:val="center"/>
            <w:hideMark/>
          </w:tcPr>
          <w:p w14:paraId="24B8B837" w14:textId="77777777" w:rsidR="00E92412" w:rsidRPr="00545DC0" w:rsidDel="00293A78" w:rsidRDefault="00E92412">
            <w:pPr>
              <w:jc w:val="both"/>
              <w:divId w:val="1194878891"/>
              <w:rPr>
                <w:ins w:id="1982" w:author="Patrick Fafard" w:date="2023-02-16T13:58:00Z"/>
                <w:del w:id="1983" w:author="Simon Kiss" w:date="2023-07-26T14:00:00Z"/>
                <w:rFonts w:eastAsia="Times New Roman"/>
                <w:sz w:val="16"/>
                <w:szCs w:val="16"/>
              </w:rPr>
              <w:pPrChange w:id="1984" w:author="Simon Kiss" w:date="2023-09-21T10:06:00Z">
                <w:pPr>
                  <w:divId w:val="1194878891"/>
                </w:pPr>
              </w:pPrChange>
            </w:pPr>
          </w:p>
        </w:tc>
        <w:tc>
          <w:tcPr>
            <w:tcW w:w="0" w:type="auto"/>
            <w:gridSpan w:val="2"/>
            <w:tcBorders>
              <w:bottom w:val="single" w:sz="6" w:space="0" w:color="000000"/>
            </w:tcBorders>
            <w:vAlign w:val="center"/>
            <w:hideMark/>
          </w:tcPr>
          <w:p w14:paraId="5D7FD020" w14:textId="77777777" w:rsidR="00E92412" w:rsidRPr="00545DC0" w:rsidDel="00293A78" w:rsidRDefault="00E92412">
            <w:pPr>
              <w:jc w:val="both"/>
              <w:divId w:val="1194878891"/>
              <w:rPr>
                <w:ins w:id="1985" w:author="Patrick Fafard" w:date="2023-02-16T13:58:00Z"/>
                <w:del w:id="1986" w:author="Simon Kiss" w:date="2023-07-26T14:00:00Z"/>
                <w:rFonts w:eastAsia="Times New Roman"/>
                <w:sz w:val="16"/>
                <w:szCs w:val="16"/>
              </w:rPr>
              <w:pPrChange w:id="1987" w:author="Simon Kiss" w:date="2023-09-21T10:06:00Z">
                <w:pPr>
                  <w:divId w:val="1194878891"/>
                </w:pPr>
              </w:pPrChange>
            </w:pPr>
          </w:p>
        </w:tc>
        <w:tc>
          <w:tcPr>
            <w:tcW w:w="0" w:type="auto"/>
            <w:gridSpan w:val="2"/>
            <w:tcBorders>
              <w:bottom w:val="single" w:sz="6" w:space="0" w:color="000000"/>
            </w:tcBorders>
            <w:vAlign w:val="center"/>
            <w:hideMark/>
          </w:tcPr>
          <w:p w14:paraId="0B6033AB" w14:textId="77777777" w:rsidR="00E92412" w:rsidRPr="00545DC0" w:rsidDel="00293A78" w:rsidRDefault="00E92412">
            <w:pPr>
              <w:jc w:val="both"/>
              <w:divId w:val="1194878891"/>
              <w:rPr>
                <w:ins w:id="1988" w:author="Patrick Fafard" w:date="2023-02-16T13:58:00Z"/>
                <w:del w:id="1989" w:author="Simon Kiss" w:date="2023-07-26T14:00:00Z"/>
                <w:rFonts w:eastAsia="Times New Roman"/>
                <w:sz w:val="16"/>
                <w:szCs w:val="16"/>
              </w:rPr>
              <w:pPrChange w:id="1990" w:author="Simon Kiss" w:date="2023-09-21T10:06:00Z">
                <w:pPr>
                  <w:divId w:val="1194878891"/>
                </w:pPr>
              </w:pPrChange>
            </w:pPr>
            <w:ins w:id="1991" w:author="Patrick Fafard" w:date="2023-02-16T13:58:00Z">
              <w:del w:id="1992" w:author="Simon Kiss" w:date="2023-07-26T14:00:00Z">
                <w:r w:rsidRPr="00545DC0" w:rsidDel="00293A78">
                  <w:rPr>
                    <w:rFonts w:eastAsia="Times New Roman"/>
                    <w:sz w:val="16"/>
                    <w:szCs w:val="16"/>
                  </w:rPr>
                  <w:delText>(0.04)</w:delText>
                </w:r>
              </w:del>
            </w:ins>
          </w:p>
        </w:tc>
        <w:tc>
          <w:tcPr>
            <w:tcW w:w="0" w:type="auto"/>
            <w:gridSpan w:val="2"/>
            <w:tcBorders>
              <w:bottom w:val="single" w:sz="6" w:space="0" w:color="000000"/>
            </w:tcBorders>
            <w:vAlign w:val="center"/>
            <w:hideMark/>
          </w:tcPr>
          <w:p w14:paraId="04AAEB03" w14:textId="77777777" w:rsidR="00E92412" w:rsidRPr="00545DC0" w:rsidDel="00293A78" w:rsidRDefault="00E92412">
            <w:pPr>
              <w:jc w:val="both"/>
              <w:divId w:val="1194878891"/>
              <w:rPr>
                <w:ins w:id="1993" w:author="Patrick Fafard" w:date="2023-02-16T13:58:00Z"/>
                <w:del w:id="1994" w:author="Simon Kiss" w:date="2023-07-26T14:00:00Z"/>
                <w:rFonts w:eastAsia="Times New Roman"/>
                <w:sz w:val="16"/>
                <w:szCs w:val="16"/>
              </w:rPr>
              <w:pPrChange w:id="1995" w:author="Simon Kiss" w:date="2023-09-21T10:06:00Z">
                <w:pPr>
                  <w:divId w:val="1194878891"/>
                </w:pPr>
              </w:pPrChange>
            </w:pPr>
          </w:p>
        </w:tc>
        <w:tc>
          <w:tcPr>
            <w:tcW w:w="0" w:type="auto"/>
            <w:gridSpan w:val="2"/>
            <w:tcBorders>
              <w:bottom w:val="single" w:sz="6" w:space="0" w:color="000000"/>
            </w:tcBorders>
            <w:vAlign w:val="center"/>
            <w:hideMark/>
          </w:tcPr>
          <w:p w14:paraId="2C0674EF" w14:textId="77777777" w:rsidR="00E92412" w:rsidRPr="00545DC0" w:rsidDel="00293A78" w:rsidRDefault="00E92412">
            <w:pPr>
              <w:jc w:val="both"/>
              <w:divId w:val="1194878891"/>
              <w:rPr>
                <w:ins w:id="1996" w:author="Patrick Fafard" w:date="2023-02-16T13:58:00Z"/>
                <w:del w:id="1997" w:author="Simon Kiss" w:date="2023-07-26T14:00:00Z"/>
                <w:rFonts w:eastAsia="Times New Roman"/>
                <w:sz w:val="16"/>
                <w:szCs w:val="16"/>
              </w:rPr>
              <w:pPrChange w:id="1998" w:author="Simon Kiss" w:date="2023-09-21T10:06:00Z">
                <w:pPr>
                  <w:divId w:val="1194878891"/>
                </w:pPr>
              </w:pPrChange>
            </w:pPr>
          </w:p>
        </w:tc>
        <w:tc>
          <w:tcPr>
            <w:tcW w:w="0" w:type="auto"/>
            <w:gridSpan w:val="2"/>
            <w:tcBorders>
              <w:bottom w:val="single" w:sz="6" w:space="0" w:color="000000"/>
            </w:tcBorders>
            <w:vAlign w:val="center"/>
            <w:hideMark/>
          </w:tcPr>
          <w:p w14:paraId="0EC0BA10" w14:textId="77777777" w:rsidR="00E92412" w:rsidRPr="00545DC0" w:rsidDel="00293A78" w:rsidRDefault="00E92412">
            <w:pPr>
              <w:jc w:val="both"/>
              <w:divId w:val="1194878891"/>
              <w:rPr>
                <w:ins w:id="1999" w:author="Patrick Fafard" w:date="2023-02-16T13:58:00Z"/>
                <w:del w:id="2000" w:author="Simon Kiss" w:date="2023-07-26T14:00:00Z"/>
                <w:rFonts w:eastAsia="Times New Roman"/>
                <w:sz w:val="16"/>
                <w:szCs w:val="16"/>
              </w:rPr>
              <w:pPrChange w:id="2001" w:author="Simon Kiss" w:date="2023-09-21T10:06:00Z">
                <w:pPr>
                  <w:divId w:val="1194878891"/>
                </w:pPr>
              </w:pPrChange>
            </w:pPr>
          </w:p>
        </w:tc>
        <w:tc>
          <w:tcPr>
            <w:tcW w:w="0" w:type="auto"/>
            <w:gridSpan w:val="2"/>
            <w:tcBorders>
              <w:bottom w:val="single" w:sz="6" w:space="0" w:color="000000"/>
            </w:tcBorders>
            <w:vAlign w:val="center"/>
            <w:hideMark/>
          </w:tcPr>
          <w:p w14:paraId="12AEA4FF" w14:textId="77777777" w:rsidR="00E92412" w:rsidRPr="00545DC0" w:rsidDel="00293A78" w:rsidRDefault="00E92412">
            <w:pPr>
              <w:jc w:val="both"/>
              <w:divId w:val="1194878891"/>
              <w:rPr>
                <w:ins w:id="2002" w:author="Patrick Fafard" w:date="2023-02-16T13:58:00Z"/>
                <w:del w:id="2003" w:author="Simon Kiss" w:date="2023-07-26T14:00:00Z"/>
                <w:rFonts w:eastAsia="Times New Roman"/>
                <w:sz w:val="16"/>
                <w:szCs w:val="16"/>
              </w:rPr>
              <w:pPrChange w:id="2004" w:author="Simon Kiss" w:date="2023-09-21T10:06:00Z">
                <w:pPr>
                  <w:divId w:val="1194878891"/>
                </w:pPr>
              </w:pPrChange>
            </w:pPr>
            <w:ins w:id="2005" w:author="Patrick Fafard" w:date="2023-02-16T13:58:00Z">
              <w:del w:id="2006" w:author="Simon Kiss" w:date="2023-07-26T14:00:00Z">
                <w:r w:rsidRPr="00545DC0" w:rsidDel="00293A78">
                  <w:rPr>
                    <w:rFonts w:eastAsia="Times New Roman"/>
                    <w:sz w:val="16"/>
                    <w:szCs w:val="16"/>
                  </w:rPr>
                  <w:delText>(0.04)</w:delText>
                </w:r>
              </w:del>
            </w:ins>
          </w:p>
        </w:tc>
        <w:tc>
          <w:tcPr>
            <w:tcW w:w="0" w:type="auto"/>
            <w:gridSpan w:val="2"/>
            <w:tcBorders>
              <w:bottom w:val="single" w:sz="6" w:space="0" w:color="000000"/>
            </w:tcBorders>
            <w:vAlign w:val="center"/>
            <w:hideMark/>
          </w:tcPr>
          <w:p w14:paraId="50FC926B" w14:textId="77777777" w:rsidR="00E92412" w:rsidRPr="00545DC0" w:rsidDel="00293A78" w:rsidRDefault="00E92412">
            <w:pPr>
              <w:jc w:val="both"/>
              <w:divId w:val="1194878891"/>
              <w:rPr>
                <w:ins w:id="2007" w:author="Patrick Fafard" w:date="2023-02-16T13:58:00Z"/>
                <w:del w:id="2008" w:author="Simon Kiss" w:date="2023-07-26T14:00:00Z"/>
                <w:rFonts w:eastAsia="Times New Roman"/>
                <w:sz w:val="16"/>
                <w:szCs w:val="16"/>
              </w:rPr>
              <w:pPrChange w:id="2009" w:author="Simon Kiss" w:date="2023-09-21T10:06:00Z">
                <w:pPr>
                  <w:divId w:val="1194878891"/>
                </w:pPr>
              </w:pPrChange>
            </w:pPr>
          </w:p>
        </w:tc>
        <w:tc>
          <w:tcPr>
            <w:tcW w:w="0" w:type="auto"/>
            <w:gridSpan w:val="2"/>
            <w:tcBorders>
              <w:bottom w:val="single" w:sz="6" w:space="0" w:color="000000"/>
            </w:tcBorders>
            <w:vAlign w:val="center"/>
            <w:hideMark/>
          </w:tcPr>
          <w:p w14:paraId="0489ED2A" w14:textId="77777777" w:rsidR="00E92412" w:rsidRPr="00545DC0" w:rsidDel="00293A78" w:rsidRDefault="00E92412">
            <w:pPr>
              <w:jc w:val="both"/>
              <w:divId w:val="1194878891"/>
              <w:rPr>
                <w:ins w:id="2010" w:author="Patrick Fafard" w:date="2023-02-16T13:58:00Z"/>
                <w:del w:id="2011" w:author="Simon Kiss" w:date="2023-07-26T14:00:00Z"/>
                <w:rFonts w:eastAsia="Times New Roman"/>
                <w:sz w:val="16"/>
                <w:szCs w:val="16"/>
              </w:rPr>
              <w:pPrChange w:id="2012" w:author="Simon Kiss" w:date="2023-09-21T10:06:00Z">
                <w:pPr>
                  <w:divId w:val="1194878891"/>
                </w:pPr>
              </w:pPrChange>
            </w:pPr>
          </w:p>
        </w:tc>
        <w:tc>
          <w:tcPr>
            <w:tcW w:w="0" w:type="auto"/>
            <w:gridSpan w:val="2"/>
            <w:tcBorders>
              <w:bottom w:val="single" w:sz="6" w:space="0" w:color="000000"/>
            </w:tcBorders>
            <w:vAlign w:val="center"/>
            <w:hideMark/>
          </w:tcPr>
          <w:p w14:paraId="3A5C1304" w14:textId="77777777" w:rsidR="00E92412" w:rsidRPr="00545DC0" w:rsidDel="00293A78" w:rsidRDefault="00E92412">
            <w:pPr>
              <w:jc w:val="both"/>
              <w:divId w:val="1194878891"/>
              <w:rPr>
                <w:ins w:id="2013" w:author="Patrick Fafard" w:date="2023-02-16T13:58:00Z"/>
                <w:del w:id="2014" w:author="Simon Kiss" w:date="2023-07-26T14:00:00Z"/>
                <w:rFonts w:eastAsia="Times New Roman"/>
                <w:sz w:val="16"/>
                <w:szCs w:val="16"/>
              </w:rPr>
              <w:pPrChange w:id="2015" w:author="Simon Kiss" w:date="2023-09-21T10:06:00Z">
                <w:pPr>
                  <w:divId w:val="1194878891"/>
                </w:pPr>
              </w:pPrChange>
            </w:pPr>
          </w:p>
        </w:tc>
        <w:tc>
          <w:tcPr>
            <w:tcW w:w="0" w:type="auto"/>
            <w:gridSpan w:val="2"/>
            <w:tcBorders>
              <w:bottom w:val="single" w:sz="6" w:space="0" w:color="000000"/>
            </w:tcBorders>
            <w:vAlign w:val="center"/>
            <w:hideMark/>
          </w:tcPr>
          <w:p w14:paraId="7952411D" w14:textId="77777777" w:rsidR="00E92412" w:rsidRPr="00545DC0" w:rsidDel="00293A78" w:rsidRDefault="00E92412">
            <w:pPr>
              <w:jc w:val="both"/>
              <w:divId w:val="1194878891"/>
              <w:rPr>
                <w:ins w:id="2016" w:author="Patrick Fafard" w:date="2023-02-16T13:58:00Z"/>
                <w:del w:id="2017" w:author="Simon Kiss" w:date="2023-07-26T14:00:00Z"/>
                <w:rFonts w:eastAsia="Times New Roman"/>
                <w:sz w:val="16"/>
                <w:szCs w:val="16"/>
              </w:rPr>
              <w:pPrChange w:id="2018" w:author="Simon Kiss" w:date="2023-09-21T10:06:00Z">
                <w:pPr>
                  <w:divId w:val="1194878891"/>
                </w:pPr>
              </w:pPrChange>
            </w:pPr>
            <w:ins w:id="2019" w:author="Patrick Fafard" w:date="2023-02-16T13:58:00Z">
              <w:del w:id="2020" w:author="Simon Kiss" w:date="2023-07-26T14:00:00Z">
                <w:r w:rsidRPr="00545DC0" w:rsidDel="00293A78">
                  <w:rPr>
                    <w:rFonts w:eastAsia="Times New Roman"/>
                    <w:sz w:val="16"/>
                    <w:szCs w:val="16"/>
                  </w:rPr>
                  <w:delText>(0.04)</w:delText>
                </w:r>
              </w:del>
            </w:ins>
          </w:p>
        </w:tc>
        <w:tc>
          <w:tcPr>
            <w:tcW w:w="0" w:type="auto"/>
            <w:gridSpan w:val="2"/>
            <w:tcBorders>
              <w:bottom w:val="single" w:sz="6" w:space="0" w:color="000000"/>
            </w:tcBorders>
            <w:vAlign w:val="center"/>
            <w:hideMark/>
          </w:tcPr>
          <w:p w14:paraId="6398EC5F" w14:textId="77777777" w:rsidR="00E92412" w:rsidRPr="00545DC0" w:rsidDel="00293A78" w:rsidRDefault="00E92412">
            <w:pPr>
              <w:jc w:val="both"/>
              <w:divId w:val="1194878891"/>
              <w:rPr>
                <w:ins w:id="2021" w:author="Patrick Fafard" w:date="2023-02-16T13:58:00Z"/>
                <w:del w:id="2022" w:author="Simon Kiss" w:date="2023-07-26T14:00:00Z"/>
                <w:rFonts w:eastAsia="Times New Roman"/>
                <w:sz w:val="16"/>
                <w:szCs w:val="16"/>
              </w:rPr>
              <w:pPrChange w:id="2023" w:author="Simon Kiss" w:date="2023-09-21T10:06:00Z">
                <w:pPr>
                  <w:divId w:val="1194878891"/>
                </w:pPr>
              </w:pPrChange>
            </w:pPr>
          </w:p>
        </w:tc>
        <w:tc>
          <w:tcPr>
            <w:tcW w:w="0" w:type="auto"/>
            <w:gridSpan w:val="2"/>
            <w:tcBorders>
              <w:bottom w:val="single" w:sz="6" w:space="0" w:color="000000"/>
            </w:tcBorders>
            <w:vAlign w:val="center"/>
            <w:hideMark/>
          </w:tcPr>
          <w:p w14:paraId="7CB0D5A5" w14:textId="77777777" w:rsidR="00E92412" w:rsidRPr="00545DC0" w:rsidDel="00293A78" w:rsidRDefault="00E92412">
            <w:pPr>
              <w:jc w:val="both"/>
              <w:divId w:val="1194878891"/>
              <w:rPr>
                <w:ins w:id="2024" w:author="Patrick Fafard" w:date="2023-02-16T13:58:00Z"/>
                <w:del w:id="2025" w:author="Simon Kiss" w:date="2023-07-26T14:00:00Z"/>
                <w:rFonts w:eastAsia="Times New Roman"/>
                <w:sz w:val="16"/>
                <w:szCs w:val="16"/>
              </w:rPr>
              <w:pPrChange w:id="2026" w:author="Simon Kiss" w:date="2023-09-21T10:06:00Z">
                <w:pPr>
                  <w:divId w:val="1194878891"/>
                </w:pPr>
              </w:pPrChange>
            </w:pPr>
          </w:p>
        </w:tc>
        <w:tc>
          <w:tcPr>
            <w:tcW w:w="0" w:type="auto"/>
            <w:tcBorders>
              <w:bottom w:val="single" w:sz="6" w:space="0" w:color="000000"/>
            </w:tcBorders>
            <w:vAlign w:val="center"/>
            <w:hideMark/>
          </w:tcPr>
          <w:p w14:paraId="270112AE" w14:textId="77777777" w:rsidR="00E92412" w:rsidRPr="00545DC0" w:rsidDel="00293A78" w:rsidRDefault="00E92412">
            <w:pPr>
              <w:jc w:val="both"/>
              <w:divId w:val="1194878891"/>
              <w:rPr>
                <w:ins w:id="2027" w:author="Patrick Fafard" w:date="2023-02-16T13:58:00Z"/>
                <w:del w:id="2028" w:author="Simon Kiss" w:date="2023-07-26T14:00:00Z"/>
                <w:rFonts w:eastAsia="Times New Roman"/>
                <w:sz w:val="16"/>
                <w:szCs w:val="16"/>
              </w:rPr>
              <w:pPrChange w:id="2029" w:author="Simon Kiss" w:date="2023-09-21T10:06:00Z">
                <w:pPr>
                  <w:divId w:val="1194878891"/>
                </w:pPr>
              </w:pPrChange>
            </w:pPr>
          </w:p>
        </w:tc>
        <w:tc>
          <w:tcPr>
            <w:tcW w:w="0" w:type="auto"/>
            <w:tcBorders>
              <w:bottom w:val="single" w:sz="6" w:space="0" w:color="000000"/>
            </w:tcBorders>
            <w:vAlign w:val="center"/>
            <w:hideMark/>
          </w:tcPr>
          <w:p w14:paraId="6F365AE0" w14:textId="77777777" w:rsidR="00E92412" w:rsidRPr="00545DC0" w:rsidDel="00293A78" w:rsidRDefault="00E92412">
            <w:pPr>
              <w:jc w:val="both"/>
              <w:divId w:val="1194878891"/>
              <w:rPr>
                <w:ins w:id="2030" w:author="Patrick Fafard" w:date="2023-02-16T13:58:00Z"/>
                <w:del w:id="2031" w:author="Simon Kiss" w:date="2023-07-26T14:00:00Z"/>
                <w:rFonts w:eastAsia="Times New Roman"/>
                <w:sz w:val="16"/>
                <w:szCs w:val="16"/>
              </w:rPr>
              <w:pPrChange w:id="2032" w:author="Simon Kiss" w:date="2023-09-21T10:06:00Z">
                <w:pPr>
                  <w:divId w:val="1194878891"/>
                </w:pPr>
              </w:pPrChange>
            </w:pPr>
            <w:ins w:id="2033" w:author="Patrick Fafard" w:date="2023-02-16T13:58:00Z">
              <w:del w:id="2034" w:author="Simon Kiss" w:date="2023-07-26T14:00:00Z">
                <w:r w:rsidRPr="00545DC0" w:rsidDel="00293A78">
                  <w:rPr>
                    <w:rFonts w:eastAsia="Times New Roman"/>
                    <w:sz w:val="16"/>
                    <w:szCs w:val="16"/>
                  </w:rPr>
                  <w:delText>(0.04)</w:delText>
                </w:r>
              </w:del>
            </w:ins>
          </w:p>
        </w:tc>
      </w:tr>
      <w:tr w:rsidR="00293A78" w:rsidRPr="00545DC0" w:rsidDel="00293A78" w14:paraId="59EBDD8D" w14:textId="77777777" w:rsidTr="00E92412">
        <w:trPr>
          <w:divId w:val="1803771614"/>
          <w:tblCellSpacing w:w="15" w:type="dxa"/>
          <w:ins w:id="2035" w:author="Patrick Fafard" w:date="2023-02-16T13:58:00Z"/>
          <w:del w:id="2036" w:author="Simon Kiss" w:date="2023-07-26T14:00:00Z"/>
        </w:trPr>
        <w:tc>
          <w:tcPr>
            <w:tcW w:w="522" w:type="dxa"/>
            <w:vAlign w:val="center"/>
            <w:hideMark/>
          </w:tcPr>
          <w:p w14:paraId="79C41857" w14:textId="77777777" w:rsidR="00E92412" w:rsidRPr="00545DC0" w:rsidDel="00293A78" w:rsidRDefault="00E92412">
            <w:pPr>
              <w:jc w:val="both"/>
              <w:divId w:val="1194878891"/>
              <w:rPr>
                <w:ins w:id="2037" w:author="Patrick Fafard" w:date="2023-02-16T13:58:00Z"/>
                <w:del w:id="2038" w:author="Simon Kiss" w:date="2023-07-26T14:00:00Z"/>
                <w:rFonts w:eastAsia="Times New Roman"/>
                <w:sz w:val="16"/>
                <w:szCs w:val="16"/>
              </w:rPr>
              <w:pPrChange w:id="2039" w:author="Simon Kiss" w:date="2023-09-21T10:06:00Z">
                <w:pPr>
                  <w:divId w:val="1194878891"/>
                </w:pPr>
              </w:pPrChange>
            </w:pPr>
            <w:ins w:id="2040" w:author="Patrick Fafard" w:date="2023-02-16T13:58:00Z">
              <w:del w:id="2041" w:author="Simon Kiss" w:date="2023-07-26T14:00:00Z">
                <w:r w:rsidRPr="00545DC0" w:rsidDel="00293A78">
                  <w:rPr>
                    <w:rFonts w:eastAsia="Times New Roman"/>
                    <w:sz w:val="16"/>
                    <w:szCs w:val="16"/>
                  </w:rPr>
                  <w:delText>Num.Obs.</w:delText>
                </w:r>
              </w:del>
            </w:ins>
          </w:p>
        </w:tc>
        <w:tc>
          <w:tcPr>
            <w:tcW w:w="793" w:type="dxa"/>
            <w:gridSpan w:val="2"/>
            <w:vAlign w:val="center"/>
            <w:hideMark/>
          </w:tcPr>
          <w:p w14:paraId="72E6AA5A" w14:textId="77777777" w:rsidR="00E92412" w:rsidRPr="00545DC0" w:rsidDel="00293A78" w:rsidRDefault="00E92412">
            <w:pPr>
              <w:jc w:val="both"/>
              <w:divId w:val="1194878891"/>
              <w:rPr>
                <w:ins w:id="2042" w:author="Patrick Fafard" w:date="2023-02-16T13:58:00Z"/>
                <w:del w:id="2043" w:author="Simon Kiss" w:date="2023-07-26T14:00:00Z"/>
                <w:rFonts w:eastAsia="Times New Roman"/>
                <w:sz w:val="16"/>
                <w:szCs w:val="16"/>
              </w:rPr>
              <w:pPrChange w:id="2044" w:author="Simon Kiss" w:date="2023-09-21T10:06:00Z">
                <w:pPr>
                  <w:divId w:val="1194878891"/>
                </w:pPr>
              </w:pPrChange>
            </w:pPr>
            <w:ins w:id="2045" w:author="Patrick Fafard" w:date="2023-02-16T13:58:00Z">
              <w:del w:id="2046" w:author="Simon Kiss" w:date="2023-07-26T14:00:00Z">
                <w:r w:rsidRPr="00545DC0" w:rsidDel="00293A78">
                  <w:rPr>
                    <w:rFonts w:eastAsia="Times New Roman"/>
                    <w:sz w:val="16"/>
                    <w:szCs w:val="16"/>
                  </w:rPr>
                  <w:delText>2196</w:delText>
                </w:r>
              </w:del>
            </w:ins>
          </w:p>
        </w:tc>
        <w:tc>
          <w:tcPr>
            <w:tcW w:w="0" w:type="auto"/>
            <w:gridSpan w:val="2"/>
            <w:vAlign w:val="center"/>
            <w:hideMark/>
          </w:tcPr>
          <w:p w14:paraId="16223C81" w14:textId="77777777" w:rsidR="00E92412" w:rsidRPr="00545DC0" w:rsidDel="00293A78" w:rsidRDefault="00E92412">
            <w:pPr>
              <w:jc w:val="both"/>
              <w:divId w:val="1194878891"/>
              <w:rPr>
                <w:ins w:id="2047" w:author="Patrick Fafard" w:date="2023-02-16T13:58:00Z"/>
                <w:del w:id="2048" w:author="Simon Kiss" w:date="2023-07-26T14:00:00Z"/>
                <w:rFonts w:eastAsia="Times New Roman"/>
                <w:sz w:val="16"/>
                <w:szCs w:val="16"/>
              </w:rPr>
              <w:pPrChange w:id="2049" w:author="Simon Kiss" w:date="2023-09-21T10:06:00Z">
                <w:pPr>
                  <w:divId w:val="1194878891"/>
                </w:pPr>
              </w:pPrChange>
            </w:pPr>
            <w:ins w:id="2050" w:author="Patrick Fafard" w:date="2023-02-16T13:58:00Z">
              <w:del w:id="2051" w:author="Simon Kiss" w:date="2023-07-26T14:00:00Z">
                <w:r w:rsidRPr="00545DC0" w:rsidDel="00293A78">
                  <w:rPr>
                    <w:rFonts w:eastAsia="Times New Roman"/>
                    <w:sz w:val="16"/>
                    <w:szCs w:val="16"/>
                  </w:rPr>
                  <w:delText>2177</w:delText>
                </w:r>
              </w:del>
            </w:ins>
          </w:p>
        </w:tc>
        <w:tc>
          <w:tcPr>
            <w:tcW w:w="0" w:type="auto"/>
            <w:gridSpan w:val="2"/>
            <w:vAlign w:val="center"/>
            <w:hideMark/>
          </w:tcPr>
          <w:p w14:paraId="3A77D371" w14:textId="77777777" w:rsidR="00E92412" w:rsidRPr="00545DC0" w:rsidDel="00293A78" w:rsidRDefault="00E92412">
            <w:pPr>
              <w:jc w:val="both"/>
              <w:divId w:val="1194878891"/>
              <w:rPr>
                <w:ins w:id="2052" w:author="Patrick Fafard" w:date="2023-02-16T13:58:00Z"/>
                <w:del w:id="2053" w:author="Simon Kiss" w:date="2023-07-26T14:00:00Z"/>
                <w:rFonts w:eastAsia="Times New Roman"/>
                <w:sz w:val="16"/>
                <w:szCs w:val="16"/>
              </w:rPr>
              <w:pPrChange w:id="2054" w:author="Simon Kiss" w:date="2023-09-21T10:06:00Z">
                <w:pPr>
                  <w:divId w:val="1194878891"/>
                </w:pPr>
              </w:pPrChange>
            </w:pPr>
            <w:ins w:id="2055" w:author="Patrick Fafard" w:date="2023-02-16T13:58:00Z">
              <w:del w:id="2056" w:author="Simon Kiss" w:date="2023-07-26T14:00:00Z">
                <w:r w:rsidRPr="00545DC0" w:rsidDel="00293A78">
                  <w:rPr>
                    <w:rFonts w:eastAsia="Times New Roman"/>
                    <w:sz w:val="16"/>
                    <w:szCs w:val="16"/>
                  </w:rPr>
                  <w:delText>2177</w:delText>
                </w:r>
              </w:del>
            </w:ins>
          </w:p>
        </w:tc>
        <w:tc>
          <w:tcPr>
            <w:tcW w:w="0" w:type="auto"/>
            <w:gridSpan w:val="2"/>
            <w:vAlign w:val="center"/>
            <w:hideMark/>
          </w:tcPr>
          <w:p w14:paraId="21F760D5" w14:textId="77777777" w:rsidR="00E92412" w:rsidRPr="00545DC0" w:rsidDel="00293A78" w:rsidRDefault="00E92412">
            <w:pPr>
              <w:jc w:val="both"/>
              <w:divId w:val="1194878891"/>
              <w:rPr>
                <w:ins w:id="2057" w:author="Patrick Fafard" w:date="2023-02-16T13:58:00Z"/>
                <w:del w:id="2058" w:author="Simon Kiss" w:date="2023-07-26T14:00:00Z"/>
                <w:rFonts w:eastAsia="Times New Roman"/>
                <w:sz w:val="16"/>
                <w:szCs w:val="16"/>
              </w:rPr>
              <w:pPrChange w:id="2059" w:author="Simon Kiss" w:date="2023-09-21T10:06:00Z">
                <w:pPr>
                  <w:divId w:val="1194878891"/>
                </w:pPr>
              </w:pPrChange>
            </w:pPr>
            <w:ins w:id="2060" w:author="Patrick Fafard" w:date="2023-02-16T13:58:00Z">
              <w:del w:id="2061" w:author="Simon Kiss" w:date="2023-07-26T14:00:00Z">
                <w:r w:rsidRPr="00545DC0" w:rsidDel="00293A78">
                  <w:rPr>
                    <w:rFonts w:eastAsia="Times New Roman"/>
                    <w:sz w:val="16"/>
                    <w:szCs w:val="16"/>
                  </w:rPr>
                  <w:delText>2177</w:delText>
                </w:r>
              </w:del>
            </w:ins>
          </w:p>
        </w:tc>
        <w:tc>
          <w:tcPr>
            <w:tcW w:w="0" w:type="auto"/>
            <w:gridSpan w:val="2"/>
            <w:vAlign w:val="center"/>
            <w:hideMark/>
          </w:tcPr>
          <w:p w14:paraId="2A4A897F" w14:textId="77777777" w:rsidR="00E92412" w:rsidRPr="00545DC0" w:rsidDel="00293A78" w:rsidRDefault="00E92412">
            <w:pPr>
              <w:jc w:val="both"/>
              <w:divId w:val="1194878891"/>
              <w:rPr>
                <w:ins w:id="2062" w:author="Patrick Fafard" w:date="2023-02-16T13:58:00Z"/>
                <w:del w:id="2063" w:author="Simon Kiss" w:date="2023-07-26T14:00:00Z"/>
                <w:rFonts w:eastAsia="Times New Roman"/>
                <w:sz w:val="16"/>
                <w:szCs w:val="16"/>
              </w:rPr>
              <w:pPrChange w:id="2064" w:author="Simon Kiss" w:date="2023-09-21T10:06:00Z">
                <w:pPr>
                  <w:divId w:val="1194878891"/>
                </w:pPr>
              </w:pPrChange>
            </w:pPr>
            <w:ins w:id="2065" w:author="Patrick Fafard" w:date="2023-02-16T13:58:00Z">
              <w:del w:id="2066" w:author="Simon Kiss" w:date="2023-07-26T14:00:00Z">
                <w:r w:rsidRPr="00545DC0" w:rsidDel="00293A78">
                  <w:rPr>
                    <w:rFonts w:eastAsia="Times New Roman"/>
                    <w:sz w:val="16"/>
                    <w:szCs w:val="16"/>
                  </w:rPr>
                  <w:delText>2196</w:delText>
                </w:r>
              </w:del>
            </w:ins>
          </w:p>
        </w:tc>
        <w:tc>
          <w:tcPr>
            <w:tcW w:w="0" w:type="auto"/>
            <w:gridSpan w:val="2"/>
            <w:vAlign w:val="center"/>
            <w:hideMark/>
          </w:tcPr>
          <w:p w14:paraId="088996DF" w14:textId="77777777" w:rsidR="00E92412" w:rsidRPr="00545DC0" w:rsidDel="00293A78" w:rsidRDefault="00E92412">
            <w:pPr>
              <w:jc w:val="both"/>
              <w:divId w:val="1194878891"/>
              <w:rPr>
                <w:ins w:id="2067" w:author="Patrick Fafard" w:date="2023-02-16T13:58:00Z"/>
                <w:del w:id="2068" w:author="Simon Kiss" w:date="2023-07-26T14:00:00Z"/>
                <w:rFonts w:eastAsia="Times New Roman"/>
                <w:sz w:val="16"/>
                <w:szCs w:val="16"/>
              </w:rPr>
              <w:pPrChange w:id="2069" w:author="Simon Kiss" w:date="2023-09-21T10:06:00Z">
                <w:pPr>
                  <w:divId w:val="1194878891"/>
                </w:pPr>
              </w:pPrChange>
            </w:pPr>
            <w:ins w:id="2070" w:author="Patrick Fafard" w:date="2023-02-16T13:58:00Z">
              <w:del w:id="2071" w:author="Simon Kiss" w:date="2023-07-26T14:00:00Z">
                <w:r w:rsidRPr="00545DC0" w:rsidDel="00293A78">
                  <w:rPr>
                    <w:rFonts w:eastAsia="Times New Roman"/>
                    <w:sz w:val="16"/>
                    <w:szCs w:val="16"/>
                  </w:rPr>
                  <w:delText>2177</w:delText>
                </w:r>
              </w:del>
            </w:ins>
          </w:p>
        </w:tc>
        <w:tc>
          <w:tcPr>
            <w:tcW w:w="0" w:type="auto"/>
            <w:gridSpan w:val="2"/>
            <w:vAlign w:val="center"/>
            <w:hideMark/>
          </w:tcPr>
          <w:p w14:paraId="216D924D" w14:textId="77777777" w:rsidR="00E92412" w:rsidRPr="00545DC0" w:rsidDel="00293A78" w:rsidRDefault="00E92412">
            <w:pPr>
              <w:jc w:val="both"/>
              <w:divId w:val="1194878891"/>
              <w:rPr>
                <w:ins w:id="2072" w:author="Patrick Fafard" w:date="2023-02-16T13:58:00Z"/>
                <w:del w:id="2073" w:author="Simon Kiss" w:date="2023-07-26T14:00:00Z"/>
                <w:rFonts w:eastAsia="Times New Roman"/>
                <w:sz w:val="16"/>
                <w:szCs w:val="16"/>
              </w:rPr>
              <w:pPrChange w:id="2074" w:author="Simon Kiss" w:date="2023-09-21T10:06:00Z">
                <w:pPr>
                  <w:divId w:val="1194878891"/>
                </w:pPr>
              </w:pPrChange>
            </w:pPr>
            <w:ins w:id="2075" w:author="Patrick Fafard" w:date="2023-02-16T13:58:00Z">
              <w:del w:id="2076" w:author="Simon Kiss" w:date="2023-07-26T14:00:00Z">
                <w:r w:rsidRPr="00545DC0" w:rsidDel="00293A78">
                  <w:rPr>
                    <w:rFonts w:eastAsia="Times New Roman"/>
                    <w:sz w:val="16"/>
                    <w:szCs w:val="16"/>
                  </w:rPr>
                  <w:delText>2177</w:delText>
                </w:r>
              </w:del>
            </w:ins>
          </w:p>
        </w:tc>
        <w:tc>
          <w:tcPr>
            <w:tcW w:w="0" w:type="auto"/>
            <w:gridSpan w:val="2"/>
            <w:vAlign w:val="center"/>
            <w:hideMark/>
          </w:tcPr>
          <w:p w14:paraId="03924AAD" w14:textId="77777777" w:rsidR="00E92412" w:rsidRPr="00545DC0" w:rsidDel="00293A78" w:rsidRDefault="00E92412">
            <w:pPr>
              <w:jc w:val="both"/>
              <w:divId w:val="1194878891"/>
              <w:rPr>
                <w:ins w:id="2077" w:author="Patrick Fafard" w:date="2023-02-16T13:58:00Z"/>
                <w:del w:id="2078" w:author="Simon Kiss" w:date="2023-07-26T14:00:00Z"/>
                <w:rFonts w:eastAsia="Times New Roman"/>
                <w:sz w:val="16"/>
                <w:szCs w:val="16"/>
              </w:rPr>
              <w:pPrChange w:id="2079" w:author="Simon Kiss" w:date="2023-09-21T10:06:00Z">
                <w:pPr>
                  <w:divId w:val="1194878891"/>
                </w:pPr>
              </w:pPrChange>
            </w:pPr>
            <w:ins w:id="2080" w:author="Patrick Fafard" w:date="2023-02-16T13:58:00Z">
              <w:del w:id="2081" w:author="Simon Kiss" w:date="2023-07-26T14:00:00Z">
                <w:r w:rsidRPr="00545DC0" w:rsidDel="00293A78">
                  <w:rPr>
                    <w:rFonts w:eastAsia="Times New Roman"/>
                    <w:sz w:val="16"/>
                    <w:szCs w:val="16"/>
                  </w:rPr>
                  <w:delText>2177</w:delText>
                </w:r>
              </w:del>
            </w:ins>
          </w:p>
        </w:tc>
        <w:tc>
          <w:tcPr>
            <w:tcW w:w="0" w:type="auto"/>
            <w:gridSpan w:val="2"/>
            <w:vAlign w:val="center"/>
            <w:hideMark/>
          </w:tcPr>
          <w:p w14:paraId="1E4772E4" w14:textId="77777777" w:rsidR="00E92412" w:rsidRPr="00545DC0" w:rsidDel="00293A78" w:rsidRDefault="00E92412">
            <w:pPr>
              <w:jc w:val="both"/>
              <w:divId w:val="1194878891"/>
              <w:rPr>
                <w:ins w:id="2082" w:author="Patrick Fafard" w:date="2023-02-16T13:58:00Z"/>
                <w:del w:id="2083" w:author="Simon Kiss" w:date="2023-07-26T14:00:00Z"/>
                <w:rFonts w:eastAsia="Times New Roman"/>
                <w:sz w:val="16"/>
                <w:szCs w:val="16"/>
              </w:rPr>
              <w:pPrChange w:id="2084" w:author="Simon Kiss" w:date="2023-09-21T10:06:00Z">
                <w:pPr>
                  <w:divId w:val="1194878891"/>
                </w:pPr>
              </w:pPrChange>
            </w:pPr>
            <w:ins w:id="2085" w:author="Patrick Fafard" w:date="2023-02-16T13:58:00Z">
              <w:del w:id="2086" w:author="Simon Kiss" w:date="2023-07-26T14:00:00Z">
                <w:r w:rsidRPr="00545DC0" w:rsidDel="00293A78">
                  <w:rPr>
                    <w:rFonts w:eastAsia="Times New Roman"/>
                    <w:sz w:val="16"/>
                    <w:szCs w:val="16"/>
                  </w:rPr>
                  <w:delText>2196</w:delText>
                </w:r>
              </w:del>
            </w:ins>
          </w:p>
        </w:tc>
        <w:tc>
          <w:tcPr>
            <w:tcW w:w="0" w:type="auto"/>
            <w:gridSpan w:val="2"/>
            <w:vAlign w:val="center"/>
            <w:hideMark/>
          </w:tcPr>
          <w:p w14:paraId="360F5677" w14:textId="77777777" w:rsidR="00E92412" w:rsidRPr="00545DC0" w:rsidDel="00293A78" w:rsidRDefault="00E92412">
            <w:pPr>
              <w:jc w:val="both"/>
              <w:divId w:val="1194878891"/>
              <w:rPr>
                <w:ins w:id="2087" w:author="Patrick Fafard" w:date="2023-02-16T13:58:00Z"/>
                <w:del w:id="2088" w:author="Simon Kiss" w:date="2023-07-26T14:00:00Z"/>
                <w:rFonts w:eastAsia="Times New Roman"/>
                <w:sz w:val="16"/>
                <w:szCs w:val="16"/>
              </w:rPr>
              <w:pPrChange w:id="2089" w:author="Simon Kiss" w:date="2023-09-21T10:06:00Z">
                <w:pPr>
                  <w:divId w:val="1194878891"/>
                </w:pPr>
              </w:pPrChange>
            </w:pPr>
            <w:ins w:id="2090" w:author="Patrick Fafard" w:date="2023-02-16T13:58:00Z">
              <w:del w:id="2091" w:author="Simon Kiss" w:date="2023-07-26T14:00:00Z">
                <w:r w:rsidRPr="00545DC0" w:rsidDel="00293A78">
                  <w:rPr>
                    <w:rFonts w:eastAsia="Times New Roman"/>
                    <w:sz w:val="16"/>
                    <w:szCs w:val="16"/>
                  </w:rPr>
                  <w:delText>2177</w:delText>
                </w:r>
              </w:del>
            </w:ins>
          </w:p>
        </w:tc>
        <w:tc>
          <w:tcPr>
            <w:tcW w:w="0" w:type="auto"/>
            <w:gridSpan w:val="2"/>
            <w:vAlign w:val="center"/>
            <w:hideMark/>
          </w:tcPr>
          <w:p w14:paraId="0574F192" w14:textId="77777777" w:rsidR="00E92412" w:rsidRPr="00545DC0" w:rsidDel="00293A78" w:rsidRDefault="00E92412">
            <w:pPr>
              <w:jc w:val="both"/>
              <w:divId w:val="1194878891"/>
              <w:rPr>
                <w:ins w:id="2092" w:author="Patrick Fafard" w:date="2023-02-16T13:58:00Z"/>
                <w:del w:id="2093" w:author="Simon Kiss" w:date="2023-07-26T14:00:00Z"/>
                <w:rFonts w:eastAsia="Times New Roman"/>
                <w:sz w:val="16"/>
                <w:szCs w:val="16"/>
              </w:rPr>
              <w:pPrChange w:id="2094" w:author="Simon Kiss" w:date="2023-09-21T10:06:00Z">
                <w:pPr>
                  <w:divId w:val="1194878891"/>
                </w:pPr>
              </w:pPrChange>
            </w:pPr>
            <w:ins w:id="2095" w:author="Patrick Fafard" w:date="2023-02-16T13:58:00Z">
              <w:del w:id="2096" w:author="Simon Kiss" w:date="2023-07-26T14:00:00Z">
                <w:r w:rsidRPr="00545DC0" w:rsidDel="00293A78">
                  <w:rPr>
                    <w:rFonts w:eastAsia="Times New Roman"/>
                    <w:sz w:val="16"/>
                    <w:szCs w:val="16"/>
                  </w:rPr>
                  <w:delText>2177</w:delText>
                </w:r>
              </w:del>
            </w:ins>
          </w:p>
        </w:tc>
        <w:tc>
          <w:tcPr>
            <w:tcW w:w="0" w:type="auto"/>
            <w:gridSpan w:val="2"/>
            <w:vAlign w:val="center"/>
            <w:hideMark/>
          </w:tcPr>
          <w:p w14:paraId="72641573" w14:textId="77777777" w:rsidR="00E92412" w:rsidRPr="00545DC0" w:rsidDel="00293A78" w:rsidRDefault="00E92412">
            <w:pPr>
              <w:jc w:val="both"/>
              <w:divId w:val="1194878891"/>
              <w:rPr>
                <w:ins w:id="2097" w:author="Patrick Fafard" w:date="2023-02-16T13:58:00Z"/>
                <w:del w:id="2098" w:author="Simon Kiss" w:date="2023-07-26T14:00:00Z"/>
                <w:rFonts w:eastAsia="Times New Roman"/>
                <w:sz w:val="16"/>
                <w:szCs w:val="16"/>
              </w:rPr>
              <w:pPrChange w:id="2099" w:author="Simon Kiss" w:date="2023-09-21T10:06:00Z">
                <w:pPr>
                  <w:divId w:val="1194878891"/>
                </w:pPr>
              </w:pPrChange>
            </w:pPr>
            <w:ins w:id="2100" w:author="Patrick Fafard" w:date="2023-02-16T13:58:00Z">
              <w:del w:id="2101" w:author="Simon Kiss" w:date="2023-07-26T14:00:00Z">
                <w:r w:rsidRPr="00545DC0" w:rsidDel="00293A78">
                  <w:rPr>
                    <w:rFonts w:eastAsia="Times New Roman"/>
                    <w:sz w:val="16"/>
                    <w:szCs w:val="16"/>
                  </w:rPr>
                  <w:delText>2177</w:delText>
                </w:r>
              </w:del>
            </w:ins>
          </w:p>
        </w:tc>
        <w:tc>
          <w:tcPr>
            <w:tcW w:w="0" w:type="auto"/>
            <w:gridSpan w:val="2"/>
            <w:vAlign w:val="center"/>
            <w:hideMark/>
          </w:tcPr>
          <w:p w14:paraId="0497CB73" w14:textId="77777777" w:rsidR="00E92412" w:rsidRPr="00545DC0" w:rsidDel="00293A78" w:rsidRDefault="00E92412">
            <w:pPr>
              <w:jc w:val="both"/>
              <w:divId w:val="1194878891"/>
              <w:rPr>
                <w:ins w:id="2102" w:author="Patrick Fafard" w:date="2023-02-16T13:58:00Z"/>
                <w:del w:id="2103" w:author="Simon Kiss" w:date="2023-07-26T14:00:00Z"/>
                <w:rFonts w:eastAsia="Times New Roman"/>
                <w:sz w:val="16"/>
                <w:szCs w:val="16"/>
              </w:rPr>
              <w:pPrChange w:id="2104" w:author="Simon Kiss" w:date="2023-09-21T10:06:00Z">
                <w:pPr>
                  <w:divId w:val="1194878891"/>
                </w:pPr>
              </w:pPrChange>
            </w:pPr>
            <w:ins w:id="2105" w:author="Patrick Fafard" w:date="2023-02-16T13:58:00Z">
              <w:del w:id="2106" w:author="Simon Kiss" w:date="2023-07-26T14:00:00Z">
                <w:r w:rsidRPr="00545DC0" w:rsidDel="00293A78">
                  <w:rPr>
                    <w:rFonts w:eastAsia="Times New Roman"/>
                    <w:sz w:val="16"/>
                    <w:szCs w:val="16"/>
                  </w:rPr>
                  <w:delText>2196</w:delText>
                </w:r>
              </w:del>
            </w:ins>
          </w:p>
        </w:tc>
        <w:tc>
          <w:tcPr>
            <w:tcW w:w="0" w:type="auto"/>
            <w:gridSpan w:val="2"/>
            <w:vAlign w:val="center"/>
            <w:hideMark/>
          </w:tcPr>
          <w:p w14:paraId="4E64B931" w14:textId="77777777" w:rsidR="00E92412" w:rsidRPr="00545DC0" w:rsidDel="00293A78" w:rsidRDefault="00E92412">
            <w:pPr>
              <w:jc w:val="both"/>
              <w:divId w:val="1194878891"/>
              <w:rPr>
                <w:ins w:id="2107" w:author="Patrick Fafard" w:date="2023-02-16T13:58:00Z"/>
                <w:del w:id="2108" w:author="Simon Kiss" w:date="2023-07-26T14:00:00Z"/>
                <w:rFonts w:eastAsia="Times New Roman"/>
                <w:sz w:val="16"/>
                <w:szCs w:val="16"/>
              </w:rPr>
              <w:pPrChange w:id="2109" w:author="Simon Kiss" w:date="2023-09-21T10:06:00Z">
                <w:pPr>
                  <w:divId w:val="1194878891"/>
                </w:pPr>
              </w:pPrChange>
            </w:pPr>
            <w:ins w:id="2110" w:author="Patrick Fafard" w:date="2023-02-16T13:58:00Z">
              <w:del w:id="2111" w:author="Simon Kiss" w:date="2023-07-26T14:00:00Z">
                <w:r w:rsidRPr="00545DC0" w:rsidDel="00293A78">
                  <w:rPr>
                    <w:rFonts w:eastAsia="Times New Roman"/>
                    <w:sz w:val="16"/>
                    <w:szCs w:val="16"/>
                  </w:rPr>
                  <w:delText>2177</w:delText>
                </w:r>
              </w:del>
            </w:ins>
          </w:p>
        </w:tc>
        <w:tc>
          <w:tcPr>
            <w:tcW w:w="0" w:type="auto"/>
            <w:vAlign w:val="center"/>
            <w:hideMark/>
          </w:tcPr>
          <w:p w14:paraId="09217268" w14:textId="77777777" w:rsidR="00E92412" w:rsidRPr="00545DC0" w:rsidDel="00293A78" w:rsidRDefault="00E92412">
            <w:pPr>
              <w:jc w:val="both"/>
              <w:divId w:val="1194878891"/>
              <w:rPr>
                <w:ins w:id="2112" w:author="Patrick Fafard" w:date="2023-02-16T13:58:00Z"/>
                <w:del w:id="2113" w:author="Simon Kiss" w:date="2023-07-26T14:00:00Z"/>
                <w:rFonts w:eastAsia="Times New Roman"/>
                <w:sz w:val="16"/>
                <w:szCs w:val="16"/>
              </w:rPr>
              <w:pPrChange w:id="2114" w:author="Simon Kiss" w:date="2023-09-21T10:06:00Z">
                <w:pPr>
                  <w:divId w:val="1194878891"/>
                </w:pPr>
              </w:pPrChange>
            </w:pPr>
            <w:ins w:id="2115" w:author="Patrick Fafard" w:date="2023-02-16T13:58:00Z">
              <w:del w:id="2116" w:author="Simon Kiss" w:date="2023-07-26T14:00:00Z">
                <w:r w:rsidRPr="00545DC0" w:rsidDel="00293A78">
                  <w:rPr>
                    <w:rFonts w:eastAsia="Times New Roman"/>
                    <w:sz w:val="16"/>
                    <w:szCs w:val="16"/>
                  </w:rPr>
                  <w:delText>2177</w:delText>
                </w:r>
              </w:del>
            </w:ins>
          </w:p>
        </w:tc>
        <w:tc>
          <w:tcPr>
            <w:tcW w:w="0" w:type="auto"/>
            <w:vAlign w:val="center"/>
            <w:hideMark/>
          </w:tcPr>
          <w:p w14:paraId="632EBEF2" w14:textId="77777777" w:rsidR="00E92412" w:rsidRPr="00545DC0" w:rsidDel="00293A78" w:rsidRDefault="00E92412">
            <w:pPr>
              <w:jc w:val="both"/>
              <w:divId w:val="1194878891"/>
              <w:rPr>
                <w:ins w:id="2117" w:author="Patrick Fafard" w:date="2023-02-16T13:58:00Z"/>
                <w:del w:id="2118" w:author="Simon Kiss" w:date="2023-07-26T14:00:00Z"/>
                <w:rFonts w:eastAsia="Times New Roman"/>
                <w:sz w:val="16"/>
                <w:szCs w:val="16"/>
              </w:rPr>
              <w:pPrChange w:id="2119" w:author="Simon Kiss" w:date="2023-09-21T10:06:00Z">
                <w:pPr>
                  <w:divId w:val="1194878891"/>
                </w:pPr>
              </w:pPrChange>
            </w:pPr>
            <w:ins w:id="2120" w:author="Patrick Fafard" w:date="2023-02-16T13:58:00Z">
              <w:del w:id="2121" w:author="Simon Kiss" w:date="2023-07-26T14:00:00Z">
                <w:r w:rsidRPr="00545DC0" w:rsidDel="00293A78">
                  <w:rPr>
                    <w:rFonts w:eastAsia="Times New Roman"/>
                    <w:sz w:val="16"/>
                    <w:szCs w:val="16"/>
                  </w:rPr>
                  <w:delText>2177</w:delText>
                </w:r>
              </w:del>
            </w:ins>
          </w:p>
        </w:tc>
      </w:tr>
      <w:tr w:rsidR="00293A78" w:rsidRPr="00545DC0" w:rsidDel="00293A78" w14:paraId="6BAC28E1" w14:textId="77777777" w:rsidTr="00E92412">
        <w:trPr>
          <w:divId w:val="1803771614"/>
          <w:tblCellSpacing w:w="15" w:type="dxa"/>
          <w:ins w:id="2122" w:author="Patrick Fafard" w:date="2023-02-16T13:58:00Z"/>
          <w:del w:id="2123" w:author="Simon Kiss" w:date="2023-07-26T14:00:00Z"/>
        </w:trPr>
        <w:tc>
          <w:tcPr>
            <w:tcW w:w="522" w:type="dxa"/>
            <w:vAlign w:val="center"/>
            <w:hideMark/>
          </w:tcPr>
          <w:p w14:paraId="6AFD8CA3" w14:textId="77777777" w:rsidR="00E92412" w:rsidRPr="00545DC0" w:rsidDel="00293A78" w:rsidRDefault="00E92412">
            <w:pPr>
              <w:jc w:val="both"/>
              <w:divId w:val="1194878891"/>
              <w:rPr>
                <w:ins w:id="2124" w:author="Patrick Fafard" w:date="2023-02-16T13:58:00Z"/>
                <w:del w:id="2125" w:author="Simon Kiss" w:date="2023-07-26T14:00:00Z"/>
                <w:rFonts w:eastAsia="Times New Roman"/>
                <w:sz w:val="16"/>
                <w:szCs w:val="16"/>
              </w:rPr>
              <w:pPrChange w:id="2126" w:author="Simon Kiss" w:date="2023-09-21T10:06:00Z">
                <w:pPr>
                  <w:divId w:val="1194878891"/>
                </w:pPr>
              </w:pPrChange>
            </w:pPr>
            <w:ins w:id="2127" w:author="Patrick Fafard" w:date="2023-02-16T13:58:00Z">
              <w:del w:id="2128" w:author="Simon Kiss" w:date="2023-07-26T14:00:00Z">
                <w:r w:rsidRPr="00545DC0" w:rsidDel="00293A78">
                  <w:rPr>
                    <w:rFonts w:eastAsia="Times New Roman"/>
                    <w:sz w:val="16"/>
                    <w:szCs w:val="16"/>
                  </w:rPr>
                  <w:delText>R2</w:delText>
                </w:r>
              </w:del>
            </w:ins>
          </w:p>
        </w:tc>
        <w:tc>
          <w:tcPr>
            <w:tcW w:w="793" w:type="dxa"/>
            <w:gridSpan w:val="2"/>
            <w:vAlign w:val="center"/>
            <w:hideMark/>
          </w:tcPr>
          <w:p w14:paraId="1C092B86" w14:textId="77777777" w:rsidR="00E92412" w:rsidRPr="00545DC0" w:rsidDel="00293A78" w:rsidRDefault="00E92412">
            <w:pPr>
              <w:jc w:val="both"/>
              <w:divId w:val="1194878891"/>
              <w:rPr>
                <w:ins w:id="2129" w:author="Patrick Fafard" w:date="2023-02-16T13:58:00Z"/>
                <w:del w:id="2130" w:author="Simon Kiss" w:date="2023-07-26T14:00:00Z"/>
                <w:rFonts w:eastAsia="Times New Roman"/>
                <w:sz w:val="16"/>
                <w:szCs w:val="16"/>
              </w:rPr>
              <w:pPrChange w:id="2131" w:author="Simon Kiss" w:date="2023-09-21T10:06:00Z">
                <w:pPr>
                  <w:divId w:val="1194878891"/>
                </w:pPr>
              </w:pPrChange>
            </w:pPr>
            <w:ins w:id="2132" w:author="Patrick Fafard" w:date="2023-02-16T13:58:00Z">
              <w:del w:id="2133" w:author="Simon Kiss" w:date="2023-07-26T14:00:00Z">
                <w:r w:rsidRPr="00545DC0" w:rsidDel="00293A78">
                  <w:rPr>
                    <w:rFonts w:eastAsia="Times New Roman"/>
                    <w:sz w:val="16"/>
                    <w:szCs w:val="16"/>
                  </w:rPr>
                  <w:delText>0.004</w:delText>
                </w:r>
              </w:del>
            </w:ins>
          </w:p>
        </w:tc>
        <w:tc>
          <w:tcPr>
            <w:tcW w:w="0" w:type="auto"/>
            <w:gridSpan w:val="2"/>
            <w:vAlign w:val="center"/>
            <w:hideMark/>
          </w:tcPr>
          <w:p w14:paraId="26D77325" w14:textId="77777777" w:rsidR="00E92412" w:rsidRPr="00545DC0" w:rsidDel="00293A78" w:rsidRDefault="00E92412">
            <w:pPr>
              <w:jc w:val="both"/>
              <w:divId w:val="1194878891"/>
              <w:rPr>
                <w:ins w:id="2134" w:author="Patrick Fafard" w:date="2023-02-16T13:58:00Z"/>
                <w:del w:id="2135" w:author="Simon Kiss" w:date="2023-07-26T14:00:00Z"/>
                <w:rFonts w:eastAsia="Times New Roman"/>
                <w:sz w:val="16"/>
                <w:szCs w:val="16"/>
              </w:rPr>
              <w:pPrChange w:id="2136" w:author="Simon Kiss" w:date="2023-09-21T10:06:00Z">
                <w:pPr>
                  <w:divId w:val="1194878891"/>
                </w:pPr>
              </w:pPrChange>
            </w:pPr>
            <w:ins w:id="2137" w:author="Patrick Fafard" w:date="2023-02-16T13:58:00Z">
              <w:del w:id="2138" w:author="Simon Kiss" w:date="2023-07-26T14:00:00Z">
                <w:r w:rsidRPr="00545DC0" w:rsidDel="00293A78">
                  <w:rPr>
                    <w:rFonts w:eastAsia="Times New Roman"/>
                    <w:sz w:val="16"/>
                    <w:szCs w:val="16"/>
                  </w:rPr>
                  <w:delText>0.017</w:delText>
                </w:r>
              </w:del>
            </w:ins>
          </w:p>
        </w:tc>
        <w:tc>
          <w:tcPr>
            <w:tcW w:w="0" w:type="auto"/>
            <w:gridSpan w:val="2"/>
            <w:vAlign w:val="center"/>
            <w:hideMark/>
          </w:tcPr>
          <w:p w14:paraId="32692683" w14:textId="77777777" w:rsidR="00E92412" w:rsidRPr="00545DC0" w:rsidDel="00293A78" w:rsidRDefault="00E92412">
            <w:pPr>
              <w:jc w:val="both"/>
              <w:divId w:val="1194878891"/>
              <w:rPr>
                <w:ins w:id="2139" w:author="Patrick Fafard" w:date="2023-02-16T13:58:00Z"/>
                <w:del w:id="2140" w:author="Simon Kiss" w:date="2023-07-26T14:00:00Z"/>
                <w:rFonts w:eastAsia="Times New Roman"/>
                <w:sz w:val="16"/>
                <w:szCs w:val="16"/>
              </w:rPr>
              <w:pPrChange w:id="2141" w:author="Simon Kiss" w:date="2023-09-21T10:06:00Z">
                <w:pPr>
                  <w:divId w:val="1194878891"/>
                </w:pPr>
              </w:pPrChange>
            </w:pPr>
            <w:ins w:id="2142" w:author="Patrick Fafard" w:date="2023-02-16T13:58:00Z">
              <w:del w:id="2143" w:author="Simon Kiss" w:date="2023-07-26T14:00:00Z">
                <w:r w:rsidRPr="00545DC0" w:rsidDel="00293A78">
                  <w:rPr>
                    <w:rFonts w:eastAsia="Times New Roman"/>
                    <w:sz w:val="16"/>
                    <w:szCs w:val="16"/>
                  </w:rPr>
                  <w:delText>0.116</w:delText>
                </w:r>
              </w:del>
            </w:ins>
          </w:p>
        </w:tc>
        <w:tc>
          <w:tcPr>
            <w:tcW w:w="0" w:type="auto"/>
            <w:gridSpan w:val="2"/>
            <w:vAlign w:val="center"/>
            <w:hideMark/>
          </w:tcPr>
          <w:p w14:paraId="06F741CA" w14:textId="77777777" w:rsidR="00E92412" w:rsidRPr="00545DC0" w:rsidDel="00293A78" w:rsidRDefault="00E92412">
            <w:pPr>
              <w:jc w:val="both"/>
              <w:divId w:val="1194878891"/>
              <w:rPr>
                <w:ins w:id="2144" w:author="Patrick Fafard" w:date="2023-02-16T13:58:00Z"/>
                <w:del w:id="2145" w:author="Simon Kiss" w:date="2023-07-26T14:00:00Z"/>
                <w:rFonts w:eastAsia="Times New Roman"/>
                <w:sz w:val="16"/>
                <w:szCs w:val="16"/>
              </w:rPr>
              <w:pPrChange w:id="2146" w:author="Simon Kiss" w:date="2023-09-21T10:06:00Z">
                <w:pPr>
                  <w:divId w:val="1194878891"/>
                </w:pPr>
              </w:pPrChange>
            </w:pPr>
            <w:ins w:id="2147" w:author="Patrick Fafard" w:date="2023-02-16T13:58:00Z">
              <w:del w:id="2148" w:author="Simon Kiss" w:date="2023-07-26T14:00:00Z">
                <w:r w:rsidRPr="00545DC0" w:rsidDel="00293A78">
                  <w:rPr>
                    <w:rFonts w:eastAsia="Times New Roman"/>
                    <w:sz w:val="16"/>
                    <w:szCs w:val="16"/>
                  </w:rPr>
                  <w:delText>0.118</w:delText>
                </w:r>
              </w:del>
            </w:ins>
          </w:p>
        </w:tc>
        <w:tc>
          <w:tcPr>
            <w:tcW w:w="0" w:type="auto"/>
            <w:gridSpan w:val="2"/>
            <w:vAlign w:val="center"/>
            <w:hideMark/>
          </w:tcPr>
          <w:p w14:paraId="56A39FD3" w14:textId="77777777" w:rsidR="00E92412" w:rsidRPr="00545DC0" w:rsidDel="00293A78" w:rsidRDefault="00E92412">
            <w:pPr>
              <w:jc w:val="both"/>
              <w:divId w:val="1194878891"/>
              <w:rPr>
                <w:ins w:id="2149" w:author="Patrick Fafard" w:date="2023-02-16T13:58:00Z"/>
                <w:del w:id="2150" w:author="Simon Kiss" w:date="2023-07-26T14:00:00Z"/>
                <w:rFonts w:eastAsia="Times New Roman"/>
                <w:sz w:val="16"/>
                <w:szCs w:val="16"/>
              </w:rPr>
              <w:pPrChange w:id="2151" w:author="Simon Kiss" w:date="2023-09-21T10:06:00Z">
                <w:pPr>
                  <w:divId w:val="1194878891"/>
                </w:pPr>
              </w:pPrChange>
            </w:pPr>
            <w:ins w:id="2152" w:author="Patrick Fafard" w:date="2023-02-16T13:58:00Z">
              <w:del w:id="2153" w:author="Simon Kiss" w:date="2023-07-26T14:00:00Z">
                <w:r w:rsidRPr="00545DC0" w:rsidDel="00293A78">
                  <w:rPr>
                    <w:rFonts w:eastAsia="Times New Roman"/>
                    <w:sz w:val="16"/>
                    <w:szCs w:val="16"/>
                  </w:rPr>
                  <w:delText>0.000</w:delText>
                </w:r>
              </w:del>
            </w:ins>
          </w:p>
        </w:tc>
        <w:tc>
          <w:tcPr>
            <w:tcW w:w="0" w:type="auto"/>
            <w:gridSpan w:val="2"/>
            <w:vAlign w:val="center"/>
            <w:hideMark/>
          </w:tcPr>
          <w:p w14:paraId="5E373964" w14:textId="77777777" w:rsidR="00E92412" w:rsidRPr="00545DC0" w:rsidDel="00293A78" w:rsidRDefault="00E92412">
            <w:pPr>
              <w:jc w:val="both"/>
              <w:divId w:val="1194878891"/>
              <w:rPr>
                <w:ins w:id="2154" w:author="Patrick Fafard" w:date="2023-02-16T13:58:00Z"/>
                <w:del w:id="2155" w:author="Simon Kiss" w:date="2023-07-26T14:00:00Z"/>
                <w:rFonts w:eastAsia="Times New Roman"/>
                <w:sz w:val="16"/>
                <w:szCs w:val="16"/>
              </w:rPr>
              <w:pPrChange w:id="2156" w:author="Simon Kiss" w:date="2023-09-21T10:06:00Z">
                <w:pPr>
                  <w:divId w:val="1194878891"/>
                </w:pPr>
              </w:pPrChange>
            </w:pPr>
            <w:ins w:id="2157" w:author="Patrick Fafard" w:date="2023-02-16T13:58:00Z">
              <w:del w:id="2158" w:author="Simon Kiss" w:date="2023-07-26T14:00:00Z">
                <w:r w:rsidRPr="00545DC0" w:rsidDel="00293A78">
                  <w:rPr>
                    <w:rFonts w:eastAsia="Times New Roman"/>
                    <w:sz w:val="16"/>
                    <w:szCs w:val="16"/>
                  </w:rPr>
                  <w:delText>0.013</w:delText>
                </w:r>
              </w:del>
            </w:ins>
          </w:p>
        </w:tc>
        <w:tc>
          <w:tcPr>
            <w:tcW w:w="0" w:type="auto"/>
            <w:gridSpan w:val="2"/>
            <w:vAlign w:val="center"/>
            <w:hideMark/>
          </w:tcPr>
          <w:p w14:paraId="07A1A612" w14:textId="77777777" w:rsidR="00E92412" w:rsidRPr="00545DC0" w:rsidDel="00293A78" w:rsidRDefault="00E92412">
            <w:pPr>
              <w:jc w:val="both"/>
              <w:divId w:val="1194878891"/>
              <w:rPr>
                <w:ins w:id="2159" w:author="Patrick Fafard" w:date="2023-02-16T13:58:00Z"/>
                <w:del w:id="2160" w:author="Simon Kiss" w:date="2023-07-26T14:00:00Z"/>
                <w:rFonts w:eastAsia="Times New Roman"/>
                <w:sz w:val="16"/>
                <w:szCs w:val="16"/>
              </w:rPr>
              <w:pPrChange w:id="2161" w:author="Simon Kiss" w:date="2023-09-21T10:06:00Z">
                <w:pPr>
                  <w:divId w:val="1194878891"/>
                </w:pPr>
              </w:pPrChange>
            </w:pPr>
            <w:ins w:id="2162" w:author="Patrick Fafard" w:date="2023-02-16T13:58:00Z">
              <w:del w:id="2163" w:author="Simon Kiss" w:date="2023-07-26T14:00:00Z">
                <w:r w:rsidRPr="00545DC0" w:rsidDel="00293A78">
                  <w:rPr>
                    <w:rFonts w:eastAsia="Times New Roman"/>
                    <w:sz w:val="16"/>
                    <w:szCs w:val="16"/>
                  </w:rPr>
                  <w:delText>0.077</w:delText>
                </w:r>
              </w:del>
            </w:ins>
          </w:p>
        </w:tc>
        <w:tc>
          <w:tcPr>
            <w:tcW w:w="0" w:type="auto"/>
            <w:gridSpan w:val="2"/>
            <w:vAlign w:val="center"/>
            <w:hideMark/>
          </w:tcPr>
          <w:p w14:paraId="5F6CB3DD" w14:textId="77777777" w:rsidR="00E92412" w:rsidRPr="00545DC0" w:rsidDel="00293A78" w:rsidRDefault="00E92412">
            <w:pPr>
              <w:jc w:val="both"/>
              <w:divId w:val="1194878891"/>
              <w:rPr>
                <w:ins w:id="2164" w:author="Patrick Fafard" w:date="2023-02-16T13:58:00Z"/>
                <w:del w:id="2165" w:author="Simon Kiss" w:date="2023-07-26T14:00:00Z"/>
                <w:rFonts w:eastAsia="Times New Roman"/>
                <w:sz w:val="16"/>
                <w:szCs w:val="16"/>
              </w:rPr>
              <w:pPrChange w:id="2166" w:author="Simon Kiss" w:date="2023-09-21T10:06:00Z">
                <w:pPr>
                  <w:divId w:val="1194878891"/>
                </w:pPr>
              </w:pPrChange>
            </w:pPr>
            <w:ins w:id="2167" w:author="Patrick Fafard" w:date="2023-02-16T13:58:00Z">
              <w:del w:id="2168" w:author="Simon Kiss" w:date="2023-07-26T14:00:00Z">
                <w:r w:rsidRPr="00545DC0" w:rsidDel="00293A78">
                  <w:rPr>
                    <w:rFonts w:eastAsia="Times New Roman"/>
                    <w:sz w:val="16"/>
                    <w:szCs w:val="16"/>
                  </w:rPr>
                  <w:delText>0.077</w:delText>
                </w:r>
              </w:del>
            </w:ins>
          </w:p>
        </w:tc>
        <w:tc>
          <w:tcPr>
            <w:tcW w:w="0" w:type="auto"/>
            <w:gridSpan w:val="2"/>
            <w:vAlign w:val="center"/>
            <w:hideMark/>
          </w:tcPr>
          <w:p w14:paraId="683D0F62" w14:textId="77777777" w:rsidR="00E92412" w:rsidRPr="00545DC0" w:rsidDel="00293A78" w:rsidRDefault="00E92412">
            <w:pPr>
              <w:jc w:val="both"/>
              <w:divId w:val="1194878891"/>
              <w:rPr>
                <w:ins w:id="2169" w:author="Patrick Fafard" w:date="2023-02-16T13:58:00Z"/>
                <w:del w:id="2170" w:author="Simon Kiss" w:date="2023-07-26T14:00:00Z"/>
                <w:rFonts w:eastAsia="Times New Roman"/>
                <w:sz w:val="16"/>
                <w:szCs w:val="16"/>
              </w:rPr>
              <w:pPrChange w:id="2171" w:author="Simon Kiss" w:date="2023-09-21T10:06:00Z">
                <w:pPr>
                  <w:divId w:val="1194878891"/>
                </w:pPr>
              </w:pPrChange>
            </w:pPr>
            <w:ins w:id="2172" w:author="Patrick Fafard" w:date="2023-02-16T13:58:00Z">
              <w:del w:id="2173" w:author="Simon Kiss" w:date="2023-07-26T14:00:00Z">
                <w:r w:rsidRPr="00545DC0" w:rsidDel="00293A78">
                  <w:rPr>
                    <w:rFonts w:eastAsia="Times New Roman"/>
                    <w:sz w:val="16"/>
                    <w:szCs w:val="16"/>
                  </w:rPr>
                  <w:delText>0.008</w:delText>
                </w:r>
              </w:del>
            </w:ins>
          </w:p>
        </w:tc>
        <w:tc>
          <w:tcPr>
            <w:tcW w:w="0" w:type="auto"/>
            <w:gridSpan w:val="2"/>
            <w:vAlign w:val="center"/>
            <w:hideMark/>
          </w:tcPr>
          <w:p w14:paraId="0984043D" w14:textId="77777777" w:rsidR="00E92412" w:rsidRPr="00545DC0" w:rsidDel="00293A78" w:rsidRDefault="00E92412">
            <w:pPr>
              <w:jc w:val="both"/>
              <w:divId w:val="1194878891"/>
              <w:rPr>
                <w:ins w:id="2174" w:author="Patrick Fafard" w:date="2023-02-16T13:58:00Z"/>
                <w:del w:id="2175" w:author="Simon Kiss" w:date="2023-07-26T14:00:00Z"/>
                <w:rFonts w:eastAsia="Times New Roman"/>
                <w:sz w:val="16"/>
                <w:szCs w:val="16"/>
              </w:rPr>
              <w:pPrChange w:id="2176" w:author="Simon Kiss" w:date="2023-09-21T10:06:00Z">
                <w:pPr>
                  <w:divId w:val="1194878891"/>
                </w:pPr>
              </w:pPrChange>
            </w:pPr>
            <w:ins w:id="2177" w:author="Patrick Fafard" w:date="2023-02-16T13:58:00Z">
              <w:del w:id="2178" w:author="Simon Kiss" w:date="2023-07-26T14:00:00Z">
                <w:r w:rsidRPr="00545DC0" w:rsidDel="00293A78">
                  <w:rPr>
                    <w:rFonts w:eastAsia="Times New Roman"/>
                    <w:sz w:val="16"/>
                    <w:szCs w:val="16"/>
                  </w:rPr>
                  <w:delText>0.015</w:delText>
                </w:r>
              </w:del>
            </w:ins>
          </w:p>
        </w:tc>
        <w:tc>
          <w:tcPr>
            <w:tcW w:w="0" w:type="auto"/>
            <w:gridSpan w:val="2"/>
            <w:vAlign w:val="center"/>
            <w:hideMark/>
          </w:tcPr>
          <w:p w14:paraId="28A33F46" w14:textId="77777777" w:rsidR="00E92412" w:rsidRPr="00545DC0" w:rsidDel="00293A78" w:rsidRDefault="00E92412">
            <w:pPr>
              <w:jc w:val="both"/>
              <w:divId w:val="1194878891"/>
              <w:rPr>
                <w:ins w:id="2179" w:author="Patrick Fafard" w:date="2023-02-16T13:58:00Z"/>
                <w:del w:id="2180" w:author="Simon Kiss" w:date="2023-07-26T14:00:00Z"/>
                <w:rFonts w:eastAsia="Times New Roman"/>
                <w:sz w:val="16"/>
                <w:szCs w:val="16"/>
              </w:rPr>
              <w:pPrChange w:id="2181" w:author="Simon Kiss" w:date="2023-09-21T10:06:00Z">
                <w:pPr>
                  <w:divId w:val="1194878891"/>
                </w:pPr>
              </w:pPrChange>
            </w:pPr>
            <w:ins w:id="2182" w:author="Patrick Fafard" w:date="2023-02-16T13:58:00Z">
              <w:del w:id="2183" w:author="Simon Kiss" w:date="2023-07-26T14:00:00Z">
                <w:r w:rsidRPr="00545DC0" w:rsidDel="00293A78">
                  <w:rPr>
                    <w:rFonts w:eastAsia="Times New Roman"/>
                    <w:sz w:val="16"/>
                    <w:szCs w:val="16"/>
                  </w:rPr>
                  <w:delText>0.067</w:delText>
                </w:r>
              </w:del>
            </w:ins>
          </w:p>
        </w:tc>
        <w:tc>
          <w:tcPr>
            <w:tcW w:w="0" w:type="auto"/>
            <w:gridSpan w:val="2"/>
            <w:vAlign w:val="center"/>
            <w:hideMark/>
          </w:tcPr>
          <w:p w14:paraId="19BF333A" w14:textId="77777777" w:rsidR="00E92412" w:rsidRPr="00545DC0" w:rsidDel="00293A78" w:rsidRDefault="00E92412">
            <w:pPr>
              <w:jc w:val="both"/>
              <w:divId w:val="1194878891"/>
              <w:rPr>
                <w:ins w:id="2184" w:author="Patrick Fafard" w:date="2023-02-16T13:58:00Z"/>
                <w:del w:id="2185" w:author="Simon Kiss" w:date="2023-07-26T14:00:00Z"/>
                <w:rFonts w:eastAsia="Times New Roman"/>
                <w:sz w:val="16"/>
                <w:szCs w:val="16"/>
              </w:rPr>
              <w:pPrChange w:id="2186" w:author="Simon Kiss" w:date="2023-09-21T10:06:00Z">
                <w:pPr>
                  <w:divId w:val="1194878891"/>
                </w:pPr>
              </w:pPrChange>
            </w:pPr>
            <w:ins w:id="2187" w:author="Patrick Fafard" w:date="2023-02-16T13:58:00Z">
              <w:del w:id="2188" w:author="Simon Kiss" w:date="2023-07-26T14:00:00Z">
                <w:r w:rsidRPr="00545DC0" w:rsidDel="00293A78">
                  <w:rPr>
                    <w:rFonts w:eastAsia="Times New Roman"/>
                    <w:sz w:val="16"/>
                    <w:szCs w:val="16"/>
                  </w:rPr>
                  <w:delText>0.067</w:delText>
                </w:r>
              </w:del>
            </w:ins>
          </w:p>
        </w:tc>
        <w:tc>
          <w:tcPr>
            <w:tcW w:w="0" w:type="auto"/>
            <w:gridSpan w:val="2"/>
            <w:vAlign w:val="center"/>
            <w:hideMark/>
          </w:tcPr>
          <w:p w14:paraId="571D06E5" w14:textId="77777777" w:rsidR="00E92412" w:rsidRPr="00545DC0" w:rsidDel="00293A78" w:rsidRDefault="00E92412">
            <w:pPr>
              <w:jc w:val="both"/>
              <w:divId w:val="1194878891"/>
              <w:rPr>
                <w:ins w:id="2189" w:author="Patrick Fafard" w:date="2023-02-16T13:58:00Z"/>
                <w:del w:id="2190" w:author="Simon Kiss" w:date="2023-07-26T14:00:00Z"/>
                <w:rFonts w:eastAsia="Times New Roman"/>
                <w:sz w:val="16"/>
                <w:szCs w:val="16"/>
              </w:rPr>
              <w:pPrChange w:id="2191" w:author="Simon Kiss" w:date="2023-09-21T10:06:00Z">
                <w:pPr>
                  <w:divId w:val="1194878891"/>
                </w:pPr>
              </w:pPrChange>
            </w:pPr>
            <w:ins w:id="2192" w:author="Patrick Fafard" w:date="2023-02-16T13:58:00Z">
              <w:del w:id="2193" w:author="Simon Kiss" w:date="2023-07-26T14:00:00Z">
                <w:r w:rsidRPr="00545DC0" w:rsidDel="00293A78">
                  <w:rPr>
                    <w:rFonts w:eastAsia="Times New Roman"/>
                    <w:sz w:val="16"/>
                    <w:szCs w:val="16"/>
                  </w:rPr>
                  <w:delText>0.000</w:delText>
                </w:r>
              </w:del>
            </w:ins>
          </w:p>
        </w:tc>
        <w:tc>
          <w:tcPr>
            <w:tcW w:w="0" w:type="auto"/>
            <w:gridSpan w:val="2"/>
            <w:vAlign w:val="center"/>
            <w:hideMark/>
          </w:tcPr>
          <w:p w14:paraId="0F9E5C55" w14:textId="77777777" w:rsidR="00E92412" w:rsidRPr="00545DC0" w:rsidDel="00293A78" w:rsidRDefault="00E92412">
            <w:pPr>
              <w:jc w:val="both"/>
              <w:divId w:val="1194878891"/>
              <w:rPr>
                <w:ins w:id="2194" w:author="Patrick Fafard" w:date="2023-02-16T13:58:00Z"/>
                <w:del w:id="2195" w:author="Simon Kiss" w:date="2023-07-26T14:00:00Z"/>
                <w:rFonts w:eastAsia="Times New Roman"/>
                <w:sz w:val="16"/>
                <w:szCs w:val="16"/>
              </w:rPr>
              <w:pPrChange w:id="2196" w:author="Simon Kiss" w:date="2023-09-21T10:06:00Z">
                <w:pPr>
                  <w:divId w:val="1194878891"/>
                </w:pPr>
              </w:pPrChange>
            </w:pPr>
            <w:ins w:id="2197" w:author="Patrick Fafard" w:date="2023-02-16T13:58:00Z">
              <w:del w:id="2198" w:author="Simon Kiss" w:date="2023-07-26T14:00:00Z">
                <w:r w:rsidRPr="00545DC0" w:rsidDel="00293A78">
                  <w:rPr>
                    <w:rFonts w:eastAsia="Times New Roman"/>
                    <w:sz w:val="16"/>
                    <w:szCs w:val="16"/>
                  </w:rPr>
                  <w:delText>0.007</w:delText>
                </w:r>
              </w:del>
            </w:ins>
          </w:p>
        </w:tc>
        <w:tc>
          <w:tcPr>
            <w:tcW w:w="0" w:type="auto"/>
            <w:vAlign w:val="center"/>
            <w:hideMark/>
          </w:tcPr>
          <w:p w14:paraId="4948D3E3" w14:textId="77777777" w:rsidR="00E92412" w:rsidRPr="00545DC0" w:rsidDel="00293A78" w:rsidRDefault="00E92412">
            <w:pPr>
              <w:jc w:val="both"/>
              <w:divId w:val="1194878891"/>
              <w:rPr>
                <w:ins w:id="2199" w:author="Patrick Fafard" w:date="2023-02-16T13:58:00Z"/>
                <w:del w:id="2200" w:author="Simon Kiss" w:date="2023-07-26T14:00:00Z"/>
                <w:rFonts w:eastAsia="Times New Roman"/>
                <w:sz w:val="16"/>
                <w:szCs w:val="16"/>
              </w:rPr>
              <w:pPrChange w:id="2201" w:author="Simon Kiss" w:date="2023-09-21T10:06:00Z">
                <w:pPr>
                  <w:divId w:val="1194878891"/>
                </w:pPr>
              </w:pPrChange>
            </w:pPr>
            <w:ins w:id="2202" w:author="Patrick Fafard" w:date="2023-02-16T13:58:00Z">
              <w:del w:id="2203" w:author="Simon Kiss" w:date="2023-07-26T14:00:00Z">
                <w:r w:rsidRPr="00545DC0" w:rsidDel="00293A78">
                  <w:rPr>
                    <w:rFonts w:eastAsia="Times New Roman"/>
                    <w:sz w:val="16"/>
                    <w:szCs w:val="16"/>
                  </w:rPr>
                  <w:delText>0.047</w:delText>
                </w:r>
              </w:del>
            </w:ins>
          </w:p>
        </w:tc>
        <w:tc>
          <w:tcPr>
            <w:tcW w:w="0" w:type="auto"/>
            <w:vAlign w:val="center"/>
            <w:hideMark/>
          </w:tcPr>
          <w:p w14:paraId="09F58F59" w14:textId="77777777" w:rsidR="00E92412" w:rsidRPr="00545DC0" w:rsidDel="00293A78" w:rsidRDefault="00E92412">
            <w:pPr>
              <w:jc w:val="both"/>
              <w:divId w:val="1194878891"/>
              <w:rPr>
                <w:ins w:id="2204" w:author="Patrick Fafard" w:date="2023-02-16T13:58:00Z"/>
                <w:del w:id="2205" w:author="Simon Kiss" w:date="2023-07-26T14:00:00Z"/>
                <w:rFonts w:eastAsia="Times New Roman"/>
                <w:sz w:val="16"/>
                <w:szCs w:val="16"/>
              </w:rPr>
              <w:pPrChange w:id="2206" w:author="Simon Kiss" w:date="2023-09-21T10:06:00Z">
                <w:pPr>
                  <w:divId w:val="1194878891"/>
                </w:pPr>
              </w:pPrChange>
            </w:pPr>
            <w:ins w:id="2207" w:author="Patrick Fafard" w:date="2023-02-16T13:58:00Z">
              <w:del w:id="2208" w:author="Simon Kiss" w:date="2023-07-26T14:00:00Z">
                <w:r w:rsidRPr="00545DC0" w:rsidDel="00293A78">
                  <w:rPr>
                    <w:rFonts w:eastAsia="Times New Roman"/>
                    <w:sz w:val="16"/>
                    <w:szCs w:val="16"/>
                  </w:rPr>
                  <w:delText>0.049</w:delText>
                </w:r>
              </w:del>
            </w:ins>
          </w:p>
        </w:tc>
      </w:tr>
      <w:tr w:rsidR="00293A78" w:rsidRPr="00545DC0" w:rsidDel="00293A78" w14:paraId="4EB3B27A" w14:textId="77777777" w:rsidTr="00E92412">
        <w:trPr>
          <w:divId w:val="1803771614"/>
          <w:tblCellSpacing w:w="15" w:type="dxa"/>
          <w:ins w:id="2209" w:author="Patrick Fafard" w:date="2023-02-16T13:58:00Z"/>
          <w:del w:id="2210" w:author="Simon Kiss" w:date="2023-07-26T14:00:00Z"/>
        </w:trPr>
        <w:tc>
          <w:tcPr>
            <w:tcW w:w="522" w:type="dxa"/>
            <w:vAlign w:val="center"/>
            <w:hideMark/>
          </w:tcPr>
          <w:p w14:paraId="1F123A78" w14:textId="77777777" w:rsidR="00E92412" w:rsidRPr="00545DC0" w:rsidDel="00293A78" w:rsidRDefault="00E92412">
            <w:pPr>
              <w:jc w:val="both"/>
              <w:divId w:val="1194878891"/>
              <w:rPr>
                <w:ins w:id="2211" w:author="Patrick Fafard" w:date="2023-02-16T13:58:00Z"/>
                <w:del w:id="2212" w:author="Simon Kiss" w:date="2023-07-26T14:00:00Z"/>
                <w:rFonts w:eastAsia="Times New Roman"/>
                <w:sz w:val="16"/>
                <w:szCs w:val="16"/>
              </w:rPr>
              <w:pPrChange w:id="2213" w:author="Simon Kiss" w:date="2023-09-21T10:06:00Z">
                <w:pPr>
                  <w:divId w:val="1194878891"/>
                </w:pPr>
              </w:pPrChange>
            </w:pPr>
            <w:ins w:id="2214" w:author="Patrick Fafard" w:date="2023-02-16T13:58:00Z">
              <w:del w:id="2215" w:author="Simon Kiss" w:date="2023-07-26T14:00:00Z">
                <w:r w:rsidRPr="00545DC0" w:rsidDel="00293A78">
                  <w:rPr>
                    <w:rFonts w:eastAsia="Times New Roman"/>
                    <w:sz w:val="16"/>
                    <w:szCs w:val="16"/>
                  </w:rPr>
                  <w:delText>R2 Adj.</w:delText>
                </w:r>
              </w:del>
            </w:ins>
          </w:p>
        </w:tc>
        <w:tc>
          <w:tcPr>
            <w:tcW w:w="793" w:type="dxa"/>
            <w:gridSpan w:val="2"/>
            <w:vAlign w:val="center"/>
            <w:hideMark/>
          </w:tcPr>
          <w:p w14:paraId="1959C14C" w14:textId="77777777" w:rsidR="00E92412" w:rsidRPr="00545DC0" w:rsidDel="00293A78" w:rsidRDefault="00E92412">
            <w:pPr>
              <w:jc w:val="both"/>
              <w:divId w:val="1194878891"/>
              <w:rPr>
                <w:ins w:id="2216" w:author="Patrick Fafard" w:date="2023-02-16T13:58:00Z"/>
                <w:del w:id="2217" w:author="Simon Kiss" w:date="2023-07-26T14:00:00Z"/>
                <w:rFonts w:eastAsia="Times New Roman"/>
                <w:sz w:val="16"/>
                <w:szCs w:val="16"/>
              </w:rPr>
              <w:pPrChange w:id="2218" w:author="Simon Kiss" w:date="2023-09-21T10:06:00Z">
                <w:pPr>
                  <w:divId w:val="1194878891"/>
                </w:pPr>
              </w:pPrChange>
            </w:pPr>
            <w:ins w:id="2219" w:author="Patrick Fafard" w:date="2023-02-16T13:58:00Z">
              <w:del w:id="2220" w:author="Simon Kiss" w:date="2023-07-26T14:00:00Z">
                <w:r w:rsidRPr="00545DC0" w:rsidDel="00293A78">
                  <w:rPr>
                    <w:rFonts w:eastAsia="Times New Roman"/>
                    <w:sz w:val="16"/>
                    <w:szCs w:val="16"/>
                  </w:rPr>
                  <w:delText>0.003</w:delText>
                </w:r>
              </w:del>
            </w:ins>
          </w:p>
        </w:tc>
        <w:tc>
          <w:tcPr>
            <w:tcW w:w="0" w:type="auto"/>
            <w:gridSpan w:val="2"/>
            <w:vAlign w:val="center"/>
            <w:hideMark/>
          </w:tcPr>
          <w:p w14:paraId="235940D3" w14:textId="77777777" w:rsidR="00E92412" w:rsidRPr="00545DC0" w:rsidDel="00293A78" w:rsidRDefault="00E92412">
            <w:pPr>
              <w:jc w:val="both"/>
              <w:divId w:val="1194878891"/>
              <w:rPr>
                <w:ins w:id="2221" w:author="Patrick Fafard" w:date="2023-02-16T13:58:00Z"/>
                <w:del w:id="2222" w:author="Simon Kiss" w:date="2023-07-26T14:00:00Z"/>
                <w:rFonts w:eastAsia="Times New Roman"/>
                <w:sz w:val="16"/>
                <w:szCs w:val="16"/>
              </w:rPr>
              <w:pPrChange w:id="2223" w:author="Simon Kiss" w:date="2023-09-21T10:06:00Z">
                <w:pPr>
                  <w:divId w:val="1194878891"/>
                </w:pPr>
              </w:pPrChange>
            </w:pPr>
            <w:ins w:id="2224" w:author="Patrick Fafard" w:date="2023-02-16T13:58:00Z">
              <w:del w:id="2225" w:author="Simon Kiss" w:date="2023-07-26T14:00:00Z">
                <w:r w:rsidRPr="00545DC0" w:rsidDel="00293A78">
                  <w:rPr>
                    <w:rFonts w:eastAsia="Times New Roman"/>
                    <w:sz w:val="16"/>
                    <w:szCs w:val="16"/>
                  </w:rPr>
                  <w:delText>0.014</w:delText>
                </w:r>
              </w:del>
            </w:ins>
          </w:p>
        </w:tc>
        <w:tc>
          <w:tcPr>
            <w:tcW w:w="0" w:type="auto"/>
            <w:gridSpan w:val="2"/>
            <w:vAlign w:val="center"/>
            <w:hideMark/>
          </w:tcPr>
          <w:p w14:paraId="3218ABAE" w14:textId="77777777" w:rsidR="00E92412" w:rsidRPr="00545DC0" w:rsidDel="00293A78" w:rsidRDefault="00E92412">
            <w:pPr>
              <w:jc w:val="both"/>
              <w:divId w:val="1194878891"/>
              <w:rPr>
                <w:ins w:id="2226" w:author="Patrick Fafard" w:date="2023-02-16T13:58:00Z"/>
                <w:del w:id="2227" w:author="Simon Kiss" w:date="2023-07-26T14:00:00Z"/>
                <w:rFonts w:eastAsia="Times New Roman"/>
                <w:sz w:val="16"/>
                <w:szCs w:val="16"/>
              </w:rPr>
              <w:pPrChange w:id="2228" w:author="Simon Kiss" w:date="2023-09-21T10:06:00Z">
                <w:pPr>
                  <w:divId w:val="1194878891"/>
                </w:pPr>
              </w:pPrChange>
            </w:pPr>
            <w:ins w:id="2229" w:author="Patrick Fafard" w:date="2023-02-16T13:58:00Z">
              <w:del w:id="2230" w:author="Simon Kiss" w:date="2023-07-26T14:00:00Z">
                <w:r w:rsidRPr="00545DC0" w:rsidDel="00293A78">
                  <w:rPr>
                    <w:rFonts w:eastAsia="Times New Roman"/>
                    <w:sz w:val="16"/>
                    <w:szCs w:val="16"/>
                  </w:rPr>
                  <w:delText>0.113</w:delText>
                </w:r>
              </w:del>
            </w:ins>
          </w:p>
        </w:tc>
        <w:tc>
          <w:tcPr>
            <w:tcW w:w="0" w:type="auto"/>
            <w:gridSpan w:val="2"/>
            <w:vAlign w:val="center"/>
            <w:hideMark/>
          </w:tcPr>
          <w:p w14:paraId="777F018F" w14:textId="77777777" w:rsidR="00E92412" w:rsidRPr="00545DC0" w:rsidDel="00293A78" w:rsidRDefault="00E92412">
            <w:pPr>
              <w:jc w:val="both"/>
              <w:divId w:val="1194878891"/>
              <w:rPr>
                <w:ins w:id="2231" w:author="Patrick Fafard" w:date="2023-02-16T13:58:00Z"/>
                <w:del w:id="2232" w:author="Simon Kiss" w:date="2023-07-26T14:00:00Z"/>
                <w:rFonts w:eastAsia="Times New Roman"/>
                <w:sz w:val="16"/>
                <w:szCs w:val="16"/>
              </w:rPr>
              <w:pPrChange w:id="2233" w:author="Simon Kiss" w:date="2023-09-21T10:06:00Z">
                <w:pPr>
                  <w:divId w:val="1194878891"/>
                </w:pPr>
              </w:pPrChange>
            </w:pPr>
            <w:ins w:id="2234" w:author="Patrick Fafard" w:date="2023-02-16T13:58:00Z">
              <w:del w:id="2235" w:author="Simon Kiss" w:date="2023-07-26T14:00:00Z">
                <w:r w:rsidRPr="00545DC0" w:rsidDel="00293A78">
                  <w:rPr>
                    <w:rFonts w:eastAsia="Times New Roman"/>
                    <w:sz w:val="16"/>
                    <w:szCs w:val="16"/>
                  </w:rPr>
                  <w:delText>0.115</w:delText>
                </w:r>
              </w:del>
            </w:ins>
          </w:p>
        </w:tc>
        <w:tc>
          <w:tcPr>
            <w:tcW w:w="0" w:type="auto"/>
            <w:gridSpan w:val="2"/>
            <w:vAlign w:val="center"/>
            <w:hideMark/>
          </w:tcPr>
          <w:p w14:paraId="5E6BB280" w14:textId="77777777" w:rsidR="00E92412" w:rsidRPr="00545DC0" w:rsidDel="00293A78" w:rsidRDefault="00E92412">
            <w:pPr>
              <w:jc w:val="both"/>
              <w:divId w:val="1194878891"/>
              <w:rPr>
                <w:ins w:id="2236" w:author="Patrick Fafard" w:date="2023-02-16T13:58:00Z"/>
                <w:del w:id="2237" w:author="Simon Kiss" w:date="2023-07-26T14:00:00Z"/>
                <w:rFonts w:eastAsia="Times New Roman"/>
                <w:sz w:val="16"/>
                <w:szCs w:val="16"/>
              </w:rPr>
              <w:pPrChange w:id="2238" w:author="Simon Kiss" w:date="2023-09-21T10:06:00Z">
                <w:pPr>
                  <w:divId w:val="1194878891"/>
                </w:pPr>
              </w:pPrChange>
            </w:pPr>
            <w:ins w:id="2239" w:author="Patrick Fafard" w:date="2023-02-16T13:58:00Z">
              <w:del w:id="2240" w:author="Simon Kiss" w:date="2023-07-26T14:00:00Z">
                <w:r w:rsidRPr="00545DC0" w:rsidDel="00293A78">
                  <w:rPr>
                    <w:rFonts w:eastAsia="Times New Roman"/>
                    <w:sz w:val="16"/>
                    <w:szCs w:val="16"/>
                  </w:rPr>
                  <w:delText>0.000</w:delText>
                </w:r>
              </w:del>
            </w:ins>
          </w:p>
        </w:tc>
        <w:tc>
          <w:tcPr>
            <w:tcW w:w="0" w:type="auto"/>
            <w:gridSpan w:val="2"/>
            <w:vAlign w:val="center"/>
            <w:hideMark/>
          </w:tcPr>
          <w:p w14:paraId="64ABB389" w14:textId="77777777" w:rsidR="00E92412" w:rsidRPr="00545DC0" w:rsidDel="00293A78" w:rsidRDefault="00E92412">
            <w:pPr>
              <w:jc w:val="both"/>
              <w:divId w:val="1194878891"/>
              <w:rPr>
                <w:ins w:id="2241" w:author="Patrick Fafard" w:date="2023-02-16T13:58:00Z"/>
                <w:del w:id="2242" w:author="Simon Kiss" w:date="2023-07-26T14:00:00Z"/>
                <w:rFonts w:eastAsia="Times New Roman"/>
                <w:sz w:val="16"/>
                <w:szCs w:val="16"/>
              </w:rPr>
              <w:pPrChange w:id="2243" w:author="Simon Kiss" w:date="2023-09-21T10:06:00Z">
                <w:pPr>
                  <w:divId w:val="1194878891"/>
                </w:pPr>
              </w:pPrChange>
            </w:pPr>
            <w:ins w:id="2244" w:author="Patrick Fafard" w:date="2023-02-16T13:58:00Z">
              <w:del w:id="2245" w:author="Simon Kiss" w:date="2023-07-26T14:00:00Z">
                <w:r w:rsidRPr="00545DC0" w:rsidDel="00293A78">
                  <w:rPr>
                    <w:rFonts w:eastAsia="Times New Roman"/>
                    <w:sz w:val="16"/>
                    <w:szCs w:val="16"/>
                  </w:rPr>
                  <w:delText>0.011</w:delText>
                </w:r>
              </w:del>
            </w:ins>
          </w:p>
        </w:tc>
        <w:tc>
          <w:tcPr>
            <w:tcW w:w="0" w:type="auto"/>
            <w:gridSpan w:val="2"/>
            <w:vAlign w:val="center"/>
            <w:hideMark/>
          </w:tcPr>
          <w:p w14:paraId="2A138336" w14:textId="77777777" w:rsidR="00E92412" w:rsidRPr="00545DC0" w:rsidDel="00293A78" w:rsidRDefault="00E92412">
            <w:pPr>
              <w:jc w:val="both"/>
              <w:divId w:val="1194878891"/>
              <w:rPr>
                <w:ins w:id="2246" w:author="Patrick Fafard" w:date="2023-02-16T13:58:00Z"/>
                <w:del w:id="2247" w:author="Simon Kiss" w:date="2023-07-26T14:00:00Z"/>
                <w:rFonts w:eastAsia="Times New Roman"/>
                <w:sz w:val="16"/>
                <w:szCs w:val="16"/>
              </w:rPr>
              <w:pPrChange w:id="2248" w:author="Simon Kiss" w:date="2023-09-21T10:06:00Z">
                <w:pPr>
                  <w:divId w:val="1194878891"/>
                </w:pPr>
              </w:pPrChange>
            </w:pPr>
            <w:ins w:id="2249" w:author="Patrick Fafard" w:date="2023-02-16T13:58:00Z">
              <w:del w:id="2250" w:author="Simon Kiss" w:date="2023-07-26T14:00:00Z">
                <w:r w:rsidRPr="00545DC0" w:rsidDel="00293A78">
                  <w:rPr>
                    <w:rFonts w:eastAsia="Times New Roman"/>
                    <w:sz w:val="16"/>
                    <w:szCs w:val="16"/>
                  </w:rPr>
                  <w:delText>0.074</w:delText>
                </w:r>
              </w:del>
            </w:ins>
          </w:p>
        </w:tc>
        <w:tc>
          <w:tcPr>
            <w:tcW w:w="0" w:type="auto"/>
            <w:gridSpan w:val="2"/>
            <w:vAlign w:val="center"/>
            <w:hideMark/>
          </w:tcPr>
          <w:p w14:paraId="499D6C6F" w14:textId="77777777" w:rsidR="00E92412" w:rsidRPr="00545DC0" w:rsidDel="00293A78" w:rsidRDefault="00E92412">
            <w:pPr>
              <w:jc w:val="both"/>
              <w:divId w:val="1194878891"/>
              <w:rPr>
                <w:ins w:id="2251" w:author="Patrick Fafard" w:date="2023-02-16T13:58:00Z"/>
                <w:del w:id="2252" w:author="Simon Kiss" w:date="2023-07-26T14:00:00Z"/>
                <w:rFonts w:eastAsia="Times New Roman"/>
                <w:sz w:val="16"/>
                <w:szCs w:val="16"/>
              </w:rPr>
              <w:pPrChange w:id="2253" w:author="Simon Kiss" w:date="2023-09-21T10:06:00Z">
                <w:pPr>
                  <w:divId w:val="1194878891"/>
                </w:pPr>
              </w:pPrChange>
            </w:pPr>
            <w:ins w:id="2254" w:author="Patrick Fafard" w:date="2023-02-16T13:58:00Z">
              <w:del w:id="2255" w:author="Simon Kiss" w:date="2023-07-26T14:00:00Z">
                <w:r w:rsidRPr="00545DC0" w:rsidDel="00293A78">
                  <w:rPr>
                    <w:rFonts w:eastAsia="Times New Roman"/>
                    <w:sz w:val="16"/>
                    <w:szCs w:val="16"/>
                  </w:rPr>
                  <w:delText>0.074</w:delText>
                </w:r>
              </w:del>
            </w:ins>
          </w:p>
        </w:tc>
        <w:tc>
          <w:tcPr>
            <w:tcW w:w="0" w:type="auto"/>
            <w:gridSpan w:val="2"/>
            <w:vAlign w:val="center"/>
            <w:hideMark/>
          </w:tcPr>
          <w:p w14:paraId="3755B28B" w14:textId="77777777" w:rsidR="00E92412" w:rsidRPr="00545DC0" w:rsidDel="00293A78" w:rsidRDefault="00E92412">
            <w:pPr>
              <w:jc w:val="both"/>
              <w:divId w:val="1194878891"/>
              <w:rPr>
                <w:ins w:id="2256" w:author="Patrick Fafard" w:date="2023-02-16T13:58:00Z"/>
                <w:del w:id="2257" w:author="Simon Kiss" w:date="2023-07-26T14:00:00Z"/>
                <w:rFonts w:eastAsia="Times New Roman"/>
                <w:sz w:val="16"/>
                <w:szCs w:val="16"/>
              </w:rPr>
              <w:pPrChange w:id="2258" w:author="Simon Kiss" w:date="2023-09-21T10:06:00Z">
                <w:pPr>
                  <w:divId w:val="1194878891"/>
                </w:pPr>
              </w:pPrChange>
            </w:pPr>
            <w:ins w:id="2259" w:author="Patrick Fafard" w:date="2023-02-16T13:58:00Z">
              <w:del w:id="2260" w:author="Simon Kiss" w:date="2023-07-26T14:00:00Z">
                <w:r w:rsidRPr="00545DC0" w:rsidDel="00293A78">
                  <w:rPr>
                    <w:rFonts w:eastAsia="Times New Roman"/>
                    <w:sz w:val="16"/>
                    <w:szCs w:val="16"/>
                  </w:rPr>
                  <w:delText>0.008</w:delText>
                </w:r>
              </w:del>
            </w:ins>
          </w:p>
        </w:tc>
        <w:tc>
          <w:tcPr>
            <w:tcW w:w="0" w:type="auto"/>
            <w:gridSpan w:val="2"/>
            <w:vAlign w:val="center"/>
            <w:hideMark/>
          </w:tcPr>
          <w:p w14:paraId="6DAF5EA0" w14:textId="77777777" w:rsidR="00E92412" w:rsidRPr="00545DC0" w:rsidDel="00293A78" w:rsidRDefault="00E92412">
            <w:pPr>
              <w:jc w:val="both"/>
              <w:divId w:val="1194878891"/>
              <w:rPr>
                <w:ins w:id="2261" w:author="Patrick Fafard" w:date="2023-02-16T13:58:00Z"/>
                <w:del w:id="2262" w:author="Simon Kiss" w:date="2023-07-26T14:00:00Z"/>
                <w:rFonts w:eastAsia="Times New Roman"/>
                <w:sz w:val="16"/>
                <w:szCs w:val="16"/>
              </w:rPr>
              <w:pPrChange w:id="2263" w:author="Simon Kiss" w:date="2023-09-21T10:06:00Z">
                <w:pPr>
                  <w:divId w:val="1194878891"/>
                </w:pPr>
              </w:pPrChange>
            </w:pPr>
            <w:ins w:id="2264" w:author="Patrick Fafard" w:date="2023-02-16T13:58:00Z">
              <w:del w:id="2265" w:author="Simon Kiss" w:date="2023-07-26T14:00:00Z">
                <w:r w:rsidRPr="00545DC0" w:rsidDel="00293A78">
                  <w:rPr>
                    <w:rFonts w:eastAsia="Times New Roman"/>
                    <w:sz w:val="16"/>
                    <w:szCs w:val="16"/>
                  </w:rPr>
                  <w:delText>0.012</w:delText>
                </w:r>
              </w:del>
            </w:ins>
          </w:p>
        </w:tc>
        <w:tc>
          <w:tcPr>
            <w:tcW w:w="0" w:type="auto"/>
            <w:gridSpan w:val="2"/>
            <w:vAlign w:val="center"/>
            <w:hideMark/>
          </w:tcPr>
          <w:p w14:paraId="7BCE220C" w14:textId="77777777" w:rsidR="00E92412" w:rsidRPr="00545DC0" w:rsidDel="00293A78" w:rsidRDefault="00E92412">
            <w:pPr>
              <w:jc w:val="both"/>
              <w:divId w:val="1194878891"/>
              <w:rPr>
                <w:ins w:id="2266" w:author="Patrick Fafard" w:date="2023-02-16T13:58:00Z"/>
                <w:del w:id="2267" w:author="Simon Kiss" w:date="2023-07-26T14:00:00Z"/>
                <w:rFonts w:eastAsia="Times New Roman"/>
                <w:sz w:val="16"/>
                <w:szCs w:val="16"/>
              </w:rPr>
              <w:pPrChange w:id="2268" w:author="Simon Kiss" w:date="2023-09-21T10:06:00Z">
                <w:pPr>
                  <w:divId w:val="1194878891"/>
                </w:pPr>
              </w:pPrChange>
            </w:pPr>
            <w:ins w:id="2269" w:author="Patrick Fafard" w:date="2023-02-16T13:58:00Z">
              <w:del w:id="2270" w:author="Simon Kiss" w:date="2023-07-26T14:00:00Z">
                <w:r w:rsidRPr="00545DC0" w:rsidDel="00293A78">
                  <w:rPr>
                    <w:rFonts w:eastAsia="Times New Roman"/>
                    <w:sz w:val="16"/>
                    <w:szCs w:val="16"/>
                  </w:rPr>
                  <w:delText>0.064</w:delText>
                </w:r>
              </w:del>
            </w:ins>
          </w:p>
        </w:tc>
        <w:tc>
          <w:tcPr>
            <w:tcW w:w="0" w:type="auto"/>
            <w:gridSpan w:val="2"/>
            <w:vAlign w:val="center"/>
            <w:hideMark/>
          </w:tcPr>
          <w:p w14:paraId="2DFD255D" w14:textId="77777777" w:rsidR="00E92412" w:rsidRPr="00545DC0" w:rsidDel="00293A78" w:rsidRDefault="00E92412">
            <w:pPr>
              <w:jc w:val="both"/>
              <w:divId w:val="1194878891"/>
              <w:rPr>
                <w:ins w:id="2271" w:author="Patrick Fafard" w:date="2023-02-16T13:58:00Z"/>
                <w:del w:id="2272" w:author="Simon Kiss" w:date="2023-07-26T14:00:00Z"/>
                <w:rFonts w:eastAsia="Times New Roman"/>
                <w:sz w:val="16"/>
                <w:szCs w:val="16"/>
              </w:rPr>
              <w:pPrChange w:id="2273" w:author="Simon Kiss" w:date="2023-09-21T10:06:00Z">
                <w:pPr>
                  <w:divId w:val="1194878891"/>
                </w:pPr>
              </w:pPrChange>
            </w:pPr>
            <w:ins w:id="2274" w:author="Patrick Fafard" w:date="2023-02-16T13:58:00Z">
              <w:del w:id="2275" w:author="Simon Kiss" w:date="2023-07-26T14:00:00Z">
                <w:r w:rsidRPr="00545DC0" w:rsidDel="00293A78">
                  <w:rPr>
                    <w:rFonts w:eastAsia="Times New Roman"/>
                    <w:sz w:val="16"/>
                    <w:szCs w:val="16"/>
                  </w:rPr>
                  <w:delText>0.063</w:delText>
                </w:r>
              </w:del>
            </w:ins>
          </w:p>
        </w:tc>
        <w:tc>
          <w:tcPr>
            <w:tcW w:w="0" w:type="auto"/>
            <w:gridSpan w:val="2"/>
            <w:vAlign w:val="center"/>
            <w:hideMark/>
          </w:tcPr>
          <w:p w14:paraId="638F3620" w14:textId="77777777" w:rsidR="00E92412" w:rsidRPr="00545DC0" w:rsidDel="00293A78" w:rsidRDefault="00E92412">
            <w:pPr>
              <w:jc w:val="both"/>
              <w:divId w:val="1194878891"/>
              <w:rPr>
                <w:ins w:id="2276" w:author="Patrick Fafard" w:date="2023-02-16T13:58:00Z"/>
                <w:del w:id="2277" w:author="Simon Kiss" w:date="2023-07-26T14:00:00Z"/>
                <w:rFonts w:eastAsia="Times New Roman"/>
                <w:sz w:val="16"/>
                <w:szCs w:val="16"/>
              </w:rPr>
              <w:pPrChange w:id="2278" w:author="Simon Kiss" w:date="2023-09-21T10:06:00Z">
                <w:pPr>
                  <w:divId w:val="1194878891"/>
                </w:pPr>
              </w:pPrChange>
            </w:pPr>
            <w:ins w:id="2279" w:author="Patrick Fafard" w:date="2023-02-16T13:58:00Z">
              <w:del w:id="2280" w:author="Simon Kiss" w:date="2023-07-26T14:00:00Z">
                <w:r w:rsidRPr="00545DC0" w:rsidDel="00293A78">
                  <w:rPr>
                    <w:rFonts w:eastAsia="Times New Roman"/>
                    <w:sz w:val="16"/>
                    <w:szCs w:val="16"/>
                  </w:rPr>
                  <w:delText>0.000</w:delText>
                </w:r>
              </w:del>
            </w:ins>
          </w:p>
        </w:tc>
        <w:tc>
          <w:tcPr>
            <w:tcW w:w="0" w:type="auto"/>
            <w:gridSpan w:val="2"/>
            <w:vAlign w:val="center"/>
            <w:hideMark/>
          </w:tcPr>
          <w:p w14:paraId="081C658F" w14:textId="77777777" w:rsidR="00E92412" w:rsidRPr="00545DC0" w:rsidDel="00293A78" w:rsidRDefault="00E92412">
            <w:pPr>
              <w:jc w:val="both"/>
              <w:divId w:val="1194878891"/>
              <w:rPr>
                <w:ins w:id="2281" w:author="Patrick Fafard" w:date="2023-02-16T13:58:00Z"/>
                <w:del w:id="2282" w:author="Simon Kiss" w:date="2023-07-26T14:00:00Z"/>
                <w:rFonts w:eastAsia="Times New Roman"/>
                <w:sz w:val="16"/>
                <w:szCs w:val="16"/>
              </w:rPr>
              <w:pPrChange w:id="2283" w:author="Simon Kiss" w:date="2023-09-21T10:06:00Z">
                <w:pPr>
                  <w:divId w:val="1194878891"/>
                </w:pPr>
              </w:pPrChange>
            </w:pPr>
            <w:ins w:id="2284" w:author="Patrick Fafard" w:date="2023-02-16T13:58:00Z">
              <w:del w:id="2285" w:author="Simon Kiss" w:date="2023-07-26T14:00:00Z">
                <w:r w:rsidRPr="00545DC0" w:rsidDel="00293A78">
                  <w:rPr>
                    <w:rFonts w:eastAsia="Times New Roman"/>
                    <w:sz w:val="16"/>
                    <w:szCs w:val="16"/>
                  </w:rPr>
                  <w:delText>0.004</w:delText>
                </w:r>
              </w:del>
            </w:ins>
          </w:p>
        </w:tc>
        <w:tc>
          <w:tcPr>
            <w:tcW w:w="0" w:type="auto"/>
            <w:vAlign w:val="center"/>
            <w:hideMark/>
          </w:tcPr>
          <w:p w14:paraId="4470E30F" w14:textId="77777777" w:rsidR="00E92412" w:rsidRPr="00545DC0" w:rsidDel="00293A78" w:rsidRDefault="00E92412">
            <w:pPr>
              <w:jc w:val="both"/>
              <w:divId w:val="1194878891"/>
              <w:rPr>
                <w:ins w:id="2286" w:author="Patrick Fafard" w:date="2023-02-16T13:58:00Z"/>
                <w:del w:id="2287" w:author="Simon Kiss" w:date="2023-07-26T14:00:00Z"/>
                <w:rFonts w:eastAsia="Times New Roman"/>
                <w:sz w:val="16"/>
                <w:szCs w:val="16"/>
              </w:rPr>
              <w:pPrChange w:id="2288" w:author="Simon Kiss" w:date="2023-09-21T10:06:00Z">
                <w:pPr>
                  <w:divId w:val="1194878891"/>
                </w:pPr>
              </w:pPrChange>
            </w:pPr>
            <w:ins w:id="2289" w:author="Patrick Fafard" w:date="2023-02-16T13:58:00Z">
              <w:del w:id="2290" w:author="Simon Kiss" w:date="2023-07-26T14:00:00Z">
                <w:r w:rsidRPr="00545DC0" w:rsidDel="00293A78">
                  <w:rPr>
                    <w:rFonts w:eastAsia="Times New Roman"/>
                    <w:sz w:val="16"/>
                    <w:szCs w:val="16"/>
                  </w:rPr>
                  <w:delText>0.044</w:delText>
                </w:r>
              </w:del>
            </w:ins>
          </w:p>
        </w:tc>
        <w:tc>
          <w:tcPr>
            <w:tcW w:w="0" w:type="auto"/>
            <w:vAlign w:val="center"/>
            <w:hideMark/>
          </w:tcPr>
          <w:p w14:paraId="39C3948F" w14:textId="77777777" w:rsidR="00E92412" w:rsidRPr="00545DC0" w:rsidDel="00293A78" w:rsidRDefault="00E92412">
            <w:pPr>
              <w:jc w:val="both"/>
              <w:divId w:val="1194878891"/>
              <w:rPr>
                <w:ins w:id="2291" w:author="Patrick Fafard" w:date="2023-02-16T13:58:00Z"/>
                <w:del w:id="2292" w:author="Simon Kiss" w:date="2023-07-26T14:00:00Z"/>
                <w:rFonts w:eastAsia="Times New Roman"/>
                <w:sz w:val="16"/>
                <w:szCs w:val="16"/>
              </w:rPr>
              <w:pPrChange w:id="2293" w:author="Simon Kiss" w:date="2023-09-21T10:06:00Z">
                <w:pPr>
                  <w:divId w:val="1194878891"/>
                </w:pPr>
              </w:pPrChange>
            </w:pPr>
            <w:ins w:id="2294" w:author="Patrick Fafard" w:date="2023-02-16T13:58:00Z">
              <w:del w:id="2295" w:author="Simon Kiss" w:date="2023-07-26T14:00:00Z">
                <w:r w:rsidRPr="00545DC0" w:rsidDel="00293A78">
                  <w:rPr>
                    <w:rFonts w:eastAsia="Times New Roman"/>
                    <w:sz w:val="16"/>
                    <w:szCs w:val="16"/>
                  </w:rPr>
                  <w:delText>0.045</w:delText>
                </w:r>
              </w:del>
            </w:ins>
          </w:p>
        </w:tc>
      </w:tr>
      <w:tr w:rsidR="00E92412" w:rsidRPr="00545DC0" w:rsidDel="00293A78" w14:paraId="60B4B89A" w14:textId="77777777" w:rsidTr="00442333">
        <w:trPr>
          <w:divId w:val="1803771614"/>
          <w:tblCellSpacing w:w="15" w:type="dxa"/>
          <w:ins w:id="2296" w:author="Patrick Fafard" w:date="2023-02-16T13:58:00Z"/>
          <w:del w:id="2297" w:author="Simon Kiss" w:date="2023-07-26T14:00:00Z"/>
        </w:trPr>
        <w:tc>
          <w:tcPr>
            <w:tcW w:w="0" w:type="auto"/>
            <w:gridSpan w:val="31"/>
            <w:vAlign w:val="center"/>
            <w:hideMark/>
          </w:tcPr>
          <w:p w14:paraId="38CB0CBE" w14:textId="77777777" w:rsidR="00E92412" w:rsidRPr="00545DC0" w:rsidDel="00293A78" w:rsidRDefault="00E92412">
            <w:pPr>
              <w:jc w:val="both"/>
              <w:divId w:val="1194878891"/>
              <w:rPr>
                <w:ins w:id="2298" w:author="Patrick Fafard" w:date="2023-02-16T13:58:00Z"/>
                <w:del w:id="2299" w:author="Simon Kiss" w:date="2023-07-26T14:00:00Z"/>
                <w:rFonts w:eastAsia="Times New Roman"/>
                <w:sz w:val="16"/>
                <w:szCs w:val="16"/>
              </w:rPr>
              <w:pPrChange w:id="2300" w:author="Simon Kiss" w:date="2023-09-21T10:06:00Z">
                <w:pPr>
                  <w:divId w:val="1194878891"/>
                </w:pPr>
              </w:pPrChange>
            </w:pPr>
            <w:ins w:id="2301" w:author="Patrick Fafard" w:date="2023-02-16T13:58:00Z">
              <w:del w:id="2302" w:author="Simon Kiss" w:date="2023-07-26T14:00:00Z">
                <w:r w:rsidRPr="00545DC0" w:rsidDel="00293A78">
                  <w:rPr>
                    <w:rFonts w:eastAsia="Times New Roman"/>
                    <w:sz w:val="16"/>
                    <w:szCs w:val="16"/>
                  </w:rPr>
                  <w:delText>* p &lt; 0.05, ** p &lt; 0.01, *** p &lt; 0.001</w:delText>
                </w:r>
              </w:del>
            </w:ins>
          </w:p>
        </w:tc>
      </w:tr>
    </w:tbl>
    <w:p w14:paraId="101AD526" w14:textId="77777777" w:rsidR="00E92412" w:rsidDel="00293A78" w:rsidRDefault="00E92412">
      <w:pPr>
        <w:jc w:val="both"/>
        <w:divId w:val="1194878891"/>
        <w:rPr>
          <w:ins w:id="2303" w:author="Patrick Fafard" w:date="2023-02-16T13:58:00Z"/>
          <w:del w:id="2304" w:author="Simon Kiss" w:date="2023-07-26T14:00:00Z"/>
          <w:rFonts w:eastAsia="Times New Roman"/>
        </w:rPr>
        <w:pPrChange w:id="2305" w:author="Simon Kiss" w:date="2023-09-21T10:06:00Z">
          <w:pPr>
            <w:divId w:val="1194878891"/>
          </w:pPr>
        </w:pPrChange>
      </w:pPr>
    </w:p>
    <w:p w14:paraId="706FC72D" w14:textId="77777777" w:rsidR="00E92412" w:rsidDel="00293A78" w:rsidRDefault="00E92412">
      <w:pPr>
        <w:jc w:val="both"/>
        <w:divId w:val="1194878891"/>
        <w:rPr>
          <w:ins w:id="2306" w:author="Patrick Fafard" w:date="2023-02-16T13:58:00Z"/>
          <w:del w:id="2307" w:author="Simon Kiss" w:date="2023-07-26T14:00:00Z"/>
        </w:rPr>
        <w:pPrChange w:id="2308" w:author="Simon Kiss" w:date="2023-09-21T10:06:00Z">
          <w:pPr>
            <w:pStyle w:val="Caption"/>
            <w:jc w:val="both"/>
            <w:divId w:val="1194878891"/>
          </w:pPr>
        </w:pPrChange>
      </w:pPr>
    </w:p>
    <w:p w14:paraId="07E6A367" w14:textId="0B390848" w:rsidR="00E92412" w:rsidDel="00293A78" w:rsidRDefault="00E92412">
      <w:pPr>
        <w:jc w:val="both"/>
        <w:divId w:val="1194878891"/>
        <w:rPr>
          <w:del w:id="2309" w:author="Simon Kiss" w:date="2023-07-26T14:00:00Z"/>
        </w:rPr>
      </w:pPr>
      <w:ins w:id="2310" w:author="Patrick Fafard" w:date="2023-02-16T13:58:00Z">
        <w:del w:id="2311" w:author="Simon Kiss" w:date="2023-07-26T14:00:00Z">
          <w:r w:rsidRPr="007071A0" w:rsidDel="00293A78">
            <w:delText xml:space="preserve">Table </w:delText>
          </w:r>
          <w:r w:rsidDel="00293A78">
            <w:rPr>
              <w:noProof/>
            </w:rPr>
            <w:delText>4</w:delText>
          </w:r>
        </w:del>
      </w:ins>
    </w:p>
    <w:p w14:paraId="23EC3933" w14:textId="742A7274" w:rsidR="00CD1F88" w:rsidRDefault="00C064DA" w:rsidP="002F455C">
      <w:pPr>
        <w:jc w:val="both"/>
        <w:divId w:val="1803771614"/>
      </w:pPr>
      <w:del w:id="2312" w:author="Simon Kiss" w:date="2023-07-26T14:00:00Z">
        <w:r w:rsidRPr="007071A0" w:rsidDel="00293A78">
          <w:delText xml:space="preserve">Table </w:delText>
        </w:r>
        <w:r w:rsidDel="00293A78">
          <w:rPr>
            <w:noProof/>
          </w:rPr>
          <w:delText>4</w:delText>
        </w:r>
      </w:del>
      <w:r>
        <w:fldChar w:fldCharType="end"/>
      </w:r>
      <w:r>
        <w:t xml:space="preserve">, </w:t>
      </w:r>
      <w:r w:rsidR="002C5864" w:rsidRPr="007071A0">
        <w:t>Here starker differences emerge, specifically in relation to the question of</w:t>
      </w:r>
      <w:r w:rsidR="00536D78" w:rsidRPr="007071A0">
        <w:t xml:space="preserve"> stopping the decline of the economy or to keep schools open. Two findings are notable. First, public health professionals are significantly more likely to </w:t>
      </w:r>
      <w:r w:rsidR="00E56575">
        <w:t>choose to prioritize stopping the transmission of COVID19</w:t>
      </w:r>
      <w:r w:rsidR="00536D78" w:rsidRPr="007071A0">
        <w:t xml:space="preserve"> </w:t>
      </w:r>
      <w:r w:rsidR="00E56575">
        <w:t xml:space="preserve">at the expense of economic decline, although they </w:t>
      </w:r>
      <w:r w:rsidR="0025351B">
        <w:t>were</w:t>
      </w:r>
      <w:r w:rsidR="00E56575">
        <w:t xml:space="preserve"> </w:t>
      </w:r>
      <w:r w:rsidR="00E56575">
        <w:rPr>
          <w:i/>
          <w:iCs/>
        </w:rPr>
        <w:t xml:space="preserve">more </w:t>
      </w:r>
      <w:r w:rsidR="00E56575">
        <w:t xml:space="preserve">likely to prioritize keeping schools open than </w:t>
      </w:r>
      <w:r w:rsidR="0025351B">
        <w:t>to stop transmission of COVID19.</w:t>
      </w:r>
      <w:r w:rsidR="00EC79E3">
        <w:t xml:space="preserve"> </w:t>
      </w:r>
      <w:commentRangeStart w:id="2313"/>
      <w:commentRangeStart w:id="2314"/>
      <w:r w:rsidR="00EC79E3">
        <w:t>Thus, in one domain, public health professionals preferred to privilege stopping COVID19 transmission, but in another domain, they preferred to accept the risk of greater transmission.</w:t>
      </w:r>
      <w:r w:rsidR="00CD1F88">
        <w:t xml:space="preserve"> The evidence here permits us to speak of values dictating preferred trade-offs because when self-reported ideology is entered into the model for choosing between economic decline and stopping transmission of COVID19, the public health officials do not differ from the general pop</w:t>
      </w:r>
      <w:r w:rsidR="00F1412B">
        <w:t>u</w:t>
      </w:r>
      <w:r w:rsidR="00CD1F88">
        <w:t>l</w:t>
      </w:r>
      <w:r w:rsidR="00F1412B">
        <w:t>a</w:t>
      </w:r>
      <w:r w:rsidR="00CD1F88">
        <w:t xml:space="preserve">tion. This suggests that public health </w:t>
      </w:r>
      <w:proofErr w:type="gramStart"/>
      <w:r w:rsidR="00CD1F88">
        <w:t>professionals</w:t>
      </w:r>
      <w:proofErr w:type="gramEnd"/>
      <w:r w:rsidR="00CD1F88">
        <w:t xml:space="preserve"> preference for stopping COVID19 at the expense of economic activity is largely a product of their own ideology.</w:t>
      </w:r>
      <w:r w:rsidR="0025351B">
        <w:t xml:space="preserve"> </w:t>
      </w:r>
      <w:commentRangeEnd w:id="2313"/>
      <w:r w:rsidR="00063D5F">
        <w:rPr>
          <w:rStyle w:val="CommentReference"/>
        </w:rPr>
        <w:commentReference w:id="2313"/>
      </w:r>
      <w:commentRangeEnd w:id="2314"/>
      <w:r w:rsidR="003A1533">
        <w:rPr>
          <w:rStyle w:val="CommentReference"/>
        </w:rPr>
        <w:commentReference w:id="2314"/>
      </w:r>
    </w:p>
    <w:p w14:paraId="1EBCF5A0" w14:textId="67AE4725" w:rsidR="0025351B" w:rsidRDefault="00F37C5B" w:rsidP="00CD1F88">
      <w:pPr>
        <w:ind w:firstLine="720"/>
        <w:jc w:val="both"/>
        <w:divId w:val="1803771614"/>
      </w:pPr>
      <w:r>
        <w:t>Second, although there is some evidence that public health professional</w:t>
      </w:r>
      <w:r w:rsidR="00EC79E3">
        <w:t>s</w:t>
      </w:r>
      <w:r>
        <w:t xml:space="preserve"> were more inclined to make different trade-offs, overall, the effect is much smaller than the observed effect of self-reported ideology. In the full model for keeping schools open, </w:t>
      </w:r>
      <w:r w:rsidR="00C5613D">
        <w:t xml:space="preserve">the coefficient for </w:t>
      </w:r>
      <w:r w:rsidR="00A62217">
        <w:t xml:space="preserve">public health respondents was 0.13 (SE 0.02). By contrast, the coefficient for ideology, scaled from 0 to 1, was 0.32 (SE 0.02). </w:t>
      </w:r>
    </w:p>
    <w:p w14:paraId="1CEA6B4D" w14:textId="77777777" w:rsidR="002C5864" w:rsidRPr="007071A0" w:rsidRDefault="002C5864" w:rsidP="00EB331C">
      <w:pPr>
        <w:jc w:val="both"/>
        <w:divId w:val="564416061"/>
        <w:rPr>
          <w:rFonts w:eastAsia="Times New Roman"/>
        </w:rPr>
      </w:pPr>
    </w:p>
    <w:p w14:paraId="06CAB0D1" w14:textId="77777777" w:rsidR="003D44BA" w:rsidRDefault="003D44BA" w:rsidP="00EF0666">
      <w:pPr>
        <w:divId w:val="1194878891"/>
      </w:pPr>
    </w:p>
    <w:p w14:paraId="1867F246" w14:textId="2343514D" w:rsidR="003D44BA" w:rsidRDefault="003D44BA" w:rsidP="00EF0666">
      <w:pPr>
        <w:divId w:val="1194878891"/>
      </w:pPr>
    </w:p>
    <w:p w14:paraId="1B2427EB" w14:textId="77777777" w:rsidR="00F00C53" w:rsidRDefault="00F00C53" w:rsidP="00EB331C">
      <w:pPr>
        <w:jc w:val="both"/>
      </w:pPr>
    </w:p>
    <w:p w14:paraId="3D42E775" w14:textId="05F31B10" w:rsidR="00FB2890" w:rsidRDefault="00FB2890" w:rsidP="00EB331C">
      <w:pPr>
        <w:jc w:val="both"/>
      </w:pPr>
    </w:p>
    <w:p w14:paraId="432755D1" w14:textId="7EDC49AC" w:rsidR="00892096" w:rsidRDefault="00892096">
      <w:r>
        <w:br w:type="page"/>
      </w:r>
    </w:p>
    <w:p w14:paraId="2C587AD4" w14:textId="77777777" w:rsidR="00B82D8E" w:rsidRDefault="00B82D8E" w:rsidP="00B82D8E"/>
    <w:p w14:paraId="662587C5" w14:textId="48D68EF8" w:rsidR="00296FBE" w:rsidRDefault="00296FBE" w:rsidP="008066C9"/>
    <w:p w14:paraId="6A37AA57" w14:textId="77777777" w:rsidR="00296FBE" w:rsidRPr="008066C9" w:rsidRDefault="00296FBE" w:rsidP="008066C9"/>
    <w:p w14:paraId="3683B318" w14:textId="70D555BD" w:rsidR="00A91222" w:rsidRPr="007071A0" w:rsidDel="005B4737" w:rsidRDefault="00A91222" w:rsidP="00EB331C">
      <w:pPr>
        <w:pStyle w:val="Heading1"/>
        <w:jc w:val="both"/>
        <w:rPr>
          <w:del w:id="2315" w:author="Simon Kiss" w:date="2023-09-25T09:38:00Z"/>
          <w:rFonts w:ascii="Times New Roman" w:hAnsi="Times New Roman" w:cs="Times New Roman"/>
          <w:sz w:val="24"/>
          <w:szCs w:val="24"/>
        </w:rPr>
      </w:pPr>
      <w:bookmarkStart w:id="2316" w:name="_Toc87448298"/>
      <w:del w:id="2317" w:author="Simon Kiss" w:date="2023-09-25T09:38:00Z">
        <w:r w:rsidRPr="007071A0" w:rsidDel="005B4737">
          <w:rPr>
            <w:rFonts w:ascii="Times New Roman" w:hAnsi="Times New Roman" w:cs="Times New Roman"/>
            <w:sz w:val="24"/>
            <w:szCs w:val="24"/>
          </w:rPr>
          <w:delText>DISCUSSION</w:delText>
        </w:r>
        <w:bookmarkEnd w:id="2316"/>
      </w:del>
    </w:p>
    <w:p w14:paraId="01E8DB7D" w14:textId="17E8BB37" w:rsidR="009439EE" w:rsidDel="005B4737" w:rsidRDefault="009439EE" w:rsidP="009439EE">
      <w:pPr>
        <w:rPr>
          <w:del w:id="2318" w:author="Simon Kiss" w:date="2023-09-25T09:38:00Z"/>
        </w:rPr>
      </w:pPr>
      <w:bookmarkStart w:id="2319" w:name="_Toc87448299"/>
    </w:p>
    <w:p w14:paraId="722E465D" w14:textId="364150B5" w:rsidR="00A55B97" w:rsidDel="005B4737" w:rsidRDefault="009439EE" w:rsidP="00442333">
      <w:pPr>
        <w:jc w:val="both"/>
        <w:rPr>
          <w:del w:id="2320" w:author="Simon Kiss" w:date="2023-09-25T09:38:00Z"/>
        </w:rPr>
      </w:pPr>
      <w:del w:id="2321" w:author="Simon Kiss" w:date="2023-09-25T09:38:00Z">
        <w:r w:rsidDel="005B4737">
          <w:delText xml:space="preserve">Overall, </w:delText>
        </w:r>
        <w:r w:rsidR="00022B8B" w:rsidDel="005B4737">
          <w:delText xml:space="preserve">the evidence gathered supported a mix of our hypotheses. There is no question that public health professionals have very different worldviews than the general population; they hew distinctly to the left. H1 was confirmed. Moreover, we also found that there was a noticeable difference </w:delText>
        </w:r>
        <w:r w:rsidR="00022B8B" w:rsidDel="005B4737">
          <w:rPr>
            <w:i/>
            <w:iCs/>
          </w:rPr>
          <w:delText>within</w:delText>
        </w:r>
        <w:r w:rsidR="00022B8B" w:rsidDel="005B4737">
          <w:delText xml:space="preserve"> the public health discipline</w:delText>
        </w:r>
        <w:r w:rsidR="00A70724" w:rsidDel="005B4737">
          <w:delText xml:space="preserve"> whereby those in the health promotion area of public health were largely to the left of those within other areas of public health such as health protection, disease surveillance and epidemiology. </w:delText>
        </w:r>
        <w:r w:rsidR="0066201E" w:rsidDel="005B4737">
          <w:delText xml:space="preserve">Thus, </w:delText>
        </w:r>
        <w:r w:rsidR="00E402BE" w:rsidDel="005B4737">
          <w:delText xml:space="preserve">H3 was also confirmed. </w:delText>
        </w:r>
      </w:del>
    </w:p>
    <w:p w14:paraId="32362D61" w14:textId="02C2033A" w:rsidR="00AF556E" w:rsidDel="005B4737" w:rsidRDefault="00AF556E" w:rsidP="00442333">
      <w:pPr>
        <w:jc w:val="both"/>
        <w:rPr>
          <w:del w:id="2322" w:author="Simon Kiss" w:date="2023-09-25T09:38:00Z"/>
        </w:rPr>
      </w:pPr>
    </w:p>
    <w:p w14:paraId="0C769DB3" w14:textId="2F7206C4" w:rsidR="00E61E7C" w:rsidDel="00977E87" w:rsidRDefault="00AF556E" w:rsidP="00442333">
      <w:pPr>
        <w:jc w:val="both"/>
        <w:rPr>
          <w:del w:id="2323" w:author="Simon Kiss" w:date="2023-09-25T09:38:00Z"/>
        </w:rPr>
      </w:pPr>
      <w:del w:id="2324" w:author="Simon Kiss" w:date="2023-09-25T09:38:00Z">
        <w:r w:rsidDel="00977E87">
          <w:delText xml:space="preserve">We also found partial evidence supporting H2, namely that different populations would define public health problems in socio-economic versus </w:delText>
        </w:r>
      </w:del>
      <w:ins w:id="2325" w:author="Patrick Fafard" w:date="2023-02-16T17:44:00Z">
        <w:del w:id="2326" w:author="Simon Kiss" w:date="2023-09-25T09:38:00Z">
          <w:r w:rsidR="00373147" w:rsidDel="00977E87">
            <w:delText>biomeical</w:delText>
          </w:r>
        </w:del>
      </w:ins>
      <w:del w:id="2327" w:author="Simon Kiss" w:date="2023-09-25T09:38:00Z">
        <w:r w:rsidDel="00977E87">
          <w:delText xml:space="preserve"> terms. On the one hand, the general population and the public health workforce were in agreement</w:delText>
        </w:r>
      </w:del>
      <w:ins w:id="2328" w:author="Patrick Fafard" w:date="2023-02-16T17:45:00Z">
        <w:del w:id="2329" w:author="Simon Kiss" w:date="2023-09-25T09:38:00Z">
          <w:r w:rsidR="00373147" w:rsidDel="00977E87">
            <w:delText>agreed</w:delText>
          </w:r>
        </w:del>
      </w:ins>
      <w:del w:id="2330" w:author="Simon Kiss" w:date="2023-09-25T09:38:00Z">
        <w:r w:rsidDel="00977E87">
          <w:delText xml:space="preserve"> that poverty was the most important public health problem after COVID19. However, because respondents were invited to rank multiple issues, some differences emerged underneath this consensus. Public health professionals were more likely to argue that racial inequalities were a more significant problem than were the general population. </w:delText>
        </w:r>
        <w:r w:rsidR="0062490A" w:rsidDel="00977E87">
          <w:delText>These differences were reflected *</w:delText>
        </w:r>
        <w:r w:rsidR="0062490A" w:rsidRPr="00442333" w:rsidDel="00977E87">
          <w:rPr>
            <w:i/>
            <w:iCs/>
          </w:rPr>
          <w:delText>within</w:delText>
        </w:r>
        <w:r w:rsidR="0062490A" w:rsidDel="00977E87">
          <w:delText xml:space="preserve">* the public health workforce. Again, both those in the field of health promotion and others were more likely to define poverty as the most important problem than any other issue, although health promoters did so at a much greater rate than other public health professionals. </w:delText>
        </w:r>
        <w:r w:rsidR="00B26205" w:rsidDel="00977E87">
          <w:delText>But the differen</w:delText>
        </w:r>
        <w:r w:rsidR="00E61E7C" w:rsidDel="00977E87">
          <w:delText>c</w:delText>
        </w:r>
        <w:r w:rsidR="00B26205" w:rsidDel="00977E87">
          <w:delText xml:space="preserve">e in emphasis on racial inequalities was mirrored here as health promoters were much more likely to define racial inequalities </w:delText>
        </w:r>
        <w:r w:rsidR="00E61E7C" w:rsidDel="00977E87">
          <w:delText xml:space="preserve">as the most important problem than other public health professionals. </w:delText>
        </w:r>
      </w:del>
    </w:p>
    <w:p w14:paraId="1B527AF8" w14:textId="680288E2" w:rsidR="0066201E" w:rsidDel="005B4737" w:rsidRDefault="0066201E" w:rsidP="00442333">
      <w:pPr>
        <w:jc w:val="both"/>
        <w:rPr>
          <w:del w:id="2331" w:author="Simon Kiss" w:date="2023-09-25T09:38:00Z"/>
        </w:rPr>
      </w:pPr>
    </w:p>
    <w:p w14:paraId="7D546295" w14:textId="5F749F35" w:rsidR="003D0A07" w:rsidDel="005B4737" w:rsidRDefault="0066201E" w:rsidP="00442333">
      <w:pPr>
        <w:jc w:val="both"/>
        <w:rPr>
          <w:del w:id="2332" w:author="Simon Kiss" w:date="2023-09-25T09:38:00Z"/>
        </w:rPr>
      </w:pPr>
      <w:del w:id="2333" w:author="Simon Kiss" w:date="2023-09-25T09:38:00Z">
        <w:r w:rsidDel="005B4737">
          <w:delText xml:space="preserve">We also found </w:delText>
        </w:r>
        <w:r w:rsidR="003A2C8F" w:rsidDel="005B4737">
          <w:delText xml:space="preserve">mixed evidence regarding H4, namely, that public health professionals would prefer more stringent regulations to prevent the transmission of COVID19. </w:delText>
        </w:r>
        <w:r w:rsidR="00397AE2" w:rsidDel="005B4737">
          <w:delText xml:space="preserve">When comparing public health professionals to the whole of the general population, there was remarkably little difference in policy preferences. Where there was a difference, it was in the opposite direction as expected; the public health workforce showed much lower levels of support for mandatory vaccines than did the general population. </w:delText>
        </w:r>
        <w:r w:rsidR="003D0A07" w:rsidDel="005B4737">
          <w:delText>That said when the public health workforce was compared with specific *</w:delText>
        </w:r>
        <w:r w:rsidR="003D0A07" w:rsidRPr="00442333" w:rsidDel="005B4737">
          <w:rPr>
            <w:i/>
            <w:iCs/>
          </w:rPr>
          <w:delText>subsets</w:delText>
        </w:r>
        <w:r w:rsidR="003D0A07" w:rsidDel="005B4737">
          <w:delText>* of the populations, specifically, older and rural Canadians, differences *</w:delText>
        </w:r>
        <w:r w:rsidR="003D0A07" w:rsidRPr="00442333" w:rsidDel="005B4737">
          <w:rPr>
            <w:i/>
            <w:iCs/>
          </w:rPr>
          <w:delText>did</w:delText>
        </w:r>
        <w:r w:rsidR="003D0A07" w:rsidDel="005B4737">
          <w:delText xml:space="preserve">* emerge. </w:delText>
        </w:r>
        <w:r w:rsidR="00C42EDA" w:rsidDel="005B4737">
          <w:delText xml:space="preserve">Namely, </w:delText>
        </w:r>
        <w:r w:rsidR="003C6003" w:rsidDel="005B4737">
          <w:delText>support for mandatory vaccines and for closing down</w:delText>
        </w:r>
      </w:del>
      <w:ins w:id="2334" w:author="Patrick Fafard" w:date="2023-02-16T17:45:00Z">
        <w:del w:id="2335" w:author="Simon Kiss" w:date="2023-09-25T09:38:00Z">
          <w:r w:rsidR="00373147" w:rsidDel="005B4737">
            <w:delText>closing</w:delText>
          </w:r>
        </w:del>
      </w:ins>
      <w:del w:id="2336" w:author="Simon Kiss" w:date="2023-09-25T09:38:00Z">
        <w:r w:rsidR="003C6003" w:rsidDel="005B4737">
          <w:delText xml:space="preserve"> bars and restaurants went up significantly with age in the general population. This is not surprising given older Canadians’ greater risk from COVID19. By contrast, these findings do speak to the  capability</w:delText>
        </w:r>
      </w:del>
      <w:ins w:id="2337" w:author="Patrick Fafard" w:date="2023-02-16T17:46:00Z">
        <w:del w:id="2338" w:author="Simon Kiss" w:date="2023-09-25T09:38:00Z">
          <w:r w:rsidR="00373147" w:rsidDel="005B4737">
            <w:delText>the capability</w:delText>
          </w:r>
        </w:del>
      </w:ins>
      <w:del w:id="2339" w:author="Simon Kiss" w:date="2023-09-25T09:38:00Z">
        <w:r w:rsidR="003C6003" w:rsidDel="005B4737">
          <w:delText xml:space="preserve"> of the public health workforce to adhere to policy preferences that take a wider view of the public good. </w:delText>
        </w:r>
      </w:del>
    </w:p>
    <w:p w14:paraId="354DF028" w14:textId="180C9AFC" w:rsidR="00607532" w:rsidDel="005B4737" w:rsidRDefault="00607532" w:rsidP="00442333">
      <w:pPr>
        <w:jc w:val="both"/>
        <w:rPr>
          <w:del w:id="2340" w:author="Simon Kiss" w:date="2023-09-25T09:38:00Z"/>
        </w:rPr>
      </w:pPr>
    </w:p>
    <w:p w14:paraId="42D38E85" w14:textId="05596C27" w:rsidR="00545DC0" w:rsidDel="005B4737" w:rsidRDefault="00607532" w:rsidP="00442333">
      <w:pPr>
        <w:jc w:val="both"/>
        <w:rPr>
          <w:del w:id="2341" w:author="Simon Kiss" w:date="2023-09-25T09:38:00Z"/>
        </w:rPr>
      </w:pPr>
      <w:del w:id="2342" w:author="Simon Kiss" w:date="2023-09-25T09:38:00Z">
        <w:r w:rsidDel="005B4737">
          <w:delText xml:space="preserve">However, we did also find additional evidence of conflicts over policy preferences when respondents were required to </w:delText>
        </w:r>
        <w:r w:rsidR="00832766" w:rsidDel="005B4737">
          <w:delText xml:space="preserve">choose between trade-offs. When respondents were forced to choose between stopping the transmission of COVID19 or stop economic decline, public health professionals </w:delText>
        </w:r>
        <w:r w:rsidR="00545DC0" w:rsidDel="005B4737">
          <w:delText xml:space="preserve">were more likely to prioritize the transmission of COVID19 over stopping economic decline but then preferred to keep schools open than stopping the transmission of COVID19. </w:delText>
        </w:r>
        <w:r w:rsidR="00E863AC" w:rsidDel="005B4737">
          <w:delText xml:space="preserve">In the case of the former, public health professionals were in agreement with older Canadians but in the latter they demonstrated a different trade-off. </w:delText>
        </w:r>
      </w:del>
    </w:p>
    <w:p w14:paraId="762141E1" w14:textId="74E95743" w:rsidR="003623A7" w:rsidRDefault="003623A7" w:rsidP="00442333">
      <w:pPr>
        <w:jc w:val="both"/>
      </w:pPr>
    </w:p>
    <w:p w14:paraId="36C58F5D" w14:textId="075CB023" w:rsidR="003623A7" w:rsidRPr="00022B8B" w:rsidDel="00242A54" w:rsidRDefault="000F0681" w:rsidP="00442333">
      <w:pPr>
        <w:jc w:val="both"/>
        <w:rPr>
          <w:del w:id="2343" w:author="Simon Kiss" w:date="2023-09-21T10:00:00Z"/>
        </w:rPr>
      </w:pPr>
      <w:del w:id="2344" w:author="Simon Kiss" w:date="2023-09-21T10:00:00Z">
        <w:r w:rsidDel="00242A54">
          <w:delText xml:space="preserve">When turning to how these policy preferences interacted with measures of local COVID19, we found that existing differences were largely magnified. </w:delText>
        </w:r>
        <w:r w:rsidRPr="00442333" w:rsidDel="00242A54">
          <w:rPr>
            <w:highlight w:val="yellow"/>
          </w:rPr>
          <w:delText>For example, we found that</w:delText>
        </w:r>
        <w:r w:rsidDel="00242A54">
          <w:delText xml:space="preserve"> </w:delText>
        </w:r>
      </w:del>
    </w:p>
    <w:p w14:paraId="0A0B4D47" w14:textId="77777777" w:rsidR="00022B8B" w:rsidDel="00242A54" w:rsidRDefault="00022B8B" w:rsidP="00442333">
      <w:pPr>
        <w:jc w:val="both"/>
        <w:rPr>
          <w:del w:id="2345" w:author="Simon Kiss" w:date="2023-09-21T10:00:00Z"/>
        </w:rPr>
      </w:pPr>
    </w:p>
    <w:p w14:paraId="201D37A9" w14:textId="58DFA354" w:rsidR="00022B8B" w:rsidDel="00D520D3" w:rsidRDefault="00022B8B" w:rsidP="00442333">
      <w:pPr>
        <w:jc w:val="both"/>
        <w:rPr>
          <w:del w:id="2346" w:author="Patrick Fafard" w:date="2023-02-16T17:50:00Z"/>
        </w:rPr>
      </w:pPr>
      <w:del w:id="2347" w:author="Patrick Fafard" w:date="2023-02-16T17:50:00Z">
        <w:r w:rsidDel="00D520D3">
          <w:delText xml:space="preserve">The sample size of public health professionals was rather small, which may make it hard to detect differences. On the other hand, one of the reasons for the small sample size was that it was fielded at a time when public health professionals in Canada were under extreme pressure. In some ways, this could be seen as much as a feature as a bug. Public health respondents and the general population were surveyed about their views on public health measures </w:delText>
        </w:r>
        <w:r w:rsidDel="00D520D3">
          <w:rPr>
            <w:i/>
            <w:iCs/>
          </w:rPr>
          <w:delText>during</w:delText>
        </w:r>
        <w:r w:rsidDel="00D520D3">
          <w:delText xml:space="preserve"> a public health crisis. </w:delText>
        </w:r>
      </w:del>
    </w:p>
    <w:p w14:paraId="65FC68E6" w14:textId="1F511E0B" w:rsidR="005D1EA9" w:rsidRDefault="005D1EA9" w:rsidP="00442333">
      <w:pPr>
        <w:jc w:val="both"/>
      </w:pPr>
    </w:p>
    <w:p w14:paraId="05FA4159" w14:textId="6F0594A9" w:rsidR="005D1EA9" w:rsidDel="000F4B13" w:rsidRDefault="00373147" w:rsidP="00442333">
      <w:pPr>
        <w:jc w:val="both"/>
        <w:rPr>
          <w:ins w:id="2348" w:author="Patrick Fafard" w:date="2023-02-16T17:50:00Z"/>
          <w:del w:id="2349" w:author="Simon Kiss" w:date="2023-09-21T11:21:00Z"/>
        </w:rPr>
      </w:pPr>
      <w:ins w:id="2350" w:author="Patrick Fafard" w:date="2023-02-16T17:46:00Z">
        <w:r>
          <w:t xml:space="preserve">This analysis </w:t>
        </w:r>
        <w:del w:id="2351" w:author="Simon Kiss" w:date="2023-09-21T11:20:00Z">
          <w:r w:rsidDel="000F4B13">
            <w:delText xml:space="preserve">in this paper </w:delText>
          </w:r>
        </w:del>
      </w:ins>
      <w:ins w:id="2352" w:author="Patrick Fafard" w:date="2023-02-16T17:47:00Z">
        <w:r w:rsidR="00D520D3">
          <w:t xml:space="preserve">has both strengths and weaknesses. To our knowledge, this is the first </w:t>
        </w:r>
        <w:del w:id="2353" w:author="Simon Kiss" w:date="2023-09-21T11:20:00Z">
          <w:r w:rsidR="00D520D3" w:rsidDel="000F4B13">
            <w:delText>time an attempt</w:delText>
          </w:r>
        </w:del>
      </w:ins>
      <w:ins w:id="2354" w:author="Simon Kiss" w:date="2023-09-21T11:20:00Z">
        <w:r w:rsidR="000F4B13">
          <w:t>attempt</w:t>
        </w:r>
      </w:ins>
      <w:ins w:id="2355" w:author="Patrick Fafard" w:date="2023-02-16T17:47:00Z">
        <w:r w:rsidR="00D520D3">
          <w:t xml:space="preserve"> </w:t>
        </w:r>
        <w:del w:id="2356" w:author="Simon Kiss" w:date="2023-09-21T11:20:00Z">
          <w:r w:rsidR="00D520D3" w:rsidDel="000F4B13">
            <w:delText xml:space="preserve">has been made </w:delText>
          </w:r>
        </w:del>
        <w:r w:rsidR="00D520D3">
          <w:t xml:space="preserve">to survey the </w:t>
        </w:r>
      </w:ins>
      <w:ins w:id="2357" w:author="Simon Kiss" w:date="2023-09-21T11:21:00Z">
        <w:r w:rsidR="000F4B13">
          <w:t xml:space="preserve">worldviews and ideology of the </w:t>
        </w:r>
      </w:ins>
      <w:ins w:id="2358" w:author="Patrick Fafard" w:date="2023-02-16T17:47:00Z">
        <w:r w:rsidR="00D520D3">
          <w:t>public health workforce in Canada</w:t>
        </w:r>
        <w:del w:id="2359" w:author="Simon Kiss" w:date="2023-09-21T11:22:00Z">
          <w:r w:rsidR="00D520D3" w:rsidDel="000F4B13">
            <w:delText xml:space="preserve"> </w:delText>
          </w:r>
        </w:del>
        <w:del w:id="2360" w:author="Simon Kiss" w:date="2023-09-21T11:21:00Z">
          <w:r w:rsidR="00D520D3" w:rsidDel="000F4B13">
            <w:delText>to find out the</w:delText>
          </w:r>
        </w:del>
      </w:ins>
      <w:ins w:id="2361" w:author="Patrick Fafard" w:date="2023-02-16T17:48:00Z">
        <w:del w:id="2362" w:author="Simon Kiss" w:date="2023-09-21T11:21:00Z">
          <w:r w:rsidR="00D520D3" w:rsidDel="000F4B13">
            <w:delText xml:space="preserve">ir views on the making of public health policy. By extension, this is the first analysis of how the view of the public health workforce compare with those of the general population. Second, </w:delText>
          </w:r>
        </w:del>
        <w:del w:id="2363" w:author="Simon Kiss" w:date="2023-09-21T10:00:00Z">
          <w:r w:rsidR="00D520D3" w:rsidRPr="00442333" w:rsidDel="002F455C">
            <w:rPr>
              <w:highlight w:val="yellow"/>
            </w:rPr>
            <w:delText xml:space="preserve">[insert something about the methods </w:delText>
          </w:r>
        </w:del>
      </w:ins>
      <w:ins w:id="2364" w:author="Patrick Fafard" w:date="2023-02-16T17:49:00Z">
        <w:del w:id="2365" w:author="Simon Kiss" w:date="2023-09-21T10:00:00Z">
          <w:r w:rsidR="00D520D3" w:rsidRPr="00442333" w:rsidDel="002F455C">
            <w:rPr>
              <w:highlight w:val="yellow"/>
            </w:rPr>
            <w:delText>–</w:delText>
          </w:r>
        </w:del>
      </w:ins>
      <w:ins w:id="2366" w:author="Patrick Fafard" w:date="2023-02-16T17:48:00Z">
        <w:del w:id="2367" w:author="Simon Kiss" w:date="2023-09-21T10:00:00Z">
          <w:r w:rsidR="00D520D3" w:rsidRPr="00442333" w:rsidDel="002F455C">
            <w:rPr>
              <w:highlight w:val="yellow"/>
            </w:rPr>
            <w:delText xml:space="preserve"> per</w:delText>
          </w:r>
        </w:del>
      </w:ins>
      <w:ins w:id="2368" w:author="Patrick Fafard" w:date="2023-02-16T17:49:00Z">
        <w:del w:id="2369" w:author="Simon Kiss" w:date="2023-09-21T10:00:00Z">
          <w:r w:rsidR="00D520D3" w:rsidRPr="00442333" w:rsidDel="002F455C">
            <w:rPr>
              <w:highlight w:val="yellow"/>
            </w:rPr>
            <w:delText>haps the tradeoff question which take us a long way from the standard public opinion survey questions]</w:delText>
          </w:r>
        </w:del>
      </w:ins>
      <w:ins w:id="2370" w:author="Simon Kiss" w:date="2023-09-21T11:21:00Z">
        <w:r w:rsidR="000F4B13">
          <w:t xml:space="preserve">. </w:t>
        </w:r>
      </w:ins>
      <w:ins w:id="2371" w:author="Simon Kiss" w:date="2023-09-21T11:22:00Z">
        <w:r w:rsidR="000F4B13">
          <w:t xml:space="preserve"> </w:t>
        </w:r>
      </w:ins>
      <w:ins w:id="2372" w:author="Patrick Fafard" w:date="2023-02-16T17:49:00Z">
        <w:del w:id="2373" w:author="Simon Kiss" w:date="2023-09-21T10:00:00Z">
          <w:r w:rsidR="00D520D3" w:rsidRPr="00442333" w:rsidDel="002F455C">
            <w:rPr>
              <w:highlight w:val="yellow"/>
            </w:rPr>
            <w:delText>.</w:delText>
          </w:r>
          <w:r w:rsidR="00D520D3" w:rsidDel="002F455C">
            <w:delText xml:space="preserve"> </w:delText>
          </w:r>
        </w:del>
      </w:ins>
    </w:p>
    <w:p w14:paraId="1F5E7F62" w14:textId="73971918" w:rsidR="00D520D3" w:rsidDel="000F4B13" w:rsidRDefault="00D520D3" w:rsidP="00442333">
      <w:pPr>
        <w:jc w:val="both"/>
        <w:rPr>
          <w:ins w:id="2374" w:author="Patrick Fafard" w:date="2023-02-16T17:50:00Z"/>
          <w:del w:id="2375" w:author="Simon Kiss" w:date="2023-09-21T11:21:00Z"/>
        </w:rPr>
      </w:pPr>
    </w:p>
    <w:p w14:paraId="1689AD21" w14:textId="7864C9DB" w:rsidR="00D520D3" w:rsidRDefault="00D520D3" w:rsidP="00442333">
      <w:pPr>
        <w:jc w:val="both"/>
        <w:rPr>
          <w:ins w:id="2376" w:author="Patrick Fafard" w:date="2023-02-16T17:50:00Z"/>
        </w:rPr>
      </w:pPr>
      <w:ins w:id="2377" w:author="Patrick Fafard" w:date="2023-02-16T17:50:00Z">
        <w:r>
          <w:t xml:space="preserve">However, there are several limitations to our analysis. First, the sample size of public health professionals was rather small, which may make it hard to detect differences. On the other hand, one of the reasons for the small sample size was that it was fielded at a time when public health professionals in Canada were under extreme pressure. In some ways, this could be seen as much as a feature as a bug. Public health respondents and the general population were surveyed about their views on public health measures </w:t>
        </w:r>
        <w:r>
          <w:rPr>
            <w:i/>
            <w:iCs/>
          </w:rPr>
          <w:t>during</w:t>
        </w:r>
        <w:r>
          <w:t xml:space="preserve"> a public health crisis. </w:t>
        </w:r>
      </w:ins>
      <w:ins w:id="2378" w:author="Patrick Fafard" w:date="2023-02-16T17:51:00Z">
        <w:r>
          <w:t xml:space="preserve">Second, because we know so little about the size and composition of the public health workforce it was impossible to reach out to them directly. </w:t>
        </w:r>
      </w:ins>
      <w:proofErr w:type="gramStart"/>
      <w:ins w:id="2379" w:author="Patrick Fafard" w:date="2023-02-16T17:53:00Z">
        <w:r>
          <w:t>Therefore</w:t>
        </w:r>
      </w:ins>
      <w:proofErr w:type="gramEnd"/>
      <w:ins w:id="2380" w:author="Patrick Fafard" w:date="2023-02-16T17:52:00Z">
        <w:r>
          <w:t xml:space="preserve"> we partnered with public health associations to distribute the survey to their members. </w:t>
        </w:r>
      </w:ins>
      <w:ins w:id="2381" w:author="Patrick Fafard" w:date="2023-02-16T17:53:00Z">
        <w:r>
          <w:t xml:space="preserve">However, membership is these associations is not mandatory and </w:t>
        </w:r>
      </w:ins>
      <w:ins w:id="2382" w:author="Patrick Fafard" w:date="2023-02-16T17:54:00Z">
        <w:r>
          <w:t>some groups, physicians, public health inspectors, are likely underrepresented in our sample of the public health workforce.</w:t>
        </w:r>
      </w:ins>
    </w:p>
    <w:p w14:paraId="06AA9D11" w14:textId="3AC375C6" w:rsidR="00D520D3" w:rsidRPr="00022B8B" w:rsidRDefault="00D520D3" w:rsidP="00442333">
      <w:pPr>
        <w:jc w:val="both"/>
      </w:pPr>
    </w:p>
    <w:p w14:paraId="7B85A8D1" w14:textId="35FA75A0" w:rsidR="00487245" w:rsidRPr="007071A0" w:rsidRDefault="00A91222" w:rsidP="00487245">
      <w:pPr>
        <w:pStyle w:val="Heading1"/>
        <w:jc w:val="both"/>
        <w:rPr>
          <w:rFonts w:ascii="Times New Roman" w:hAnsi="Times New Roman" w:cs="Times New Roman"/>
          <w:sz w:val="24"/>
          <w:szCs w:val="24"/>
        </w:rPr>
      </w:pPr>
      <w:r w:rsidRPr="00442333">
        <w:rPr>
          <w:rFonts w:ascii="Times New Roman" w:hAnsi="Times New Roman" w:cs="Times New Roman"/>
          <w:sz w:val="24"/>
          <w:szCs w:val="24"/>
          <w:highlight w:val="yellow"/>
        </w:rPr>
        <w:t>CONCLUSION</w:t>
      </w:r>
      <w:bookmarkEnd w:id="2319"/>
    </w:p>
    <w:p w14:paraId="4ED75A5A" w14:textId="77777777" w:rsidR="00773B40" w:rsidRDefault="00773B40" w:rsidP="009439EE">
      <w:pPr>
        <w:pStyle w:val="Heading1"/>
        <w:jc w:val="both"/>
        <w:rPr>
          <w:ins w:id="2383" w:author="Simon Kiss" w:date="2023-02-17T15:09:00Z"/>
          <w:rFonts w:ascii="Times New Roman" w:hAnsi="Times New Roman" w:cs="Times New Roman"/>
          <w:sz w:val="24"/>
          <w:szCs w:val="24"/>
        </w:rPr>
        <w:sectPr w:rsidR="00773B40">
          <w:pgSz w:w="12240" w:h="15840"/>
          <w:pgMar w:top="1440" w:right="1440" w:bottom="1440" w:left="1440" w:header="708" w:footer="708" w:gutter="0"/>
          <w:cols w:space="708"/>
          <w:docGrid w:linePitch="360"/>
        </w:sectPr>
      </w:pPr>
    </w:p>
    <w:p w14:paraId="15CBCF75" w14:textId="56F5A085" w:rsidR="00E023D9" w:rsidRDefault="00E023D9" w:rsidP="009439EE">
      <w:pPr>
        <w:pStyle w:val="Heading1"/>
        <w:jc w:val="both"/>
        <w:rPr>
          <w:rFonts w:ascii="Times New Roman" w:hAnsi="Times New Roman" w:cs="Times New Roman"/>
          <w:sz w:val="24"/>
          <w:szCs w:val="24"/>
        </w:rPr>
      </w:pPr>
    </w:p>
    <w:p w14:paraId="2B5EE59F" w14:textId="64687F49" w:rsidR="0009668D" w:rsidRDefault="0009668D" w:rsidP="00487245">
      <w:pPr>
        <w:pStyle w:val="Heading1"/>
        <w:rPr>
          <w:ins w:id="2384" w:author="Simon Kiss" w:date="2023-09-14T11:48:00Z"/>
          <w:rFonts w:ascii="Times New Roman" w:hAnsi="Times New Roman" w:cs="Times New Roman"/>
          <w:sz w:val="24"/>
          <w:szCs w:val="24"/>
        </w:rPr>
      </w:pPr>
      <w:ins w:id="2385" w:author="Simon Kiss" w:date="2023-09-14T11:48:00Z">
        <w:r>
          <w:rPr>
            <w:rFonts w:ascii="Times New Roman" w:hAnsi="Times New Roman" w:cs="Times New Roman"/>
            <w:sz w:val="24"/>
            <w:szCs w:val="24"/>
          </w:rPr>
          <w:t>DATA AVAILABILITY</w:t>
        </w:r>
      </w:ins>
    </w:p>
    <w:p w14:paraId="17E7FDB2" w14:textId="2061A1F0" w:rsidR="0009668D" w:rsidRPr="0009668D" w:rsidRDefault="0009668D" w:rsidP="004B10EC">
      <w:pPr>
        <w:rPr>
          <w:ins w:id="2386" w:author="Simon Kiss" w:date="2023-09-14T11:48:00Z"/>
        </w:rPr>
      </w:pPr>
      <w:ins w:id="2387" w:author="Simon Kiss" w:date="2023-09-14T11:48:00Z">
        <w:r>
          <w:t>In keeping with best</w:t>
        </w:r>
      </w:ins>
      <w:ins w:id="2388" w:author="Simon Kiss" w:date="2023-09-14T11:49:00Z">
        <w:r>
          <w:t xml:space="preserve"> practices for research reproducibility, a dataset containing anonymized individual responses and reproducible code producing these analyses is available at http://github.com/lispop/public-health-</w:t>
        </w:r>
      </w:ins>
      <w:ins w:id="2389" w:author="Simon Kiss" w:date="2023-09-14T11:50:00Z">
        <w:r>
          <w:t>canada.html</w:t>
        </w:r>
      </w:ins>
    </w:p>
    <w:p w14:paraId="0F02D928" w14:textId="6209C1DB" w:rsidR="00487245" w:rsidRPr="007071A0" w:rsidRDefault="00487245" w:rsidP="00487245">
      <w:pPr>
        <w:pStyle w:val="Heading1"/>
        <w:rPr>
          <w:rFonts w:ascii="Times New Roman" w:hAnsi="Times New Roman" w:cs="Times New Roman"/>
          <w:sz w:val="24"/>
          <w:szCs w:val="24"/>
        </w:rPr>
      </w:pPr>
      <w:r w:rsidRPr="007071A0">
        <w:rPr>
          <w:rFonts w:ascii="Times New Roman" w:hAnsi="Times New Roman" w:cs="Times New Roman"/>
          <w:sz w:val="24"/>
          <w:szCs w:val="24"/>
        </w:rPr>
        <w:t>REFERENCES</w:t>
      </w:r>
    </w:p>
    <w:p w14:paraId="3D3DD692" w14:textId="085D8253" w:rsidR="00487245" w:rsidRPr="007071A0" w:rsidRDefault="00487245" w:rsidP="00487245"/>
    <w:p w14:paraId="1AC769B7" w14:textId="77777777" w:rsidR="00812641" w:rsidRPr="00812641" w:rsidRDefault="00206C94" w:rsidP="00812641">
      <w:pPr>
        <w:pStyle w:val="Bibliography"/>
        <w:rPr>
          <w:lang w:val="en-US"/>
        </w:rPr>
      </w:pPr>
      <w:r w:rsidRPr="007071A0">
        <w:rPr>
          <w:rFonts w:asciiTheme="minorHAnsi" w:hAnsiTheme="minorHAnsi" w:cstheme="minorBidi"/>
        </w:rPr>
        <w:fldChar w:fldCharType="begin"/>
      </w:r>
      <w:r w:rsidRPr="007071A0">
        <w:instrText xml:space="preserve"> ADDIN ZOTERO_BIBL {"uncited":[],"omitted":[],"custom":[]} CSL_BIBLIOGRAPHY </w:instrText>
      </w:r>
      <w:r w:rsidRPr="007071A0">
        <w:rPr>
          <w:rFonts w:asciiTheme="minorHAnsi" w:hAnsiTheme="minorHAnsi" w:cstheme="minorBidi"/>
        </w:rPr>
        <w:fldChar w:fldCharType="separate"/>
      </w:r>
      <w:r w:rsidR="00812641" w:rsidRPr="00812641">
        <w:rPr>
          <w:lang w:val="en-US"/>
        </w:rPr>
        <w:t xml:space="preserve">Bachrach, Peter, and Morton S. </w:t>
      </w:r>
      <w:proofErr w:type="spellStart"/>
      <w:r w:rsidR="00812641" w:rsidRPr="00812641">
        <w:rPr>
          <w:lang w:val="en-US"/>
        </w:rPr>
        <w:t>Baratz</w:t>
      </w:r>
      <w:proofErr w:type="spellEnd"/>
      <w:r w:rsidR="00812641" w:rsidRPr="00812641">
        <w:rPr>
          <w:lang w:val="en-US"/>
        </w:rPr>
        <w:t xml:space="preserve">. 1962. “Two Faces of Power.” </w:t>
      </w:r>
      <w:r w:rsidR="00812641" w:rsidRPr="00812641">
        <w:rPr>
          <w:i/>
          <w:iCs/>
          <w:lang w:val="en-US"/>
        </w:rPr>
        <w:t>American Political Science Review</w:t>
      </w:r>
      <w:r w:rsidR="00812641" w:rsidRPr="00812641">
        <w:rPr>
          <w:lang w:val="en-US"/>
        </w:rPr>
        <w:t xml:space="preserve"> 56 (04): 947–52. https://doi.org/10.2307/1952796.</w:t>
      </w:r>
    </w:p>
    <w:p w14:paraId="6F2F5D88" w14:textId="77777777" w:rsidR="00812641" w:rsidRPr="00812641" w:rsidRDefault="00812641" w:rsidP="00812641">
      <w:pPr>
        <w:pStyle w:val="Bibliography"/>
        <w:rPr>
          <w:lang w:val="en-US"/>
        </w:rPr>
      </w:pPr>
      <w:r w:rsidRPr="00812641">
        <w:rPr>
          <w:lang w:val="en-US"/>
        </w:rPr>
        <w:t xml:space="preserve">Baumgartner, Frank R, and Bryan D Jones. 2010. </w:t>
      </w:r>
      <w:r w:rsidRPr="00812641">
        <w:rPr>
          <w:i/>
          <w:iCs/>
          <w:lang w:val="en-US"/>
        </w:rPr>
        <w:t>Agendas and Instability in American Politics, Second Edition</w:t>
      </w:r>
      <w:r w:rsidRPr="00812641">
        <w:rPr>
          <w:lang w:val="en-US"/>
        </w:rPr>
        <w:t>. University of Chicago Press. http://books.google.ca/books?id=0WtEOcK_Y8wC&amp;printsec=frontcover&amp;dq=intitle:Agendas+and+instability+in+American+politics&amp;hl=&amp;cd=1&amp;source=gbs_api.</w:t>
      </w:r>
    </w:p>
    <w:p w14:paraId="07241243" w14:textId="77777777" w:rsidR="00812641" w:rsidRPr="00812641" w:rsidRDefault="00812641" w:rsidP="00812641">
      <w:pPr>
        <w:pStyle w:val="Bibliography"/>
        <w:rPr>
          <w:lang w:val="en-US"/>
        </w:rPr>
      </w:pPr>
      <w:r w:rsidRPr="00812641">
        <w:rPr>
          <w:lang w:val="en-US"/>
        </w:rPr>
        <w:t xml:space="preserve">Beauchamp, D E. 1980. “Public Health and Individual Liberty.” </w:t>
      </w:r>
      <w:r w:rsidRPr="00812641">
        <w:rPr>
          <w:i/>
          <w:iCs/>
          <w:lang w:val="en-US"/>
        </w:rPr>
        <w:t>Annual Review of Public Health</w:t>
      </w:r>
      <w:r w:rsidRPr="00812641">
        <w:rPr>
          <w:lang w:val="en-US"/>
        </w:rPr>
        <w:t xml:space="preserve"> 1 (1): 121–36. https://doi.org/10.1146/annurev.pu.01.050180.001005.</w:t>
      </w:r>
    </w:p>
    <w:p w14:paraId="0DDD3E87" w14:textId="77777777" w:rsidR="00812641" w:rsidRPr="00812641" w:rsidRDefault="00812641" w:rsidP="00812641">
      <w:pPr>
        <w:pStyle w:val="Bibliography"/>
        <w:rPr>
          <w:lang w:val="en-US"/>
        </w:rPr>
      </w:pPr>
      <w:r w:rsidRPr="00812641">
        <w:rPr>
          <w:lang w:val="en-US"/>
        </w:rPr>
        <w:t xml:space="preserve">Carstairs, Catherine, and Rachel Elder. 2008. “Expertise, Health, and Popular Opinion: Debating Water Fluoridation, 1945–80.” </w:t>
      </w:r>
      <w:r w:rsidRPr="00812641">
        <w:rPr>
          <w:i/>
          <w:iCs/>
          <w:lang w:val="en-US"/>
        </w:rPr>
        <w:t>Canadian Historical Review</w:t>
      </w:r>
      <w:r w:rsidRPr="00812641">
        <w:rPr>
          <w:lang w:val="en-US"/>
        </w:rPr>
        <w:t xml:space="preserve"> 89 (3): 345–71. https://doi.org/10.3138/chr.89.3.345.</w:t>
      </w:r>
    </w:p>
    <w:p w14:paraId="7BB47EA1" w14:textId="77777777" w:rsidR="00812641" w:rsidRPr="00812641" w:rsidRDefault="00812641" w:rsidP="00812641">
      <w:pPr>
        <w:pStyle w:val="Bibliography"/>
        <w:rPr>
          <w:lang w:val="en-US"/>
        </w:rPr>
      </w:pPr>
      <w:r w:rsidRPr="00812641">
        <w:rPr>
          <w:lang w:val="en-US"/>
        </w:rPr>
        <w:t xml:space="preserve">Chief Public Health Officer of Canada. 2021. “A Vision </w:t>
      </w:r>
      <w:proofErr w:type="gramStart"/>
      <w:r w:rsidRPr="00812641">
        <w:rPr>
          <w:lang w:val="en-US"/>
        </w:rPr>
        <w:t>To</w:t>
      </w:r>
      <w:proofErr w:type="gramEnd"/>
      <w:r w:rsidRPr="00812641">
        <w:rPr>
          <w:lang w:val="en-US"/>
        </w:rPr>
        <w:t xml:space="preserve"> Transform Canada’s Public Health System: The Chief Public Health </w:t>
      </w:r>
      <w:proofErr w:type="spellStart"/>
      <w:r w:rsidRPr="00812641">
        <w:rPr>
          <w:lang w:val="en-US"/>
        </w:rPr>
        <w:t>Offcer</w:t>
      </w:r>
      <w:proofErr w:type="spellEnd"/>
      <w:r w:rsidRPr="00812641">
        <w:rPr>
          <w:lang w:val="en-US"/>
        </w:rPr>
        <w:t xml:space="preserve"> of Canada’s Report on the State of Public Health in Canada 2021.” Ottawa: Public Health Agency of Canada. https://www.canada.ca/content/dam/phac-aspc/documents/corporate/publications/chief-public-health-officer-reports-state-public-health-canada/state-public-health-canada-2021/cpho-report-eng.pdf.</w:t>
      </w:r>
    </w:p>
    <w:p w14:paraId="566AF287" w14:textId="77777777" w:rsidR="00812641" w:rsidRPr="00812641" w:rsidRDefault="00812641" w:rsidP="00812641">
      <w:pPr>
        <w:pStyle w:val="Bibliography"/>
        <w:rPr>
          <w:lang w:val="en-US"/>
        </w:rPr>
      </w:pPr>
      <w:r w:rsidRPr="00812641">
        <w:rPr>
          <w:lang w:val="en-US"/>
        </w:rPr>
        <w:t xml:space="preserve">Doan, Alesha, and Dan Wood. 2003. “The Politics of Problem Definition: Applying and Testing Threshold Models.” </w:t>
      </w:r>
      <w:r w:rsidRPr="00812641">
        <w:rPr>
          <w:i/>
          <w:iCs/>
          <w:lang w:val="en-US"/>
        </w:rPr>
        <w:t>American Journal of Political Science</w:t>
      </w:r>
      <w:r w:rsidRPr="00812641">
        <w:rPr>
          <w:lang w:val="en-US"/>
        </w:rPr>
        <w:t xml:space="preserve"> 47 (4): 640–53. https://doi.org/10.1111/1540-5907.00045.</w:t>
      </w:r>
    </w:p>
    <w:p w14:paraId="5FE7119D" w14:textId="77777777" w:rsidR="00812641" w:rsidRPr="00812641" w:rsidRDefault="00812641" w:rsidP="00812641">
      <w:pPr>
        <w:pStyle w:val="Bibliography"/>
        <w:rPr>
          <w:lang w:val="en-US"/>
        </w:rPr>
      </w:pPr>
      <w:r w:rsidRPr="00812641">
        <w:rPr>
          <w:lang w:val="en-US"/>
        </w:rPr>
        <w:t xml:space="preserve">Douglas, M, and A </w:t>
      </w:r>
      <w:proofErr w:type="spellStart"/>
      <w:r w:rsidRPr="00812641">
        <w:rPr>
          <w:lang w:val="en-US"/>
        </w:rPr>
        <w:t>Wildavsky</w:t>
      </w:r>
      <w:proofErr w:type="spellEnd"/>
      <w:r w:rsidRPr="00812641">
        <w:rPr>
          <w:lang w:val="en-US"/>
        </w:rPr>
        <w:t xml:space="preserve">. 1983. </w:t>
      </w:r>
      <w:r w:rsidRPr="00812641">
        <w:rPr>
          <w:i/>
          <w:iCs/>
          <w:lang w:val="en-US"/>
        </w:rPr>
        <w:t>Risk and Culture: An Essay on the Selection of Technical and Environmental Dangers</w:t>
      </w:r>
      <w:r w:rsidRPr="00812641">
        <w:rPr>
          <w:lang w:val="en-US"/>
        </w:rPr>
        <w:t>. Berkely and Los Angeles, California: University of California Press. http://books.google.com/books?hl=en&amp;lr=&amp;id=rXrGbnMg63YC&amp;oi=fnd&amp;pg=PP8&amp;dq=risk+and+culture&amp;ots=dUZ8DsvOiO&amp;sig=d_RSJ6ExXZ64O4jrweLBB6Y-NDI.</w:t>
      </w:r>
    </w:p>
    <w:p w14:paraId="3E9B9571" w14:textId="77777777" w:rsidR="00812641" w:rsidRPr="00812641" w:rsidRDefault="00812641" w:rsidP="00812641">
      <w:pPr>
        <w:pStyle w:val="Bibliography"/>
        <w:rPr>
          <w:lang w:val="en-US"/>
        </w:rPr>
      </w:pPr>
      <w:proofErr w:type="spellStart"/>
      <w:r w:rsidRPr="00812641">
        <w:rPr>
          <w:lang w:val="en-US"/>
        </w:rPr>
        <w:t>Fafard</w:t>
      </w:r>
      <w:proofErr w:type="spellEnd"/>
      <w:r w:rsidRPr="00812641">
        <w:rPr>
          <w:lang w:val="en-US"/>
        </w:rPr>
        <w:t xml:space="preserve">, Patrick, Adèle Cassola, and Evelyne de Leeuw, eds. 2022. </w:t>
      </w:r>
      <w:r w:rsidRPr="00812641">
        <w:rPr>
          <w:i/>
          <w:iCs/>
          <w:lang w:val="en-US"/>
        </w:rPr>
        <w:t>Integrating Science and Politics for Public Health</w:t>
      </w:r>
      <w:r w:rsidRPr="00812641">
        <w:rPr>
          <w:lang w:val="en-US"/>
        </w:rPr>
        <w:t>. Cham: Springer International Publishing. https://doi.org/10.1007/978-3-030-98985-9.</w:t>
      </w:r>
    </w:p>
    <w:p w14:paraId="71C0EEFB" w14:textId="77777777" w:rsidR="00812641" w:rsidRPr="00812641" w:rsidRDefault="00812641" w:rsidP="00812641">
      <w:pPr>
        <w:pStyle w:val="Bibliography"/>
        <w:rPr>
          <w:lang w:val="en-US"/>
        </w:rPr>
      </w:pPr>
      <w:proofErr w:type="spellStart"/>
      <w:r w:rsidRPr="00812641">
        <w:rPr>
          <w:lang w:val="en-US"/>
        </w:rPr>
        <w:t>Gamson</w:t>
      </w:r>
      <w:proofErr w:type="spellEnd"/>
      <w:r w:rsidRPr="00812641">
        <w:rPr>
          <w:lang w:val="en-US"/>
        </w:rPr>
        <w:t xml:space="preserve">, William A. 1961. “The Fluoridation Dialogue: Is It an Ideological Conflict?” </w:t>
      </w:r>
      <w:r w:rsidRPr="00812641">
        <w:rPr>
          <w:i/>
          <w:iCs/>
          <w:lang w:val="en-US"/>
        </w:rPr>
        <w:t>The Public Opinion Quarterly</w:t>
      </w:r>
      <w:r w:rsidRPr="00812641">
        <w:rPr>
          <w:lang w:val="en-US"/>
        </w:rPr>
        <w:t xml:space="preserve"> 25 (4): 526–37.</w:t>
      </w:r>
    </w:p>
    <w:p w14:paraId="119D18B5" w14:textId="77777777" w:rsidR="00812641" w:rsidRPr="00812641" w:rsidRDefault="00812641" w:rsidP="00812641">
      <w:pPr>
        <w:pStyle w:val="Bibliography"/>
        <w:rPr>
          <w:lang w:val="en-US"/>
        </w:rPr>
      </w:pPr>
      <w:r w:rsidRPr="00812641">
        <w:rPr>
          <w:lang w:val="en-US"/>
        </w:rPr>
        <w:t xml:space="preserve">Hamlin, Christopher. 1995. “Finding a Function for Public Health: Disease Theory or Political Philosophy?” </w:t>
      </w:r>
      <w:r w:rsidRPr="00812641">
        <w:rPr>
          <w:i/>
          <w:iCs/>
          <w:lang w:val="en-US"/>
        </w:rPr>
        <w:t xml:space="preserve">Journal of Health Politics, </w:t>
      </w:r>
      <w:proofErr w:type="gramStart"/>
      <w:r w:rsidRPr="00812641">
        <w:rPr>
          <w:i/>
          <w:iCs/>
          <w:lang w:val="en-US"/>
        </w:rPr>
        <w:t>Policy</w:t>
      </w:r>
      <w:proofErr w:type="gramEnd"/>
      <w:r w:rsidRPr="00812641">
        <w:rPr>
          <w:i/>
          <w:iCs/>
          <w:lang w:val="en-US"/>
        </w:rPr>
        <w:t xml:space="preserve"> and Law</w:t>
      </w:r>
      <w:r w:rsidRPr="00812641">
        <w:rPr>
          <w:lang w:val="en-US"/>
        </w:rPr>
        <w:t xml:space="preserve"> 20 (4): 1025–31. https://doi.org/10.1215/03616878-20-4-1025.</w:t>
      </w:r>
    </w:p>
    <w:p w14:paraId="52C9A59B" w14:textId="77777777" w:rsidR="00812641" w:rsidRPr="00812641" w:rsidRDefault="00812641" w:rsidP="00812641">
      <w:pPr>
        <w:pStyle w:val="Bibliography"/>
        <w:rPr>
          <w:lang w:val="en-US"/>
        </w:rPr>
      </w:pPr>
      <w:r w:rsidRPr="00812641">
        <w:rPr>
          <w:lang w:val="en-US"/>
        </w:rPr>
        <w:t xml:space="preserve">Jones, Marian Moser, and Ronald Bayer. 2007. “Paternalism &amp; Its Discontents: Motorcycle Helmet Laws, Libertarian Values, and Public Health.” </w:t>
      </w:r>
      <w:r w:rsidRPr="00812641">
        <w:rPr>
          <w:i/>
          <w:iCs/>
          <w:lang w:val="en-US"/>
        </w:rPr>
        <w:t>American Journal of Public Health</w:t>
      </w:r>
      <w:r w:rsidRPr="00812641">
        <w:rPr>
          <w:lang w:val="en-US"/>
        </w:rPr>
        <w:t xml:space="preserve"> 97 (2): 208–17. https://doi.org/10.2105/AJPH.2005.083204.</w:t>
      </w:r>
    </w:p>
    <w:p w14:paraId="1CE2FA96" w14:textId="77777777" w:rsidR="00812641" w:rsidRPr="00812641" w:rsidRDefault="00812641" w:rsidP="00812641">
      <w:pPr>
        <w:pStyle w:val="Bibliography"/>
        <w:rPr>
          <w:lang w:val="en-US"/>
        </w:rPr>
      </w:pPr>
      <w:r w:rsidRPr="00812641">
        <w:rPr>
          <w:lang w:val="en-US"/>
        </w:rPr>
        <w:t xml:space="preserve">Kahan, D M, D </w:t>
      </w:r>
      <w:proofErr w:type="spellStart"/>
      <w:r w:rsidRPr="00812641">
        <w:rPr>
          <w:lang w:val="en-US"/>
        </w:rPr>
        <w:t>Braman</w:t>
      </w:r>
      <w:proofErr w:type="spellEnd"/>
      <w:r w:rsidRPr="00812641">
        <w:rPr>
          <w:lang w:val="en-US"/>
        </w:rPr>
        <w:t xml:space="preserve">, G L Cohen, and J </w:t>
      </w:r>
      <w:proofErr w:type="spellStart"/>
      <w:r w:rsidRPr="00812641">
        <w:rPr>
          <w:lang w:val="en-US"/>
        </w:rPr>
        <w:t>Gastil</w:t>
      </w:r>
      <w:proofErr w:type="spellEnd"/>
      <w:r w:rsidRPr="00812641">
        <w:rPr>
          <w:lang w:val="en-US"/>
        </w:rPr>
        <w:t xml:space="preserve">. 2010. “Who Fears the HPV Vaccine, Who Doesn’t, and Why? An Experimental Study of the Mechanisms of Cultural Cognition.” </w:t>
      </w:r>
      <w:r w:rsidRPr="00812641">
        <w:rPr>
          <w:i/>
          <w:iCs/>
          <w:lang w:val="en-US"/>
        </w:rPr>
        <w:t xml:space="preserve">Law and Human </w:t>
      </w:r>
      <w:proofErr w:type="spellStart"/>
      <w:r w:rsidRPr="00812641">
        <w:rPr>
          <w:i/>
          <w:iCs/>
          <w:lang w:val="en-US"/>
        </w:rPr>
        <w:t>Behaviour</w:t>
      </w:r>
      <w:proofErr w:type="spellEnd"/>
      <w:r w:rsidRPr="00812641">
        <w:rPr>
          <w:lang w:val="en-US"/>
        </w:rPr>
        <w:t xml:space="preserve"> 34 (January): 501–16.</w:t>
      </w:r>
    </w:p>
    <w:p w14:paraId="4AB406B6" w14:textId="77777777" w:rsidR="00812641" w:rsidRPr="00812641" w:rsidRDefault="00812641" w:rsidP="00812641">
      <w:pPr>
        <w:pStyle w:val="Bibliography"/>
        <w:rPr>
          <w:lang w:val="en-US"/>
        </w:rPr>
      </w:pPr>
      <w:r w:rsidRPr="00812641">
        <w:rPr>
          <w:lang w:val="en-US"/>
        </w:rPr>
        <w:t xml:space="preserve">Kahan, Dan M, Hank Jenkins-Smith, and Donald </w:t>
      </w:r>
      <w:proofErr w:type="spellStart"/>
      <w:r w:rsidRPr="00812641">
        <w:rPr>
          <w:lang w:val="en-US"/>
        </w:rPr>
        <w:t>Braman</w:t>
      </w:r>
      <w:proofErr w:type="spellEnd"/>
      <w:r w:rsidRPr="00812641">
        <w:rPr>
          <w:lang w:val="en-US"/>
        </w:rPr>
        <w:t xml:space="preserve">. 2011. “Cultural Cognition of Scientific Consensus.” </w:t>
      </w:r>
      <w:r w:rsidRPr="00812641">
        <w:rPr>
          <w:i/>
          <w:iCs/>
          <w:lang w:val="en-US"/>
        </w:rPr>
        <w:t>Journal Of Risk Research</w:t>
      </w:r>
      <w:r w:rsidRPr="00812641">
        <w:rPr>
          <w:lang w:val="en-US"/>
        </w:rPr>
        <w:t xml:space="preserve"> 14 (2): 147–74. https://doi.org/10.1080/13669877.2010.511246.</w:t>
      </w:r>
    </w:p>
    <w:p w14:paraId="77725320" w14:textId="77777777" w:rsidR="00812641" w:rsidRPr="00D4141F" w:rsidRDefault="00812641" w:rsidP="00812641">
      <w:pPr>
        <w:pStyle w:val="Bibliography"/>
        <w:rPr>
          <w:lang w:val="fr-FR"/>
          <w:rPrChange w:id="2390" w:author="Simon Kiss" w:date="2023-09-21T10:38:00Z">
            <w:rPr>
              <w:lang w:val="en-US"/>
            </w:rPr>
          </w:rPrChange>
        </w:rPr>
      </w:pPr>
      <w:r w:rsidRPr="00812641">
        <w:rPr>
          <w:lang w:val="en-US"/>
        </w:rPr>
        <w:t xml:space="preserve">Kiss, Simon, Erick </w:t>
      </w:r>
      <w:proofErr w:type="spellStart"/>
      <w:r w:rsidRPr="00812641">
        <w:rPr>
          <w:lang w:val="en-US"/>
        </w:rPr>
        <w:t>Lachapelle</w:t>
      </w:r>
      <w:proofErr w:type="spellEnd"/>
      <w:r w:rsidRPr="00812641">
        <w:rPr>
          <w:lang w:val="en-US"/>
        </w:rPr>
        <w:t xml:space="preserve">, and Eric Montpetit. 2020. “Beyond Region and Ideology: Cultural Theory and Risk Perception in Canada.” </w:t>
      </w:r>
      <w:r w:rsidRPr="00D4141F">
        <w:rPr>
          <w:i/>
          <w:iCs/>
          <w:lang w:val="fr-FR"/>
          <w:rPrChange w:id="2391" w:author="Simon Kiss" w:date="2023-09-21T10:38:00Z">
            <w:rPr>
              <w:i/>
              <w:iCs/>
              <w:lang w:val="en-US"/>
            </w:rPr>
          </w:rPrChange>
        </w:rPr>
        <w:t xml:space="preserve">Canadian Journal of </w:t>
      </w:r>
      <w:proofErr w:type="spellStart"/>
      <w:r w:rsidRPr="00D4141F">
        <w:rPr>
          <w:i/>
          <w:iCs/>
          <w:lang w:val="fr-FR"/>
          <w:rPrChange w:id="2392" w:author="Simon Kiss" w:date="2023-09-21T10:38:00Z">
            <w:rPr>
              <w:i/>
              <w:iCs/>
              <w:lang w:val="en-US"/>
            </w:rPr>
          </w:rPrChange>
        </w:rPr>
        <w:t>Political</w:t>
      </w:r>
      <w:proofErr w:type="spellEnd"/>
      <w:r w:rsidRPr="00D4141F">
        <w:rPr>
          <w:i/>
          <w:iCs/>
          <w:lang w:val="fr-FR"/>
          <w:rPrChange w:id="2393" w:author="Simon Kiss" w:date="2023-09-21T10:38:00Z">
            <w:rPr>
              <w:i/>
              <w:iCs/>
              <w:lang w:val="en-US"/>
            </w:rPr>
          </w:rPrChange>
        </w:rPr>
        <w:t xml:space="preserve"> Science / Revue Canadienne de Science Politique</w:t>
      </w:r>
      <w:r w:rsidRPr="00D4141F">
        <w:rPr>
          <w:lang w:val="fr-FR"/>
          <w:rPrChange w:id="2394" w:author="Simon Kiss" w:date="2023-09-21T10:38:00Z">
            <w:rPr>
              <w:lang w:val="en-US"/>
            </w:rPr>
          </w:rPrChange>
        </w:rPr>
        <w:t>, April.</w:t>
      </w:r>
    </w:p>
    <w:p w14:paraId="77EBD8C0" w14:textId="77777777" w:rsidR="00812641" w:rsidRPr="00812641" w:rsidRDefault="00812641" w:rsidP="00812641">
      <w:pPr>
        <w:pStyle w:val="Bibliography"/>
        <w:rPr>
          <w:lang w:val="en-US"/>
        </w:rPr>
      </w:pPr>
      <w:r w:rsidRPr="00812641">
        <w:rPr>
          <w:lang w:val="en-US"/>
        </w:rPr>
        <w:t xml:space="preserve">Koehler, Johanna, Steve Rayner, Jacob </w:t>
      </w:r>
      <w:proofErr w:type="spellStart"/>
      <w:r w:rsidRPr="00812641">
        <w:rPr>
          <w:lang w:val="en-US"/>
        </w:rPr>
        <w:t>Katuva</w:t>
      </w:r>
      <w:proofErr w:type="spellEnd"/>
      <w:r w:rsidRPr="00812641">
        <w:rPr>
          <w:lang w:val="en-US"/>
        </w:rPr>
        <w:t xml:space="preserve">, Patrick Thomson, and Rob Hope. 2018. “A Cultural Theory of Drinking Water Risks, Values and Institutional Change.” </w:t>
      </w:r>
      <w:r w:rsidRPr="00812641">
        <w:rPr>
          <w:i/>
          <w:iCs/>
          <w:lang w:val="en-US"/>
        </w:rPr>
        <w:t>Global Environmental Change</w:t>
      </w:r>
      <w:r w:rsidRPr="00812641">
        <w:rPr>
          <w:lang w:val="en-US"/>
        </w:rPr>
        <w:t xml:space="preserve"> 50 (May): 268–77. https://doi.org/10.1016/j.gloenvcha.2018.03.006.</w:t>
      </w:r>
    </w:p>
    <w:p w14:paraId="2DE72DC5" w14:textId="77777777" w:rsidR="00812641" w:rsidRPr="00812641" w:rsidRDefault="00812641" w:rsidP="00812641">
      <w:pPr>
        <w:pStyle w:val="Bibliography"/>
        <w:rPr>
          <w:lang w:val="en-US"/>
        </w:rPr>
      </w:pPr>
      <w:proofErr w:type="spellStart"/>
      <w:r w:rsidRPr="00812641">
        <w:rPr>
          <w:lang w:val="en-US"/>
        </w:rPr>
        <w:t>Lachapelle</w:t>
      </w:r>
      <w:proofErr w:type="spellEnd"/>
      <w:r w:rsidRPr="00812641">
        <w:rPr>
          <w:lang w:val="en-US"/>
        </w:rPr>
        <w:t xml:space="preserve">, E, É Montpetit, and J P Gauvin. 2014. “Public Perceptions of Expert Credibility on Policy Issues: The Role of Expert Framing and Political Worldviews.” </w:t>
      </w:r>
      <w:r w:rsidRPr="00812641">
        <w:rPr>
          <w:i/>
          <w:iCs/>
          <w:lang w:val="en-US"/>
        </w:rPr>
        <w:t>Policy Studies Journal</w:t>
      </w:r>
      <w:r w:rsidRPr="00812641">
        <w:rPr>
          <w:lang w:val="en-US"/>
        </w:rPr>
        <w:t xml:space="preserve"> 42 (4). https://doi.org/10.1111/psj.12073/pdf.</w:t>
      </w:r>
    </w:p>
    <w:p w14:paraId="18D3A753" w14:textId="77777777" w:rsidR="00812641" w:rsidRPr="00812641" w:rsidRDefault="00812641" w:rsidP="00812641">
      <w:pPr>
        <w:pStyle w:val="Bibliography"/>
        <w:rPr>
          <w:lang w:val="en-US"/>
        </w:rPr>
      </w:pPr>
      <w:r w:rsidRPr="00812641">
        <w:rPr>
          <w:lang w:val="en-US"/>
        </w:rPr>
        <w:t xml:space="preserve">MacAulay, Margaret, Patrick </w:t>
      </w:r>
      <w:proofErr w:type="spellStart"/>
      <w:r w:rsidRPr="00812641">
        <w:rPr>
          <w:lang w:val="en-US"/>
        </w:rPr>
        <w:t>Fafard</w:t>
      </w:r>
      <w:proofErr w:type="spellEnd"/>
      <w:r w:rsidRPr="00812641">
        <w:rPr>
          <w:lang w:val="en-US"/>
        </w:rPr>
        <w:t xml:space="preserve">, Adèle Cassola, and Michèle </w:t>
      </w:r>
      <w:proofErr w:type="spellStart"/>
      <w:r w:rsidRPr="00812641">
        <w:rPr>
          <w:lang w:val="en-US"/>
        </w:rPr>
        <w:t>Palkovits</w:t>
      </w:r>
      <w:proofErr w:type="spellEnd"/>
      <w:r w:rsidRPr="00812641">
        <w:rPr>
          <w:lang w:val="en-US"/>
        </w:rPr>
        <w:t xml:space="preserve">. Forthcoming. “When Science Leads: Understanding ‘Follow the Science’ Rhetoric in Government Communication about COVID-19 Public Health Policy".” </w:t>
      </w:r>
      <w:r w:rsidRPr="00812641">
        <w:rPr>
          <w:i/>
          <w:iCs/>
          <w:lang w:val="en-US"/>
        </w:rPr>
        <w:t>Policy &amp; Politics</w:t>
      </w:r>
      <w:r w:rsidRPr="00812641">
        <w:rPr>
          <w:lang w:val="en-US"/>
        </w:rPr>
        <w:t>.</w:t>
      </w:r>
    </w:p>
    <w:p w14:paraId="0AC6DCF1" w14:textId="77777777" w:rsidR="00812641" w:rsidRPr="00812641" w:rsidRDefault="00812641" w:rsidP="00812641">
      <w:pPr>
        <w:pStyle w:val="Bibliography"/>
        <w:rPr>
          <w:lang w:val="en-US"/>
        </w:rPr>
      </w:pPr>
      <w:proofErr w:type="spellStart"/>
      <w:r w:rsidRPr="00812641">
        <w:rPr>
          <w:lang w:val="en-US"/>
        </w:rPr>
        <w:t>Perrella</w:t>
      </w:r>
      <w:proofErr w:type="spellEnd"/>
      <w:r w:rsidRPr="00812641">
        <w:rPr>
          <w:lang w:val="en-US"/>
        </w:rPr>
        <w:t xml:space="preserve">, Andrea ML, and Simon J. Kiss. 2015. “Risk Perception, Psychological Heuristics and the Water Fluoridation Controversy.” </w:t>
      </w:r>
      <w:r w:rsidRPr="00812641">
        <w:rPr>
          <w:i/>
          <w:iCs/>
          <w:lang w:val="en-US"/>
        </w:rPr>
        <w:t>Canadian Journal of Public Health</w:t>
      </w:r>
      <w:r w:rsidRPr="00812641">
        <w:rPr>
          <w:lang w:val="en-US"/>
        </w:rPr>
        <w:t xml:space="preserve"> 106 (4): e197–203.</w:t>
      </w:r>
    </w:p>
    <w:p w14:paraId="0A16CF76" w14:textId="77777777" w:rsidR="00812641" w:rsidRPr="00812641" w:rsidRDefault="00812641" w:rsidP="00812641">
      <w:pPr>
        <w:pStyle w:val="Bibliography"/>
        <w:rPr>
          <w:lang w:val="en-US"/>
        </w:rPr>
      </w:pPr>
      <w:proofErr w:type="spellStart"/>
      <w:r w:rsidRPr="00812641">
        <w:rPr>
          <w:lang w:val="en-US"/>
        </w:rPr>
        <w:t>Pralle</w:t>
      </w:r>
      <w:proofErr w:type="spellEnd"/>
      <w:r w:rsidRPr="00812641">
        <w:rPr>
          <w:lang w:val="en-US"/>
        </w:rPr>
        <w:t xml:space="preserve">, S. 2006. “Timing and Sequence in Agenda-Setting and Policy Change: A Comparative Study of Lawn Care Pesticide Politics in Canada and the US.” </w:t>
      </w:r>
      <w:r w:rsidRPr="00812641">
        <w:rPr>
          <w:i/>
          <w:iCs/>
          <w:lang w:val="en-US"/>
        </w:rPr>
        <w:t>Journal of European Public Policy</w:t>
      </w:r>
      <w:r w:rsidRPr="00812641">
        <w:rPr>
          <w:lang w:val="en-US"/>
        </w:rPr>
        <w:t>, January. http://www.informaworld.com/index/757932104.pdf.</w:t>
      </w:r>
    </w:p>
    <w:p w14:paraId="2821A767" w14:textId="77777777" w:rsidR="00812641" w:rsidRPr="00812641" w:rsidRDefault="00812641" w:rsidP="00812641">
      <w:pPr>
        <w:pStyle w:val="Bibliography"/>
        <w:rPr>
          <w:lang w:val="en-US"/>
        </w:rPr>
      </w:pPr>
      <w:r w:rsidRPr="00812641">
        <w:rPr>
          <w:lang w:val="en-US"/>
        </w:rPr>
        <w:t xml:space="preserve">———. 2009. “Agenda-Setting and Climate Change.” </w:t>
      </w:r>
      <w:r w:rsidRPr="00812641">
        <w:rPr>
          <w:i/>
          <w:iCs/>
          <w:lang w:val="en-US"/>
        </w:rPr>
        <w:t>Environmental Politics</w:t>
      </w:r>
      <w:r w:rsidRPr="00812641">
        <w:rPr>
          <w:lang w:val="en-US"/>
        </w:rPr>
        <w:t xml:space="preserve"> 18 (5): 781–99.</w:t>
      </w:r>
    </w:p>
    <w:p w14:paraId="2E1FE379" w14:textId="77777777" w:rsidR="00812641" w:rsidRPr="00812641" w:rsidRDefault="00812641" w:rsidP="00812641">
      <w:pPr>
        <w:pStyle w:val="Bibliography"/>
        <w:rPr>
          <w:lang w:val="en-US"/>
        </w:rPr>
      </w:pPr>
      <w:proofErr w:type="spellStart"/>
      <w:r w:rsidRPr="00812641">
        <w:rPr>
          <w:lang w:val="en-US"/>
        </w:rPr>
        <w:t>Ripberger</w:t>
      </w:r>
      <w:proofErr w:type="spellEnd"/>
      <w:r w:rsidRPr="00812641">
        <w:rPr>
          <w:lang w:val="en-US"/>
        </w:rPr>
        <w:t xml:space="preserve">, J T, and H C Jenkins-Smith. 2011. “How Cultural Orientations Create Shifting National Security Coalitions on Nuclear Weapons and Terrorist Threats in the American Public.” </w:t>
      </w:r>
      <w:r w:rsidRPr="00812641">
        <w:rPr>
          <w:i/>
          <w:iCs/>
          <w:lang w:val="en-US"/>
        </w:rPr>
        <w:t>PS: Political Science &amp; Politics</w:t>
      </w:r>
      <w:r w:rsidRPr="00812641">
        <w:rPr>
          <w:lang w:val="en-US"/>
        </w:rPr>
        <w:t xml:space="preserve"> 44 (4): 716–19.</w:t>
      </w:r>
    </w:p>
    <w:p w14:paraId="1866769F" w14:textId="77777777" w:rsidR="00812641" w:rsidRPr="00812641" w:rsidRDefault="00812641" w:rsidP="00812641">
      <w:pPr>
        <w:pStyle w:val="Bibliography"/>
        <w:rPr>
          <w:lang w:val="en-US"/>
        </w:rPr>
      </w:pPr>
      <w:proofErr w:type="spellStart"/>
      <w:r w:rsidRPr="00812641">
        <w:rPr>
          <w:lang w:val="en-US"/>
        </w:rPr>
        <w:t>Ripberger</w:t>
      </w:r>
      <w:proofErr w:type="spellEnd"/>
      <w:r w:rsidRPr="00812641">
        <w:rPr>
          <w:lang w:val="en-US"/>
        </w:rPr>
        <w:t xml:space="preserve">, Joseph T., </w:t>
      </w:r>
      <w:proofErr w:type="spellStart"/>
      <w:r w:rsidRPr="00812641">
        <w:rPr>
          <w:lang w:val="en-US"/>
        </w:rPr>
        <w:t>Kuhika</w:t>
      </w:r>
      <w:proofErr w:type="spellEnd"/>
      <w:r w:rsidRPr="00812641">
        <w:rPr>
          <w:lang w:val="en-US"/>
        </w:rPr>
        <w:t xml:space="preserve"> Gupta, Carol L. Silva, and Hank C. Jenkins‐Smith. 2014. “Cultural Theory and the Measurement of Deep Core Beliefs Within the Advocacy Coalition Framework.” </w:t>
      </w:r>
      <w:r w:rsidRPr="00812641">
        <w:rPr>
          <w:i/>
          <w:iCs/>
          <w:lang w:val="en-US"/>
        </w:rPr>
        <w:t>Policy Studies Journal</w:t>
      </w:r>
      <w:r w:rsidRPr="00812641">
        <w:rPr>
          <w:lang w:val="en-US"/>
        </w:rPr>
        <w:t xml:space="preserve"> 42 (4): 509–27. https://doi.org/10.1111/psj.12074.</w:t>
      </w:r>
    </w:p>
    <w:p w14:paraId="2DE16730" w14:textId="77777777" w:rsidR="00812641" w:rsidRPr="00812641" w:rsidRDefault="00812641" w:rsidP="00812641">
      <w:pPr>
        <w:pStyle w:val="Bibliography"/>
        <w:rPr>
          <w:lang w:val="en-US"/>
        </w:rPr>
      </w:pPr>
      <w:r w:rsidRPr="00812641">
        <w:rPr>
          <w:lang w:val="en-US"/>
        </w:rPr>
        <w:t xml:space="preserve">Rochefort, David A., and Roger W. Cobb. 1994. </w:t>
      </w:r>
      <w:r w:rsidRPr="00812641">
        <w:rPr>
          <w:i/>
          <w:iCs/>
          <w:lang w:val="en-US"/>
        </w:rPr>
        <w:t>The Politics of Problem Definition: Shaping the Policy Agenda</w:t>
      </w:r>
      <w:r w:rsidRPr="00812641">
        <w:rPr>
          <w:lang w:val="en-US"/>
        </w:rPr>
        <w:t>. University Press of Kansas.</w:t>
      </w:r>
    </w:p>
    <w:p w14:paraId="3B406378" w14:textId="77777777" w:rsidR="00812641" w:rsidRPr="00812641" w:rsidRDefault="00812641" w:rsidP="00812641">
      <w:pPr>
        <w:pStyle w:val="Bibliography"/>
        <w:rPr>
          <w:lang w:val="en-US"/>
        </w:rPr>
      </w:pPr>
      <w:proofErr w:type="spellStart"/>
      <w:r w:rsidRPr="00812641">
        <w:rPr>
          <w:lang w:val="en-US"/>
        </w:rPr>
        <w:t>Savoie</w:t>
      </w:r>
      <w:proofErr w:type="spellEnd"/>
      <w:r w:rsidRPr="00812641">
        <w:rPr>
          <w:lang w:val="en-US"/>
        </w:rPr>
        <w:t xml:space="preserve">, Donald. 1999. </w:t>
      </w:r>
      <w:r w:rsidRPr="00812641">
        <w:rPr>
          <w:i/>
          <w:iCs/>
          <w:lang w:val="en-US"/>
        </w:rPr>
        <w:t xml:space="preserve">Governing From the </w:t>
      </w:r>
      <w:proofErr w:type="gramStart"/>
      <w:r w:rsidRPr="00812641">
        <w:rPr>
          <w:i/>
          <w:iCs/>
          <w:lang w:val="en-US"/>
        </w:rPr>
        <w:t>Centre :</w:t>
      </w:r>
      <w:proofErr w:type="gramEnd"/>
      <w:r w:rsidRPr="00812641">
        <w:rPr>
          <w:i/>
          <w:iCs/>
          <w:lang w:val="en-US"/>
        </w:rPr>
        <w:t xml:space="preserve"> The Concentration of Power in Canadian Politics</w:t>
      </w:r>
      <w:r w:rsidRPr="00812641">
        <w:rPr>
          <w:lang w:val="en-US"/>
        </w:rPr>
        <w:t>. Toronto: University of Toronto Press.</w:t>
      </w:r>
    </w:p>
    <w:p w14:paraId="3034D3ED" w14:textId="77777777" w:rsidR="00812641" w:rsidRPr="00812641" w:rsidRDefault="00812641" w:rsidP="00812641">
      <w:pPr>
        <w:pStyle w:val="Bibliography"/>
        <w:rPr>
          <w:lang w:val="en-US"/>
        </w:rPr>
      </w:pPr>
      <w:r w:rsidRPr="00812641">
        <w:rPr>
          <w:lang w:val="en-US"/>
        </w:rPr>
        <w:t xml:space="preserve">Schuman, Howard, and Stanley Presser. 1996. </w:t>
      </w:r>
      <w:r w:rsidRPr="00812641">
        <w:rPr>
          <w:i/>
          <w:iCs/>
          <w:lang w:val="en-US"/>
        </w:rPr>
        <w:t>Questions and Answers in Attitude Surveys: Experiments on Question Form, Wording, and Context</w:t>
      </w:r>
      <w:r w:rsidRPr="00812641">
        <w:rPr>
          <w:lang w:val="en-US"/>
        </w:rPr>
        <w:t>. SAGE.</w:t>
      </w:r>
    </w:p>
    <w:p w14:paraId="75B3030F" w14:textId="77777777" w:rsidR="00812641" w:rsidRPr="00812641" w:rsidRDefault="00812641" w:rsidP="00812641">
      <w:pPr>
        <w:pStyle w:val="Bibliography"/>
        <w:rPr>
          <w:lang w:val="en-US"/>
        </w:rPr>
      </w:pPr>
      <w:r w:rsidRPr="00812641">
        <w:rPr>
          <w:lang w:val="en-US"/>
        </w:rPr>
        <w:t xml:space="preserve">Song, </w:t>
      </w:r>
      <w:proofErr w:type="spellStart"/>
      <w:r w:rsidRPr="00812641">
        <w:rPr>
          <w:lang w:val="en-US"/>
        </w:rPr>
        <w:t>Geoboo</w:t>
      </w:r>
      <w:proofErr w:type="spellEnd"/>
      <w:r w:rsidRPr="00812641">
        <w:rPr>
          <w:lang w:val="en-US"/>
        </w:rPr>
        <w:t xml:space="preserve">. 2014. “Understanding Public Perceptions of Benefits and Risks of Childhood Vaccinations in the United States.” </w:t>
      </w:r>
      <w:r w:rsidRPr="00812641">
        <w:rPr>
          <w:i/>
          <w:iCs/>
          <w:lang w:val="en-US"/>
        </w:rPr>
        <w:t>Risk Analysis</w:t>
      </w:r>
      <w:r w:rsidRPr="00812641">
        <w:rPr>
          <w:lang w:val="en-US"/>
        </w:rPr>
        <w:t xml:space="preserve"> 34 (3): 541–55. https://doi.org/10.1111/risa.12114.</w:t>
      </w:r>
    </w:p>
    <w:p w14:paraId="6F896017" w14:textId="77777777" w:rsidR="00812641" w:rsidRPr="00812641" w:rsidRDefault="00812641" w:rsidP="00812641">
      <w:pPr>
        <w:pStyle w:val="Bibliography"/>
        <w:rPr>
          <w:lang w:val="en-US"/>
        </w:rPr>
      </w:pPr>
      <w:r w:rsidRPr="00812641">
        <w:rPr>
          <w:lang w:val="en-US"/>
        </w:rPr>
        <w:t xml:space="preserve">Song, </w:t>
      </w:r>
      <w:proofErr w:type="spellStart"/>
      <w:r w:rsidRPr="00812641">
        <w:rPr>
          <w:lang w:val="en-US"/>
        </w:rPr>
        <w:t>Geoboo</w:t>
      </w:r>
      <w:proofErr w:type="spellEnd"/>
      <w:r w:rsidRPr="00812641">
        <w:rPr>
          <w:lang w:val="en-US"/>
        </w:rPr>
        <w:t xml:space="preserve">, Carol L Silva, and Hank C Jenkins-Smith. 2014. “Cultural Worldview and Preference for Childhood Vaccination Policy.” </w:t>
      </w:r>
      <w:r w:rsidRPr="00812641">
        <w:rPr>
          <w:i/>
          <w:iCs/>
          <w:lang w:val="en-US"/>
        </w:rPr>
        <w:t>Policy Studies Journal</w:t>
      </w:r>
      <w:r w:rsidRPr="00812641">
        <w:rPr>
          <w:lang w:val="en-US"/>
        </w:rPr>
        <w:t xml:space="preserve"> 42 (4): 528–54. https://doi.org/10.1111/psj.12076.</w:t>
      </w:r>
    </w:p>
    <w:p w14:paraId="04384620" w14:textId="77777777" w:rsidR="00812641" w:rsidRPr="00812641" w:rsidRDefault="00812641" w:rsidP="00812641">
      <w:pPr>
        <w:pStyle w:val="Bibliography"/>
        <w:rPr>
          <w:lang w:val="en-US"/>
        </w:rPr>
      </w:pPr>
      <w:proofErr w:type="spellStart"/>
      <w:r w:rsidRPr="00812641">
        <w:rPr>
          <w:lang w:val="en-US"/>
        </w:rPr>
        <w:t>Tengland</w:t>
      </w:r>
      <w:proofErr w:type="spellEnd"/>
      <w:r w:rsidRPr="00812641">
        <w:rPr>
          <w:lang w:val="en-US"/>
        </w:rPr>
        <w:t>, Per-</w:t>
      </w:r>
      <w:proofErr w:type="spellStart"/>
      <w:r w:rsidRPr="00812641">
        <w:rPr>
          <w:lang w:val="en-US"/>
        </w:rPr>
        <w:t>anders</w:t>
      </w:r>
      <w:proofErr w:type="spellEnd"/>
      <w:r w:rsidRPr="00812641">
        <w:rPr>
          <w:lang w:val="en-US"/>
        </w:rPr>
        <w:t xml:space="preserve">. 2010. “Health Promotion or Disease Prevention: A Real Difference for Public Health Practice?” </w:t>
      </w:r>
      <w:r w:rsidRPr="00812641">
        <w:rPr>
          <w:i/>
          <w:iCs/>
          <w:lang w:val="en-US"/>
        </w:rPr>
        <w:t xml:space="preserve">Health Care </w:t>
      </w:r>
      <w:proofErr w:type="gramStart"/>
      <w:r w:rsidRPr="00812641">
        <w:rPr>
          <w:i/>
          <w:iCs/>
          <w:lang w:val="en-US"/>
        </w:rPr>
        <w:t>Analysis :</w:t>
      </w:r>
      <w:proofErr w:type="gramEnd"/>
      <w:r w:rsidRPr="00812641">
        <w:rPr>
          <w:i/>
          <w:iCs/>
          <w:lang w:val="en-US"/>
        </w:rPr>
        <w:t xml:space="preserve"> HCA</w:t>
      </w:r>
      <w:r w:rsidRPr="00812641">
        <w:rPr>
          <w:lang w:val="en-US"/>
        </w:rPr>
        <w:t xml:space="preserve"> 18 (3): 203–21. https://doi.org/10.1007/s10728-009-0124-1.</w:t>
      </w:r>
    </w:p>
    <w:p w14:paraId="7DE6DF29" w14:textId="77777777" w:rsidR="00812641" w:rsidRPr="00812641" w:rsidRDefault="00812641" w:rsidP="00812641">
      <w:pPr>
        <w:pStyle w:val="Bibliography"/>
        <w:rPr>
          <w:lang w:val="en-US"/>
        </w:rPr>
      </w:pPr>
      <w:proofErr w:type="spellStart"/>
      <w:r w:rsidRPr="00812641">
        <w:rPr>
          <w:lang w:val="en-US"/>
        </w:rPr>
        <w:t>Tepe</w:t>
      </w:r>
      <w:proofErr w:type="spellEnd"/>
      <w:r w:rsidRPr="00812641">
        <w:rPr>
          <w:lang w:val="en-US"/>
        </w:rPr>
        <w:t xml:space="preserve">, Markus. 2012. “The Public/Private Sector Cleavage Revisited: The Impact of Government Employment on Political Attitudes and </w:t>
      </w:r>
      <w:proofErr w:type="spellStart"/>
      <w:r w:rsidRPr="00812641">
        <w:rPr>
          <w:lang w:val="en-US"/>
        </w:rPr>
        <w:t>Behaviour</w:t>
      </w:r>
      <w:proofErr w:type="spellEnd"/>
      <w:r w:rsidRPr="00812641">
        <w:rPr>
          <w:lang w:val="en-US"/>
        </w:rPr>
        <w:t xml:space="preserve"> in 11 West European Countries.” </w:t>
      </w:r>
      <w:r w:rsidRPr="00812641">
        <w:rPr>
          <w:i/>
          <w:iCs/>
          <w:lang w:val="en-US"/>
        </w:rPr>
        <w:t>Public Administration</w:t>
      </w:r>
      <w:r w:rsidRPr="00812641">
        <w:rPr>
          <w:lang w:val="en-US"/>
        </w:rPr>
        <w:t xml:space="preserve"> 90 (1): 230–61. https://doi.org/10.1111/j.1467-9299.2011.01961.x.</w:t>
      </w:r>
    </w:p>
    <w:p w14:paraId="1D0C282D" w14:textId="77777777" w:rsidR="00812641" w:rsidRPr="00812641" w:rsidRDefault="00812641" w:rsidP="00812641">
      <w:pPr>
        <w:pStyle w:val="Bibliography"/>
        <w:rPr>
          <w:lang w:val="en-US"/>
        </w:rPr>
      </w:pPr>
      <w:r w:rsidRPr="00812641">
        <w:rPr>
          <w:lang w:val="en-US"/>
        </w:rPr>
        <w:t xml:space="preserve">Wiley, Lindsay F., Micah L. Berman, and Doug </w:t>
      </w:r>
      <w:proofErr w:type="spellStart"/>
      <w:r w:rsidRPr="00812641">
        <w:rPr>
          <w:lang w:val="en-US"/>
        </w:rPr>
        <w:t>Blanke</w:t>
      </w:r>
      <w:proofErr w:type="spellEnd"/>
      <w:r w:rsidRPr="00812641">
        <w:rPr>
          <w:lang w:val="en-US"/>
        </w:rPr>
        <w:t xml:space="preserve">. 2013. “Who’s Your </w:t>
      </w:r>
      <w:proofErr w:type="gramStart"/>
      <w:r w:rsidRPr="00812641">
        <w:rPr>
          <w:lang w:val="en-US"/>
        </w:rPr>
        <w:t>Nanny?:</w:t>
      </w:r>
      <w:proofErr w:type="gramEnd"/>
      <w:r w:rsidRPr="00812641">
        <w:rPr>
          <w:lang w:val="en-US"/>
        </w:rPr>
        <w:t xml:space="preserve"> Choice, Paternalism and Public Health in the Age of Personal Responsibility.” </w:t>
      </w:r>
      <w:r w:rsidRPr="00812641">
        <w:rPr>
          <w:i/>
          <w:iCs/>
          <w:lang w:val="en-US"/>
        </w:rPr>
        <w:t>The Journal of Law, Medicine &amp; Ethics</w:t>
      </w:r>
      <w:r w:rsidRPr="00812641">
        <w:rPr>
          <w:lang w:val="en-US"/>
        </w:rPr>
        <w:t xml:space="preserve"> 41 (s1): 88–91. https://doi.org/10.1111/jlme.12048.</w:t>
      </w:r>
    </w:p>
    <w:p w14:paraId="065D511E" w14:textId="13880D24" w:rsidR="00487245" w:rsidRPr="007071A0" w:rsidRDefault="00206C94" w:rsidP="00487245">
      <w:r w:rsidRPr="007071A0">
        <w:fldChar w:fldCharType="end"/>
      </w:r>
    </w:p>
    <w:p w14:paraId="26E67839" w14:textId="77777777" w:rsidR="00302261" w:rsidRDefault="00302261" w:rsidP="00EB331C">
      <w:pPr>
        <w:jc w:val="both"/>
        <w:rPr>
          <w:ins w:id="2395" w:author="Simon Kiss" w:date="2023-02-17T15:53:00Z"/>
        </w:rPr>
        <w:sectPr w:rsidR="00302261">
          <w:pgSz w:w="12240" w:h="15840"/>
          <w:pgMar w:top="1440" w:right="1440" w:bottom="1440" w:left="1440" w:header="708" w:footer="708" w:gutter="0"/>
          <w:cols w:space="708"/>
          <w:docGrid w:linePitch="360"/>
        </w:sectPr>
      </w:pPr>
    </w:p>
    <w:p w14:paraId="2525512D" w14:textId="28371961" w:rsidR="005461CB" w:rsidRPr="007071A0" w:rsidRDefault="00302261" w:rsidP="00B648F2">
      <w:pPr>
        <w:pStyle w:val="Heading1"/>
      </w:pPr>
      <w:ins w:id="2396" w:author="Simon Kiss" w:date="2023-02-17T15:53:00Z">
        <w:r>
          <w:t>Tables and Figures</w:t>
        </w:r>
      </w:ins>
    </w:p>
    <w:p w14:paraId="25FC1EAD" w14:textId="77777777" w:rsidR="005461CB" w:rsidRDefault="005461CB" w:rsidP="005461CB"/>
    <w:p w14:paraId="67A0F1AF" w14:textId="46AE3712" w:rsidR="00602995" w:rsidRDefault="00602995" w:rsidP="00602995">
      <w:pPr>
        <w:pStyle w:val="Caption"/>
        <w:keepNext/>
        <w:divId w:val="234315585"/>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332"/>
        <w:gridCol w:w="3696"/>
        <w:gridCol w:w="2281"/>
        <w:gridCol w:w="821"/>
        <w:gridCol w:w="1230"/>
      </w:tblGrid>
      <w:tr w:rsidR="00602995" w14:paraId="06A26C4F" w14:textId="77777777" w:rsidTr="00602995">
        <w:trPr>
          <w:divId w:val="234315585"/>
          <w:tblHeader/>
          <w:tblCellSpacing w:w="15" w:type="dxa"/>
          <w:jc w:val="center"/>
        </w:trPr>
        <w:tc>
          <w:tcPr>
            <w:tcW w:w="0" w:type="auto"/>
            <w:vAlign w:val="center"/>
            <w:hideMark/>
          </w:tcPr>
          <w:p w14:paraId="79C1B080" w14:textId="77777777" w:rsidR="00602995" w:rsidRDefault="00602995">
            <w:pPr>
              <w:jc w:val="center"/>
              <w:rPr>
                <w:rFonts w:eastAsia="Times New Roman"/>
                <w:b/>
                <w:bCs/>
              </w:rPr>
            </w:pPr>
            <w:r>
              <w:rPr>
                <w:rFonts w:eastAsia="Times New Roman"/>
                <w:b/>
                <w:bCs/>
              </w:rPr>
              <w:t>Variable</w:t>
            </w:r>
          </w:p>
        </w:tc>
        <w:tc>
          <w:tcPr>
            <w:tcW w:w="0" w:type="auto"/>
            <w:vAlign w:val="center"/>
            <w:hideMark/>
          </w:tcPr>
          <w:p w14:paraId="169D236D" w14:textId="77777777" w:rsidR="00602995" w:rsidRDefault="00602995">
            <w:pPr>
              <w:jc w:val="center"/>
              <w:rPr>
                <w:rFonts w:eastAsia="Times New Roman"/>
                <w:b/>
                <w:bCs/>
              </w:rPr>
            </w:pPr>
            <w:r>
              <w:rPr>
                <w:rFonts w:eastAsia="Times New Roman"/>
                <w:b/>
                <w:bCs/>
              </w:rPr>
              <w:t>Label</w:t>
            </w:r>
          </w:p>
        </w:tc>
        <w:tc>
          <w:tcPr>
            <w:tcW w:w="0" w:type="auto"/>
            <w:vAlign w:val="center"/>
            <w:hideMark/>
          </w:tcPr>
          <w:p w14:paraId="2564C911" w14:textId="77777777" w:rsidR="00602995" w:rsidRDefault="00602995">
            <w:pPr>
              <w:jc w:val="center"/>
              <w:rPr>
                <w:rFonts w:eastAsia="Times New Roman"/>
                <w:b/>
                <w:bCs/>
              </w:rPr>
            </w:pPr>
            <w:r>
              <w:rPr>
                <w:rFonts w:eastAsia="Times New Roman"/>
                <w:b/>
                <w:bCs/>
              </w:rPr>
              <w:t>Value</w:t>
            </w:r>
          </w:p>
        </w:tc>
        <w:tc>
          <w:tcPr>
            <w:tcW w:w="0" w:type="auto"/>
            <w:vAlign w:val="center"/>
            <w:hideMark/>
          </w:tcPr>
          <w:p w14:paraId="26825B0F" w14:textId="77777777" w:rsidR="00602995" w:rsidRDefault="00602995">
            <w:pPr>
              <w:jc w:val="center"/>
              <w:rPr>
                <w:rFonts w:eastAsia="Times New Roman"/>
                <w:b/>
                <w:bCs/>
              </w:rPr>
            </w:pPr>
            <w:r>
              <w:rPr>
                <w:rFonts w:eastAsia="Times New Roman"/>
                <w:b/>
                <w:bCs/>
              </w:rPr>
              <w:t>Sample</w:t>
            </w:r>
          </w:p>
        </w:tc>
        <w:tc>
          <w:tcPr>
            <w:tcW w:w="0" w:type="auto"/>
            <w:vAlign w:val="center"/>
            <w:hideMark/>
          </w:tcPr>
          <w:p w14:paraId="71EC05AB" w14:textId="77777777" w:rsidR="00602995" w:rsidRDefault="00602995">
            <w:pPr>
              <w:jc w:val="center"/>
              <w:rPr>
                <w:rFonts w:eastAsia="Times New Roman"/>
                <w:b/>
                <w:bCs/>
              </w:rPr>
            </w:pPr>
            <w:r>
              <w:rPr>
                <w:rFonts w:eastAsia="Times New Roman"/>
                <w:b/>
                <w:bCs/>
              </w:rPr>
              <w:t>Labour Force</w:t>
            </w:r>
          </w:p>
        </w:tc>
      </w:tr>
      <w:tr w:rsidR="00602995" w14:paraId="1B743F01" w14:textId="77777777" w:rsidTr="00602995">
        <w:trPr>
          <w:divId w:val="234315585"/>
          <w:tblCellSpacing w:w="15" w:type="dxa"/>
          <w:jc w:val="center"/>
        </w:trPr>
        <w:tc>
          <w:tcPr>
            <w:tcW w:w="0" w:type="auto"/>
            <w:vAlign w:val="center"/>
            <w:hideMark/>
          </w:tcPr>
          <w:p w14:paraId="2021B77E" w14:textId="77777777" w:rsidR="00602995" w:rsidRDefault="00602995">
            <w:pPr>
              <w:rPr>
                <w:rFonts w:eastAsia="Times New Roman"/>
              </w:rPr>
            </w:pPr>
            <w:r>
              <w:rPr>
                <w:rFonts w:eastAsia="Times New Roman"/>
              </w:rPr>
              <w:t>Age</w:t>
            </w:r>
          </w:p>
        </w:tc>
        <w:tc>
          <w:tcPr>
            <w:tcW w:w="0" w:type="auto"/>
            <w:vAlign w:val="center"/>
            <w:hideMark/>
          </w:tcPr>
          <w:p w14:paraId="4889175E" w14:textId="77777777" w:rsidR="00602995" w:rsidRDefault="00602995">
            <w:pPr>
              <w:rPr>
                <w:rFonts w:eastAsia="Times New Roman"/>
              </w:rPr>
            </w:pPr>
            <w:r>
              <w:rPr>
                <w:rFonts w:eastAsia="Times New Roman"/>
              </w:rPr>
              <w:t>Age Category (2), R Age</w:t>
            </w:r>
          </w:p>
        </w:tc>
        <w:tc>
          <w:tcPr>
            <w:tcW w:w="0" w:type="auto"/>
            <w:vAlign w:val="center"/>
            <w:hideMark/>
          </w:tcPr>
          <w:p w14:paraId="4E524CA3" w14:textId="77777777" w:rsidR="00602995" w:rsidRDefault="00602995">
            <w:pPr>
              <w:rPr>
                <w:rFonts w:eastAsia="Times New Roman"/>
              </w:rPr>
            </w:pPr>
            <w:r>
              <w:rPr>
                <w:rFonts w:eastAsia="Times New Roman"/>
              </w:rPr>
              <w:t>25-54</w:t>
            </w:r>
          </w:p>
        </w:tc>
        <w:tc>
          <w:tcPr>
            <w:tcW w:w="0" w:type="auto"/>
            <w:vAlign w:val="center"/>
            <w:hideMark/>
          </w:tcPr>
          <w:p w14:paraId="4652DABD" w14:textId="77777777" w:rsidR="00602995" w:rsidRDefault="00602995">
            <w:pPr>
              <w:rPr>
                <w:rFonts w:eastAsia="Times New Roman"/>
              </w:rPr>
            </w:pPr>
            <w:r>
              <w:rPr>
                <w:rFonts w:eastAsia="Times New Roman"/>
              </w:rPr>
              <w:t>85</w:t>
            </w:r>
          </w:p>
        </w:tc>
        <w:tc>
          <w:tcPr>
            <w:tcW w:w="0" w:type="auto"/>
            <w:vAlign w:val="center"/>
            <w:hideMark/>
          </w:tcPr>
          <w:p w14:paraId="739E501C" w14:textId="77777777" w:rsidR="00602995" w:rsidRDefault="00602995">
            <w:pPr>
              <w:rPr>
                <w:rFonts w:eastAsia="Times New Roman"/>
              </w:rPr>
            </w:pPr>
            <w:r>
              <w:rPr>
                <w:rFonts w:eastAsia="Times New Roman"/>
              </w:rPr>
              <w:t>77</w:t>
            </w:r>
          </w:p>
        </w:tc>
      </w:tr>
      <w:tr w:rsidR="00602995" w14:paraId="3A22427C" w14:textId="77777777" w:rsidTr="00602995">
        <w:trPr>
          <w:divId w:val="234315585"/>
          <w:tblCellSpacing w:w="15" w:type="dxa"/>
          <w:jc w:val="center"/>
        </w:trPr>
        <w:tc>
          <w:tcPr>
            <w:tcW w:w="0" w:type="auto"/>
            <w:vAlign w:val="center"/>
            <w:hideMark/>
          </w:tcPr>
          <w:p w14:paraId="55A1D484" w14:textId="77777777" w:rsidR="00602995" w:rsidRDefault="00602995">
            <w:pPr>
              <w:rPr>
                <w:rFonts w:eastAsia="Times New Roman"/>
              </w:rPr>
            </w:pPr>
            <w:r>
              <w:rPr>
                <w:rFonts w:eastAsia="Times New Roman"/>
              </w:rPr>
              <w:t>Age</w:t>
            </w:r>
          </w:p>
        </w:tc>
        <w:tc>
          <w:tcPr>
            <w:tcW w:w="0" w:type="auto"/>
            <w:vAlign w:val="center"/>
            <w:hideMark/>
          </w:tcPr>
          <w:p w14:paraId="3C62ACE9" w14:textId="77777777" w:rsidR="00602995" w:rsidRDefault="00602995">
            <w:pPr>
              <w:rPr>
                <w:rFonts w:eastAsia="Times New Roman"/>
              </w:rPr>
            </w:pPr>
            <w:r>
              <w:rPr>
                <w:rFonts w:eastAsia="Times New Roman"/>
              </w:rPr>
              <w:t>Age Category (2), R Age</w:t>
            </w:r>
          </w:p>
        </w:tc>
        <w:tc>
          <w:tcPr>
            <w:tcW w:w="0" w:type="auto"/>
            <w:vAlign w:val="center"/>
            <w:hideMark/>
          </w:tcPr>
          <w:p w14:paraId="30904222" w14:textId="77777777" w:rsidR="00602995" w:rsidRDefault="00602995">
            <w:pPr>
              <w:rPr>
                <w:rFonts w:eastAsia="Times New Roman"/>
              </w:rPr>
            </w:pPr>
            <w:r>
              <w:rPr>
                <w:rFonts w:eastAsia="Times New Roman"/>
              </w:rPr>
              <w:t>55-64</w:t>
            </w:r>
          </w:p>
        </w:tc>
        <w:tc>
          <w:tcPr>
            <w:tcW w:w="0" w:type="auto"/>
            <w:vAlign w:val="center"/>
            <w:hideMark/>
          </w:tcPr>
          <w:p w14:paraId="2945E3E0" w14:textId="77777777" w:rsidR="00602995" w:rsidRDefault="00602995">
            <w:pPr>
              <w:rPr>
                <w:rFonts w:eastAsia="Times New Roman"/>
              </w:rPr>
            </w:pPr>
            <w:r>
              <w:rPr>
                <w:rFonts w:eastAsia="Times New Roman"/>
              </w:rPr>
              <w:t>15</w:t>
            </w:r>
          </w:p>
        </w:tc>
        <w:tc>
          <w:tcPr>
            <w:tcW w:w="0" w:type="auto"/>
            <w:vAlign w:val="center"/>
            <w:hideMark/>
          </w:tcPr>
          <w:p w14:paraId="7943D3D3" w14:textId="77777777" w:rsidR="00602995" w:rsidRDefault="00602995">
            <w:pPr>
              <w:rPr>
                <w:rFonts w:eastAsia="Times New Roman"/>
              </w:rPr>
            </w:pPr>
            <w:r>
              <w:rPr>
                <w:rFonts w:eastAsia="Times New Roman"/>
              </w:rPr>
              <w:t>23</w:t>
            </w:r>
          </w:p>
        </w:tc>
      </w:tr>
      <w:tr w:rsidR="00602995" w14:paraId="6EDB8991" w14:textId="77777777" w:rsidTr="00602995">
        <w:trPr>
          <w:divId w:val="234315585"/>
          <w:tblCellSpacing w:w="15" w:type="dxa"/>
          <w:jc w:val="center"/>
        </w:trPr>
        <w:tc>
          <w:tcPr>
            <w:tcW w:w="0" w:type="auto"/>
            <w:vAlign w:val="center"/>
            <w:hideMark/>
          </w:tcPr>
          <w:p w14:paraId="4F5D5A33" w14:textId="77777777" w:rsidR="00602995" w:rsidRDefault="00602995">
            <w:pPr>
              <w:rPr>
                <w:rFonts w:eastAsia="Times New Roman"/>
              </w:rPr>
            </w:pPr>
            <w:r>
              <w:rPr>
                <w:rFonts w:eastAsia="Times New Roman"/>
              </w:rPr>
              <w:t>High Income</w:t>
            </w:r>
          </w:p>
        </w:tc>
        <w:tc>
          <w:tcPr>
            <w:tcW w:w="0" w:type="auto"/>
            <w:vAlign w:val="center"/>
            <w:hideMark/>
          </w:tcPr>
          <w:p w14:paraId="4B5A377C" w14:textId="77777777" w:rsidR="00602995" w:rsidRDefault="00602995">
            <w:pPr>
              <w:rPr>
                <w:rFonts w:eastAsia="Times New Roman"/>
              </w:rPr>
            </w:pPr>
            <w:r>
              <w:rPr>
                <w:rFonts w:eastAsia="Times New Roman"/>
              </w:rPr>
              <w:t>Dichotomous variable, R household &gt; $100,000</w:t>
            </w:r>
          </w:p>
        </w:tc>
        <w:tc>
          <w:tcPr>
            <w:tcW w:w="0" w:type="auto"/>
            <w:vAlign w:val="center"/>
            <w:hideMark/>
          </w:tcPr>
          <w:p w14:paraId="5F0F6B88" w14:textId="77777777" w:rsidR="00602995" w:rsidRDefault="00602995">
            <w:pPr>
              <w:rPr>
                <w:rFonts w:eastAsia="Times New Roman"/>
              </w:rPr>
            </w:pPr>
            <w:r>
              <w:rPr>
                <w:rFonts w:eastAsia="Times New Roman"/>
              </w:rPr>
              <w:t>Over $100,000</w:t>
            </w:r>
          </w:p>
        </w:tc>
        <w:tc>
          <w:tcPr>
            <w:tcW w:w="0" w:type="auto"/>
            <w:vAlign w:val="center"/>
            <w:hideMark/>
          </w:tcPr>
          <w:p w14:paraId="6D9D384A" w14:textId="77777777" w:rsidR="00602995" w:rsidRDefault="00602995">
            <w:pPr>
              <w:rPr>
                <w:rFonts w:eastAsia="Times New Roman"/>
              </w:rPr>
            </w:pPr>
            <w:r>
              <w:rPr>
                <w:rFonts w:eastAsia="Times New Roman"/>
              </w:rPr>
              <w:t>67</w:t>
            </w:r>
          </w:p>
        </w:tc>
        <w:tc>
          <w:tcPr>
            <w:tcW w:w="0" w:type="auto"/>
            <w:vAlign w:val="center"/>
            <w:hideMark/>
          </w:tcPr>
          <w:p w14:paraId="438560B3" w14:textId="77777777" w:rsidR="00602995" w:rsidRDefault="00602995">
            <w:pPr>
              <w:rPr>
                <w:rFonts w:eastAsia="Times New Roman"/>
              </w:rPr>
            </w:pPr>
            <w:r>
              <w:rPr>
                <w:rFonts w:eastAsia="Times New Roman"/>
              </w:rPr>
              <w:t>49</w:t>
            </w:r>
          </w:p>
        </w:tc>
      </w:tr>
      <w:tr w:rsidR="00602995" w14:paraId="50546BD5" w14:textId="77777777" w:rsidTr="00602995">
        <w:trPr>
          <w:divId w:val="234315585"/>
          <w:tblCellSpacing w:w="15" w:type="dxa"/>
          <w:jc w:val="center"/>
        </w:trPr>
        <w:tc>
          <w:tcPr>
            <w:tcW w:w="0" w:type="auto"/>
            <w:vAlign w:val="center"/>
            <w:hideMark/>
          </w:tcPr>
          <w:p w14:paraId="77397802" w14:textId="77777777" w:rsidR="00602995" w:rsidRDefault="00602995">
            <w:pPr>
              <w:rPr>
                <w:rFonts w:eastAsia="Times New Roman"/>
              </w:rPr>
            </w:pPr>
            <w:r>
              <w:rPr>
                <w:rFonts w:eastAsia="Times New Roman"/>
              </w:rPr>
              <w:t>High Income</w:t>
            </w:r>
          </w:p>
        </w:tc>
        <w:tc>
          <w:tcPr>
            <w:tcW w:w="0" w:type="auto"/>
            <w:vAlign w:val="center"/>
            <w:hideMark/>
          </w:tcPr>
          <w:p w14:paraId="72BDDA23" w14:textId="77777777" w:rsidR="00602995" w:rsidRDefault="00602995">
            <w:pPr>
              <w:rPr>
                <w:rFonts w:eastAsia="Times New Roman"/>
              </w:rPr>
            </w:pPr>
            <w:r>
              <w:rPr>
                <w:rFonts w:eastAsia="Times New Roman"/>
              </w:rPr>
              <w:t>Dichotomous variable, R household &gt; $100,000</w:t>
            </w:r>
          </w:p>
        </w:tc>
        <w:tc>
          <w:tcPr>
            <w:tcW w:w="0" w:type="auto"/>
            <w:vAlign w:val="center"/>
            <w:hideMark/>
          </w:tcPr>
          <w:p w14:paraId="786662D4" w14:textId="77777777" w:rsidR="00602995" w:rsidRDefault="00602995">
            <w:pPr>
              <w:rPr>
                <w:rFonts w:eastAsia="Times New Roman"/>
              </w:rPr>
            </w:pPr>
            <w:r>
              <w:rPr>
                <w:rFonts w:eastAsia="Times New Roman"/>
              </w:rPr>
              <w:t>Under $100,000</w:t>
            </w:r>
          </w:p>
        </w:tc>
        <w:tc>
          <w:tcPr>
            <w:tcW w:w="0" w:type="auto"/>
            <w:vAlign w:val="center"/>
            <w:hideMark/>
          </w:tcPr>
          <w:p w14:paraId="0AEA516F" w14:textId="77777777" w:rsidR="00602995" w:rsidRDefault="00602995">
            <w:pPr>
              <w:rPr>
                <w:rFonts w:eastAsia="Times New Roman"/>
              </w:rPr>
            </w:pPr>
            <w:r>
              <w:rPr>
                <w:rFonts w:eastAsia="Times New Roman"/>
              </w:rPr>
              <w:t>33</w:t>
            </w:r>
          </w:p>
        </w:tc>
        <w:tc>
          <w:tcPr>
            <w:tcW w:w="0" w:type="auto"/>
            <w:vAlign w:val="center"/>
            <w:hideMark/>
          </w:tcPr>
          <w:p w14:paraId="5A42D0E3" w14:textId="77777777" w:rsidR="00602995" w:rsidRDefault="00602995">
            <w:pPr>
              <w:rPr>
                <w:rFonts w:eastAsia="Times New Roman"/>
              </w:rPr>
            </w:pPr>
            <w:r>
              <w:rPr>
                <w:rFonts w:eastAsia="Times New Roman"/>
              </w:rPr>
              <w:t>51</w:t>
            </w:r>
          </w:p>
        </w:tc>
      </w:tr>
      <w:tr w:rsidR="00602995" w14:paraId="368A68C4" w14:textId="77777777" w:rsidTr="00602995">
        <w:trPr>
          <w:divId w:val="234315585"/>
          <w:tblCellSpacing w:w="15" w:type="dxa"/>
          <w:jc w:val="center"/>
        </w:trPr>
        <w:tc>
          <w:tcPr>
            <w:tcW w:w="0" w:type="auto"/>
            <w:vAlign w:val="center"/>
            <w:hideMark/>
          </w:tcPr>
          <w:p w14:paraId="51B99C46" w14:textId="77777777" w:rsidR="00602995" w:rsidRDefault="00602995">
            <w:pPr>
              <w:rPr>
                <w:rFonts w:eastAsia="Times New Roman"/>
              </w:rPr>
            </w:pPr>
            <w:r>
              <w:rPr>
                <w:rFonts w:eastAsia="Times New Roman"/>
              </w:rPr>
              <w:t>Francophone</w:t>
            </w:r>
          </w:p>
        </w:tc>
        <w:tc>
          <w:tcPr>
            <w:tcW w:w="0" w:type="auto"/>
            <w:vAlign w:val="center"/>
            <w:hideMark/>
          </w:tcPr>
          <w:p w14:paraId="58AD17B9" w14:textId="77777777" w:rsidR="00602995" w:rsidRDefault="00602995">
            <w:pPr>
              <w:rPr>
                <w:rFonts w:eastAsia="Times New Roman"/>
              </w:rPr>
            </w:pPr>
            <w:r>
              <w:rPr>
                <w:rFonts w:eastAsia="Times New Roman"/>
              </w:rPr>
              <w:t>Dichotomous variable, R is francophone</w:t>
            </w:r>
          </w:p>
        </w:tc>
        <w:tc>
          <w:tcPr>
            <w:tcW w:w="0" w:type="auto"/>
            <w:vAlign w:val="center"/>
            <w:hideMark/>
          </w:tcPr>
          <w:p w14:paraId="0373FC70" w14:textId="77777777" w:rsidR="00602995" w:rsidRDefault="00602995">
            <w:pPr>
              <w:rPr>
                <w:rFonts w:eastAsia="Times New Roman"/>
              </w:rPr>
            </w:pPr>
            <w:r>
              <w:rPr>
                <w:rFonts w:eastAsia="Times New Roman"/>
              </w:rPr>
              <w:t>Francophone</w:t>
            </w:r>
          </w:p>
        </w:tc>
        <w:tc>
          <w:tcPr>
            <w:tcW w:w="0" w:type="auto"/>
            <w:vAlign w:val="center"/>
            <w:hideMark/>
          </w:tcPr>
          <w:p w14:paraId="13A7FB34" w14:textId="77777777" w:rsidR="00602995" w:rsidRDefault="00602995">
            <w:pPr>
              <w:rPr>
                <w:rFonts w:eastAsia="Times New Roman"/>
              </w:rPr>
            </w:pPr>
            <w:r>
              <w:rPr>
                <w:rFonts w:eastAsia="Times New Roman"/>
              </w:rPr>
              <w:t>6</w:t>
            </w:r>
          </w:p>
        </w:tc>
        <w:tc>
          <w:tcPr>
            <w:tcW w:w="0" w:type="auto"/>
            <w:vAlign w:val="center"/>
            <w:hideMark/>
          </w:tcPr>
          <w:p w14:paraId="2E5CBB4E" w14:textId="77777777" w:rsidR="00602995" w:rsidRDefault="00602995">
            <w:pPr>
              <w:rPr>
                <w:rFonts w:eastAsia="Times New Roman"/>
              </w:rPr>
            </w:pPr>
            <w:r>
              <w:rPr>
                <w:rFonts w:eastAsia="Times New Roman"/>
              </w:rPr>
              <w:t>22</w:t>
            </w:r>
          </w:p>
        </w:tc>
      </w:tr>
      <w:tr w:rsidR="00602995" w14:paraId="0E06AC39" w14:textId="77777777" w:rsidTr="00602995">
        <w:trPr>
          <w:divId w:val="234315585"/>
          <w:tblCellSpacing w:w="15" w:type="dxa"/>
          <w:jc w:val="center"/>
        </w:trPr>
        <w:tc>
          <w:tcPr>
            <w:tcW w:w="0" w:type="auto"/>
            <w:vAlign w:val="center"/>
            <w:hideMark/>
          </w:tcPr>
          <w:p w14:paraId="76E20157" w14:textId="77777777" w:rsidR="00602995" w:rsidRDefault="00602995">
            <w:pPr>
              <w:rPr>
                <w:rFonts w:eastAsia="Times New Roman"/>
              </w:rPr>
            </w:pPr>
            <w:r>
              <w:rPr>
                <w:rFonts w:eastAsia="Times New Roman"/>
              </w:rPr>
              <w:t>Francophone</w:t>
            </w:r>
          </w:p>
        </w:tc>
        <w:tc>
          <w:tcPr>
            <w:tcW w:w="0" w:type="auto"/>
            <w:vAlign w:val="center"/>
            <w:hideMark/>
          </w:tcPr>
          <w:p w14:paraId="575A5426" w14:textId="77777777" w:rsidR="00602995" w:rsidRDefault="00602995">
            <w:pPr>
              <w:rPr>
                <w:rFonts w:eastAsia="Times New Roman"/>
              </w:rPr>
            </w:pPr>
            <w:r>
              <w:rPr>
                <w:rFonts w:eastAsia="Times New Roman"/>
              </w:rPr>
              <w:t>Dichotomous variable, R is francophone</w:t>
            </w:r>
          </w:p>
        </w:tc>
        <w:tc>
          <w:tcPr>
            <w:tcW w:w="0" w:type="auto"/>
            <w:vAlign w:val="center"/>
            <w:hideMark/>
          </w:tcPr>
          <w:p w14:paraId="3F5B2539" w14:textId="77777777" w:rsidR="00602995" w:rsidRDefault="00602995">
            <w:pPr>
              <w:rPr>
                <w:rFonts w:eastAsia="Times New Roman"/>
              </w:rPr>
            </w:pPr>
            <w:r>
              <w:rPr>
                <w:rFonts w:eastAsia="Times New Roman"/>
              </w:rPr>
              <w:t>Not Francophone</w:t>
            </w:r>
          </w:p>
        </w:tc>
        <w:tc>
          <w:tcPr>
            <w:tcW w:w="0" w:type="auto"/>
            <w:vAlign w:val="center"/>
            <w:hideMark/>
          </w:tcPr>
          <w:p w14:paraId="26AFD95F" w14:textId="77777777" w:rsidR="00602995" w:rsidRDefault="00602995">
            <w:pPr>
              <w:rPr>
                <w:rFonts w:eastAsia="Times New Roman"/>
              </w:rPr>
            </w:pPr>
            <w:r>
              <w:rPr>
                <w:rFonts w:eastAsia="Times New Roman"/>
              </w:rPr>
              <w:t>94</w:t>
            </w:r>
          </w:p>
        </w:tc>
        <w:tc>
          <w:tcPr>
            <w:tcW w:w="0" w:type="auto"/>
            <w:vAlign w:val="center"/>
            <w:hideMark/>
          </w:tcPr>
          <w:p w14:paraId="4332C6F0" w14:textId="77777777" w:rsidR="00602995" w:rsidRDefault="00602995">
            <w:pPr>
              <w:rPr>
                <w:rFonts w:eastAsia="Times New Roman"/>
              </w:rPr>
            </w:pPr>
            <w:r>
              <w:rPr>
                <w:rFonts w:eastAsia="Times New Roman"/>
              </w:rPr>
              <w:t>78</w:t>
            </w:r>
          </w:p>
        </w:tc>
      </w:tr>
      <w:tr w:rsidR="00602995" w14:paraId="2AFBF929" w14:textId="77777777" w:rsidTr="00602995">
        <w:trPr>
          <w:divId w:val="234315585"/>
          <w:tblCellSpacing w:w="15" w:type="dxa"/>
          <w:jc w:val="center"/>
        </w:trPr>
        <w:tc>
          <w:tcPr>
            <w:tcW w:w="0" w:type="auto"/>
            <w:vAlign w:val="center"/>
            <w:hideMark/>
          </w:tcPr>
          <w:p w14:paraId="3109C1AD" w14:textId="77777777" w:rsidR="00602995" w:rsidRDefault="00602995">
            <w:pPr>
              <w:rPr>
                <w:rFonts w:eastAsia="Times New Roman"/>
              </w:rPr>
            </w:pPr>
            <w:r>
              <w:rPr>
                <w:rFonts w:eastAsia="Times New Roman"/>
              </w:rPr>
              <w:t>Rural</w:t>
            </w:r>
          </w:p>
        </w:tc>
        <w:tc>
          <w:tcPr>
            <w:tcW w:w="0" w:type="auto"/>
            <w:vAlign w:val="center"/>
            <w:hideMark/>
          </w:tcPr>
          <w:p w14:paraId="5E57E1D0" w14:textId="77777777" w:rsidR="00602995" w:rsidRDefault="00602995">
            <w:pPr>
              <w:rPr>
                <w:rFonts w:eastAsia="Times New Roman"/>
              </w:rPr>
            </w:pPr>
            <w:r>
              <w:rPr>
                <w:rFonts w:eastAsia="Times New Roman"/>
              </w:rPr>
              <w:t>Dichotomous variable, R lives in a rural neighborhood</w:t>
            </w:r>
          </w:p>
        </w:tc>
        <w:tc>
          <w:tcPr>
            <w:tcW w:w="0" w:type="auto"/>
            <w:vAlign w:val="center"/>
            <w:hideMark/>
          </w:tcPr>
          <w:p w14:paraId="6C7ECBD7" w14:textId="77777777" w:rsidR="00602995" w:rsidRDefault="00602995">
            <w:pPr>
              <w:rPr>
                <w:rFonts w:eastAsia="Times New Roman"/>
              </w:rPr>
            </w:pPr>
            <w:r>
              <w:rPr>
                <w:rFonts w:eastAsia="Times New Roman"/>
              </w:rPr>
              <w:t>Not Rural</w:t>
            </w:r>
          </w:p>
        </w:tc>
        <w:tc>
          <w:tcPr>
            <w:tcW w:w="0" w:type="auto"/>
            <w:vAlign w:val="center"/>
            <w:hideMark/>
          </w:tcPr>
          <w:p w14:paraId="575EEACB" w14:textId="77777777" w:rsidR="00602995" w:rsidRDefault="00602995">
            <w:pPr>
              <w:rPr>
                <w:rFonts w:eastAsia="Times New Roman"/>
              </w:rPr>
            </w:pPr>
            <w:r>
              <w:rPr>
                <w:rFonts w:eastAsia="Times New Roman"/>
              </w:rPr>
              <w:t>60</w:t>
            </w:r>
          </w:p>
        </w:tc>
        <w:tc>
          <w:tcPr>
            <w:tcW w:w="0" w:type="auto"/>
            <w:vAlign w:val="center"/>
            <w:hideMark/>
          </w:tcPr>
          <w:p w14:paraId="6F6258F7" w14:textId="77777777" w:rsidR="00602995" w:rsidRDefault="00602995">
            <w:pPr>
              <w:rPr>
                <w:rFonts w:eastAsia="Times New Roman"/>
              </w:rPr>
            </w:pPr>
            <w:r>
              <w:rPr>
                <w:rFonts w:eastAsia="Times New Roman"/>
              </w:rPr>
              <w:t>81</w:t>
            </w:r>
          </w:p>
        </w:tc>
      </w:tr>
      <w:tr w:rsidR="00602995" w14:paraId="391892AF" w14:textId="77777777" w:rsidTr="00602995">
        <w:trPr>
          <w:divId w:val="234315585"/>
          <w:tblCellSpacing w:w="15" w:type="dxa"/>
          <w:jc w:val="center"/>
        </w:trPr>
        <w:tc>
          <w:tcPr>
            <w:tcW w:w="0" w:type="auto"/>
            <w:vAlign w:val="center"/>
            <w:hideMark/>
          </w:tcPr>
          <w:p w14:paraId="1F92766F" w14:textId="77777777" w:rsidR="00602995" w:rsidRDefault="00602995">
            <w:pPr>
              <w:rPr>
                <w:rFonts w:eastAsia="Times New Roman"/>
              </w:rPr>
            </w:pPr>
            <w:r>
              <w:rPr>
                <w:rFonts w:eastAsia="Times New Roman"/>
              </w:rPr>
              <w:t>Rural</w:t>
            </w:r>
          </w:p>
        </w:tc>
        <w:tc>
          <w:tcPr>
            <w:tcW w:w="0" w:type="auto"/>
            <w:vAlign w:val="center"/>
            <w:hideMark/>
          </w:tcPr>
          <w:p w14:paraId="50D64050" w14:textId="77777777" w:rsidR="00602995" w:rsidRDefault="00602995">
            <w:pPr>
              <w:rPr>
                <w:rFonts w:eastAsia="Times New Roman"/>
              </w:rPr>
            </w:pPr>
            <w:r>
              <w:rPr>
                <w:rFonts w:eastAsia="Times New Roman"/>
              </w:rPr>
              <w:t>Dichotomous variable, R lives in a rural neighborhood</w:t>
            </w:r>
          </w:p>
        </w:tc>
        <w:tc>
          <w:tcPr>
            <w:tcW w:w="0" w:type="auto"/>
            <w:vAlign w:val="center"/>
            <w:hideMark/>
          </w:tcPr>
          <w:p w14:paraId="466E1B8C" w14:textId="77777777" w:rsidR="00602995" w:rsidRDefault="00602995">
            <w:pPr>
              <w:rPr>
                <w:rFonts w:eastAsia="Times New Roman"/>
              </w:rPr>
            </w:pPr>
            <w:r>
              <w:rPr>
                <w:rFonts w:eastAsia="Times New Roman"/>
              </w:rPr>
              <w:t>Rural</w:t>
            </w:r>
          </w:p>
        </w:tc>
        <w:tc>
          <w:tcPr>
            <w:tcW w:w="0" w:type="auto"/>
            <w:vAlign w:val="center"/>
            <w:hideMark/>
          </w:tcPr>
          <w:p w14:paraId="0923A593" w14:textId="77777777" w:rsidR="00602995" w:rsidRDefault="00602995">
            <w:pPr>
              <w:rPr>
                <w:rFonts w:eastAsia="Times New Roman"/>
              </w:rPr>
            </w:pPr>
            <w:r>
              <w:rPr>
                <w:rFonts w:eastAsia="Times New Roman"/>
              </w:rPr>
              <w:t>40</w:t>
            </w:r>
          </w:p>
        </w:tc>
        <w:tc>
          <w:tcPr>
            <w:tcW w:w="0" w:type="auto"/>
            <w:vAlign w:val="center"/>
            <w:hideMark/>
          </w:tcPr>
          <w:p w14:paraId="3793B878" w14:textId="77777777" w:rsidR="00602995" w:rsidRDefault="00602995">
            <w:pPr>
              <w:rPr>
                <w:rFonts w:eastAsia="Times New Roman"/>
              </w:rPr>
            </w:pPr>
            <w:r>
              <w:rPr>
                <w:rFonts w:eastAsia="Times New Roman"/>
              </w:rPr>
              <w:t>19</w:t>
            </w:r>
          </w:p>
        </w:tc>
      </w:tr>
      <w:tr w:rsidR="00602995" w14:paraId="36E130F2" w14:textId="77777777" w:rsidTr="00602995">
        <w:trPr>
          <w:divId w:val="234315585"/>
          <w:tblCellSpacing w:w="15" w:type="dxa"/>
          <w:jc w:val="center"/>
        </w:trPr>
        <w:tc>
          <w:tcPr>
            <w:tcW w:w="0" w:type="auto"/>
            <w:vAlign w:val="center"/>
            <w:hideMark/>
          </w:tcPr>
          <w:p w14:paraId="7EC01B29" w14:textId="77777777" w:rsidR="00602995" w:rsidRDefault="00602995">
            <w:pPr>
              <w:rPr>
                <w:rFonts w:eastAsia="Times New Roman"/>
              </w:rPr>
            </w:pPr>
            <w:r>
              <w:rPr>
                <w:rFonts w:eastAsia="Times New Roman"/>
              </w:rPr>
              <w:t>Degree</w:t>
            </w:r>
          </w:p>
        </w:tc>
        <w:tc>
          <w:tcPr>
            <w:tcW w:w="0" w:type="auto"/>
            <w:vAlign w:val="center"/>
            <w:hideMark/>
          </w:tcPr>
          <w:p w14:paraId="2ADF0110" w14:textId="77777777" w:rsidR="00602995" w:rsidRDefault="00602995">
            <w:pPr>
              <w:rPr>
                <w:rFonts w:eastAsia="Times New Roman"/>
              </w:rPr>
            </w:pPr>
            <w:r>
              <w:rPr>
                <w:rFonts w:eastAsia="Times New Roman"/>
              </w:rPr>
              <w:t>Dichotomous variable, R has university degree</w:t>
            </w:r>
          </w:p>
        </w:tc>
        <w:tc>
          <w:tcPr>
            <w:tcW w:w="0" w:type="auto"/>
            <w:vAlign w:val="center"/>
            <w:hideMark/>
          </w:tcPr>
          <w:p w14:paraId="48387E61" w14:textId="77777777" w:rsidR="00602995" w:rsidRDefault="00602995">
            <w:pPr>
              <w:rPr>
                <w:rFonts w:eastAsia="Times New Roman"/>
              </w:rPr>
            </w:pPr>
            <w:r>
              <w:rPr>
                <w:rFonts w:eastAsia="Times New Roman"/>
              </w:rPr>
              <w:t>Degree</w:t>
            </w:r>
          </w:p>
        </w:tc>
        <w:tc>
          <w:tcPr>
            <w:tcW w:w="0" w:type="auto"/>
            <w:vAlign w:val="center"/>
            <w:hideMark/>
          </w:tcPr>
          <w:p w14:paraId="3A553897" w14:textId="77777777" w:rsidR="00602995" w:rsidRDefault="00602995">
            <w:pPr>
              <w:rPr>
                <w:rFonts w:eastAsia="Times New Roman"/>
              </w:rPr>
            </w:pPr>
            <w:r>
              <w:rPr>
                <w:rFonts w:eastAsia="Times New Roman"/>
              </w:rPr>
              <w:t>96</w:t>
            </w:r>
          </w:p>
        </w:tc>
        <w:tc>
          <w:tcPr>
            <w:tcW w:w="0" w:type="auto"/>
            <w:vAlign w:val="center"/>
            <w:hideMark/>
          </w:tcPr>
          <w:p w14:paraId="7268BB2A" w14:textId="77777777" w:rsidR="00602995" w:rsidRDefault="00602995">
            <w:pPr>
              <w:rPr>
                <w:rFonts w:eastAsia="Times New Roman"/>
              </w:rPr>
            </w:pPr>
            <w:r>
              <w:rPr>
                <w:rFonts w:eastAsia="Times New Roman"/>
              </w:rPr>
              <w:t>31</w:t>
            </w:r>
          </w:p>
        </w:tc>
      </w:tr>
      <w:tr w:rsidR="00602995" w14:paraId="54363452" w14:textId="77777777" w:rsidTr="00602995">
        <w:trPr>
          <w:divId w:val="234315585"/>
          <w:tblCellSpacing w:w="15" w:type="dxa"/>
          <w:jc w:val="center"/>
        </w:trPr>
        <w:tc>
          <w:tcPr>
            <w:tcW w:w="0" w:type="auto"/>
            <w:vAlign w:val="center"/>
            <w:hideMark/>
          </w:tcPr>
          <w:p w14:paraId="781F82F6" w14:textId="77777777" w:rsidR="00602995" w:rsidRDefault="00602995">
            <w:pPr>
              <w:rPr>
                <w:rFonts w:eastAsia="Times New Roman"/>
              </w:rPr>
            </w:pPr>
            <w:r>
              <w:rPr>
                <w:rFonts w:eastAsia="Times New Roman"/>
              </w:rPr>
              <w:t>Degree</w:t>
            </w:r>
          </w:p>
        </w:tc>
        <w:tc>
          <w:tcPr>
            <w:tcW w:w="0" w:type="auto"/>
            <w:vAlign w:val="center"/>
            <w:hideMark/>
          </w:tcPr>
          <w:p w14:paraId="6BF00968" w14:textId="77777777" w:rsidR="00602995" w:rsidRDefault="00602995">
            <w:pPr>
              <w:rPr>
                <w:rFonts w:eastAsia="Times New Roman"/>
              </w:rPr>
            </w:pPr>
            <w:r>
              <w:rPr>
                <w:rFonts w:eastAsia="Times New Roman"/>
              </w:rPr>
              <w:t>Dichotomous variable, R has university degree</w:t>
            </w:r>
          </w:p>
        </w:tc>
        <w:tc>
          <w:tcPr>
            <w:tcW w:w="0" w:type="auto"/>
            <w:vAlign w:val="center"/>
            <w:hideMark/>
          </w:tcPr>
          <w:p w14:paraId="72A5C64D" w14:textId="77777777" w:rsidR="00602995" w:rsidRDefault="00602995">
            <w:pPr>
              <w:rPr>
                <w:rFonts w:eastAsia="Times New Roman"/>
              </w:rPr>
            </w:pPr>
            <w:r>
              <w:rPr>
                <w:rFonts w:eastAsia="Times New Roman"/>
              </w:rPr>
              <w:t>No Degree</w:t>
            </w:r>
          </w:p>
        </w:tc>
        <w:tc>
          <w:tcPr>
            <w:tcW w:w="0" w:type="auto"/>
            <w:vAlign w:val="center"/>
            <w:hideMark/>
          </w:tcPr>
          <w:p w14:paraId="5CB56AFC" w14:textId="77777777" w:rsidR="00602995" w:rsidRDefault="00602995">
            <w:pPr>
              <w:rPr>
                <w:rFonts w:eastAsia="Times New Roman"/>
              </w:rPr>
            </w:pPr>
            <w:r>
              <w:rPr>
                <w:rFonts w:eastAsia="Times New Roman"/>
              </w:rPr>
              <w:t>4</w:t>
            </w:r>
          </w:p>
        </w:tc>
        <w:tc>
          <w:tcPr>
            <w:tcW w:w="0" w:type="auto"/>
            <w:vAlign w:val="center"/>
            <w:hideMark/>
          </w:tcPr>
          <w:p w14:paraId="36D63EDB" w14:textId="77777777" w:rsidR="00602995" w:rsidRDefault="00602995">
            <w:pPr>
              <w:rPr>
                <w:rFonts w:eastAsia="Times New Roman"/>
              </w:rPr>
            </w:pPr>
            <w:r>
              <w:rPr>
                <w:rFonts w:eastAsia="Times New Roman"/>
              </w:rPr>
              <w:t>69</w:t>
            </w:r>
          </w:p>
        </w:tc>
      </w:tr>
      <w:tr w:rsidR="00602995" w14:paraId="1F68013C" w14:textId="77777777" w:rsidTr="00602995">
        <w:trPr>
          <w:divId w:val="234315585"/>
          <w:tblCellSpacing w:w="15" w:type="dxa"/>
          <w:jc w:val="center"/>
        </w:trPr>
        <w:tc>
          <w:tcPr>
            <w:tcW w:w="0" w:type="auto"/>
            <w:vAlign w:val="center"/>
            <w:hideMark/>
          </w:tcPr>
          <w:p w14:paraId="3E8202AF" w14:textId="77777777" w:rsidR="00602995" w:rsidRDefault="00602995">
            <w:pPr>
              <w:rPr>
                <w:rFonts w:eastAsia="Times New Roman"/>
              </w:rPr>
            </w:pPr>
            <w:r>
              <w:rPr>
                <w:rFonts w:eastAsia="Times New Roman"/>
              </w:rPr>
              <w:t>Female</w:t>
            </w:r>
          </w:p>
        </w:tc>
        <w:tc>
          <w:tcPr>
            <w:tcW w:w="0" w:type="auto"/>
            <w:vAlign w:val="center"/>
            <w:hideMark/>
          </w:tcPr>
          <w:p w14:paraId="1CADC5B3" w14:textId="77777777" w:rsidR="00602995" w:rsidRDefault="00602995">
            <w:pPr>
              <w:rPr>
                <w:rFonts w:eastAsia="Times New Roman"/>
              </w:rPr>
            </w:pPr>
            <w:r>
              <w:rPr>
                <w:rFonts w:eastAsia="Times New Roman"/>
              </w:rPr>
              <w:t>Dichotomous variable, R is female</w:t>
            </w:r>
          </w:p>
        </w:tc>
        <w:tc>
          <w:tcPr>
            <w:tcW w:w="0" w:type="auto"/>
            <w:vAlign w:val="center"/>
            <w:hideMark/>
          </w:tcPr>
          <w:p w14:paraId="51861A80" w14:textId="77777777" w:rsidR="00602995" w:rsidRDefault="00602995">
            <w:pPr>
              <w:rPr>
                <w:rFonts w:eastAsia="Times New Roman"/>
              </w:rPr>
            </w:pPr>
            <w:r>
              <w:rPr>
                <w:rFonts w:eastAsia="Times New Roman"/>
              </w:rPr>
              <w:t>Female</w:t>
            </w:r>
          </w:p>
        </w:tc>
        <w:tc>
          <w:tcPr>
            <w:tcW w:w="0" w:type="auto"/>
            <w:vAlign w:val="center"/>
            <w:hideMark/>
          </w:tcPr>
          <w:p w14:paraId="20B37C5D" w14:textId="77777777" w:rsidR="00602995" w:rsidRDefault="00602995">
            <w:pPr>
              <w:rPr>
                <w:rFonts w:eastAsia="Times New Roman"/>
              </w:rPr>
            </w:pPr>
            <w:r>
              <w:rPr>
                <w:rFonts w:eastAsia="Times New Roman"/>
              </w:rPr>
              <w:t>75</w:t>
            </w:r>
          </w:p>
        </w:tc>
        <w:tc>
          <w:tcPr>
            <w:tcW w:w="0" w:type="auto"/>
            <w:vAlign w:val="center"/>
            <w:hideMark/>
          </w:tcPr>
          <w:p w14:paraId="20B6C9CA" w14:textId="77777777" w:rsidR="00602995" w:rsidRDefault="00602995">
            <w:pPr>
              <w:rPr>
                <w:rFonts w:eastAsia="Times New Roman"/>
              </w:rPr>
            </w:pPr>
            <w:r>
              <w:rPr>
                <w:rFonts w:eastAsia="Times New Roman"/>
              </w:rPr>
              <w:t>48</w:t>
            </w:r>
          </w:p>
        </w:tc>
      </w:tr>
      <w:tr w:rsidR="00602995" w14:paraId="17C7FA17" w14:textId="77777777" w:rsidTr="00602995">
        <w:trPr>
          <w:divId w:val="234315585"/>
          <w:tblCellSpacing w:w="15" w:type="dxa"/>
          <w:jc w:val="center"/>
        </w:trPr>
        <w:tc>
          <w:tcPr>
            <w:tcW w:w="0" w:type="auto"/>
            <w:vAlign w:val="center"/>
            <w:hideMark/>
          </w:tcPr>
          <w:p w14:paraId="74040CC5" w14:textId="77777777" w:rsidR="00602995" w:rsidRDefault="00602995">
            <w:pPr>
              <w:rPr>
                <w:rFonts w:eastAsia="Times New Roman"/>
              </w:rPr>
            </w:pPr>
            <w:r>
              <w:rPr>
                <w:rFonts w:eastAsia="Times New Roman"/>
              </w:rPr>
              <w:t>Female</w:t>
            </w:r>
          </w:p>
        </w:tc>
        <w:tc>
          <w:tcPr>
            <w:tcW w:w="0" w:type="auto"/>
            <w:vAlign w:val="center"/>
            <w:hideMark/>
          </w:tcPr>
          <w:p w14:paraId="5A6AE7B0" w14:textId="77777777" w:rsidR="00602995" w:rsidRDefault="00602995">
            <w:pPr>
              <w:rPr>
                <w:rFonts w:eastAsia="Times New Roman"/>
              </w:rPr>
            </w:pPr>
            <w:r>
              <w:rPr>
                <w:rFonts w:eastAsia="Times New Roman"/>
              </w:rPr>
              <w:t>Dichotomous variable, R is female</w:t>
            </w:r>
          </w:p>
        </w:tc>
        <w:tc>
          <w:tcPr>
            <w:tcW w:w="0" w:type="auto"/>
            <w:vAlign w:val="center"/>
            <w:hideMark/>
          </w:tcPr>
          <w:p w14:paraId="52472A2C" w14:textId="77777777" w:rsidR="00602995" w:rsidRDefault="00602995">
            <w:pPr>
              <w:rPr>
                <w:rFonts w:eastAsia="Times New Roman"/>
              </w:rPr>
            </w:pPr>
            <w:r>
              <w:rPr>
                <w:rFonts w:eastAsia="Times New Roman"/>
              </w:rPr>
              <w:t>Not Female</w:t>
            </w:r>
          </w:p>
        </w:tc>
        <w:tc>
          <w:tcPr>
            <w:tcW w:w="0" w:type="auto"/>
            <w:vAlign w:val="center"/>
            <w:hideMark/>
          </w:tcPr>
          <w:p w14:paraId="0F29AEA8" w14:textId="77777777" w:rsidR="00602995" w:rsidRDefault="00602995">
            <w:pPr>
              <w:rPr>
                <w:rFonts w:eastAsia="Times New Roman"/>
              </w:rPr>
            </w:pPr>
            <w:r>
              <w:rPr>
                <w:rFonts w:eastAsia="Times New Roman"/>
              </w:rPr>
              <w:t>25</w:t>
            </w:r>
          </w:p>
        </w:tc>
        <w:tc>
          <w:tcPr>
            <w:tcW w:w="0" w:type="auto"/>
            <w:vAlign w:val="center"/>
            <w:hideMark/>
          </w:tcPr>
          <w:p w14:paraId="4D1E203F" w14:textId="77777777" w:rsidR="00602995" w:rsidRDefault="00602995">
            <w:pPr>
              <w:rPr>
                <w:rFonts w:eastAsia="Times New Roman"/>
              </w:rPr>
            </w:pPr>
            <w:r>
              <w:rPr>
                <w:rFonts w:eastAsia="Times New Roman"/>
              </w:rPr>
              <w:t>52</w:t>
            </w:r>
          </w:p>
        </w:tc>
      </w:tr>
      <w:tr w:rsidR="00602995" w14:paraId="2DE8948E" w14:textId="77777777" w:rsidTr="00602995">
        <w:trPr>
          <w:divId w:val="234315585"/>
          <w:tblCellSpacing w:w="15" w:type="dxa"/>
          <w:jc w:val="center"/>
        </w:trPr>
        <w:tc>
          <w:tcPr>
            <w:tcW w:w="0" w:type="auto"/>
            <w:vAlign w:val="center"/>
            <w:hideMark/>
          </w:tcPr>
          <w:p w14:paraId="6DD1F8BA" w14:textId="77777777" w:rsidR="00602995" w:rsidRDefault="00602995">
            <w:pPr>
              <w:rPr>
                <w:rFonts w:eastAsia="Times New Roman"/>
              </w:rPr>
            </w:pPr>
            <w:r>
              <w:rPr>
                <w:rFonts w:eastAsia="Times New Roman"/>
              </w:rPr>
              <w:t>Province</w:t>
            </w:r>
          </w:p>
        </w:tc>
        <w:tc>
          <w:tcPr>
            <w:tcW w:w="0" w:type="auto"/>
            <w:vAlign w:val="center"/>
            <w:hideMark/>
          </w:tcPr>
          <w:p w14:paraId="2B3FF680" w14:textId="77777777" w:rsidR="00602995" w:rsidRDefault="00602995">
            <w:pPr>
              <w:rPr>
                <w:rFonts w:eastAsia="Times New Roman"/>
              </w:rPr>
            </w:pPr>
            <w:r>
              <w:rPr>
                <w:rFonts w:eastAsia="Times New Roman"/>
              </w:rPr>
              <w:t>Province of Residence</w:t>
            </w:r>
          </w:p>
        </w:tc>
        <w:tc>
          <w:tcPr>
            <w:tcW w:w="0" w:type="auto"/>
            <w:vAlign w:val="center"/>
            <w:hideMark/>
          </w:tcPr>
          <w:p w14:paraId="4FE05AF3" w14:textId="77777777" w:rsidR="00602995" w:rsidRDefault="00602995">
            <w:pPr>
              <w:rPr>
                <w:rFonts w:eastAsia="Times New Roman"/>
              </w:rPr>
            </w:pPr>
            <w:r>
              <w:rPr>
                <w:rFonts w:eastAsia="Times New Roman"/>
              </w:rPr>
              <w:t>Alberta</w:t>
            </w:r>
          </w:p>
        </w:tc>
        <w:tc>
          <w:tcPr>
            <w:tcW w:w="0" w:type="auto"/>
            <w:vAlign w:val="center"/>
            <w:hideMark/>
          </w:tcPr>
          <w:p w14:paraId="6D0DFCEF" w14:textId="77777777" w:rsidR="00602995" w:rsidRDefault="00602995">
            <w:pPr>
              <w:rPr>
                <w:rFonts w:eastAsia="Times New Roman"/>
              </w:rPr>
            </w:pPr>
            <w:r>
              <w:rPr>
                <w:rFonts w:eastAsia="Times New Roman"/>
              </w:rPr>
              <w:t>11</w:t>
            </w:r>
          </w:p>
        </w:tc>
        <w:tc>
          <w:tcPr>
            <w:tcW w:w="0" w:type="auto"/>
            <w:vAlign w:val="center"/>
            <w:hideMark/>
          </w:tcPr>
          <w:p w14:paraId="4CAD42CD" w14:textId="77777777" w:rsidR="00602995" w:rsidRDefault="00602995">
            <w:pPr>
              <w:rPr>
                <w:rFonts w:eastAsia="Times New Roman"/>
              </w:rPr>
            </w:pPr>
            <w:r>
              <w:rPr>
                <w:rFonts w:eastAsia="Times New Roman"/>
              </w:rPr>
              <w:t>12</w:t>
            </w:r>
          </w:p>
        </w:tc>
      </w:tr>
      <w:tr w:rsidR="00602995" w14:paraId="22044D0D" w14:textId="77777777" w:rsidTr="00602995">
        <w:trPr>
          <w:divId w:val="234315585"/>
          <w:tblCellSpacing w:w="15" w:type="dxa"/>
          <w:jc w:val="center"/>
        </w:trPr>
        <w:tc>
          <w:tcPr>
            <w:tcW w:w="0" w:type="auto"/>
            <w:vAlign w:val="center"/>
            <w:hideMark/>
          </w:tcPr>
          <w:p w14:paraId="4E97DC82" w14:textId="77777777" w:rsidR="00602995" w:rsidRDefault="00602995">
            <w:pPr>
              <w:rPr>
                <w:rFonts w:eastAsia="Times New Roman"/>
              </w:rPr>
            </w:pPr>
            <w:r>
              <w:rPr>
                <w:rFonts w:eastAsia="Times New Roman"/>
              </w:rPr>
              <w:t>Province</w:t>
            </w:r>
          </w:p>
        </w:tc>
        <w:tc>
          <w:tcPr>
            <w:tcW w:w="0" w:type="auto"/>
            <w:vAlign w:val="center"/>
            <w:hideMark/>
          </w:tcPr>
          <w:p w14:paraId="32F347A9" w14:textId="77777777" w:rsidR="00602995" w:rsidRDefault="00602995">
            <w:pPr>
              <w:rPr>
                <w:rFonts w:eastAsia="Times New Roman"/>
              </w:rPr>
            </w:pPr>
            <w:r>
              <w:rPr>
                <w:rFonts w:eastAsia="Times New Roman"/>
              </w:rPr>
              <w:t>Province of Residence</w:t>
            </w:r>
          </w:p>
        </w:tc>
        <w:tc>
          <w:tcPr>
            <w:tcW w:w="0" w:type="auto"/>
            <w:vAlign w:val="center"/>
            <w:hideMark/>
          </w:tcPr>
          <w:p w14:paraId="3A10EF78" w14:textId="77777777" w:rsidR="00602995" w:rsidRDefault="00602995">
            <w:pPr>
              <w:rPr>
                <w:rFonts w:eastAsia="Times New Roman"/>
              </w:rPr>
            </w:pPr>
            <w:r>
              <w:rPr>
                <w:rFonts w:eastAsia="Times New Roman"/>
              </w:rPr>
              <w:t>British Columbia</w:t>
            </w:r>
          </w:p>
        </w:tc>
        <w:tc>
          <w:tcPr>
            <w:tcW w:w="0" w:type="auto"/>
            <w:vAlign w:val="center"/>
            <w:hideMark/>
          </w:tcPr>
          <w:p w14:paraId="36BF969A" w14:textId="77777777" w:rsidR="00602995" w:rsidRDefault="00602995">
            <w:pPr>
              <w:rPr>
                <w:rFonts w:eastAsia="Times New Roman"/>
              </w:rPr>
            </w:pPr>
            <w:r>
              <w:rPr>
                <w:rFonts w:eastAsia="Times New Roman"/>
              </w:rPr>
              <w:t>14</w:t>
            </w:r>
          </w:p>
        </w:tc>
        <w:tc>
          <w:tcPr>
            <w:tcW w:w="0" w:type="auto"/>
            <w:vAlign w:val="center"/>
            <w:hideMark/>
          </w:tcPr>
          <w:p w14:paraId="6F015AC6" w14:textId="77777777" w:rsidR="00602995" w:rsidRDefault="00602995">
            <w:pPr>
              <w:rPr>
                <w:rFonts w:eastAsia="Times New Roman"/>
              </w:rPr>
            </w:pPr>
            <w:r>
              <w:rPr>
                <w:rFonts w:eastAsia="Times New Roman"/>
              </w:rPr>
              <w:t>14</w:t>
            </w:r>
          </w:p>
        </w:tc>
      </w:tr>
      <w:tr w:rsidR="00602995" w14:paraId="22976326" w14:textId="77777777" w:rsidTr="00602995">
        <w:trPr>
          <w:divId w:val="234315585"/>
          <w:tblCellSpacing w:w="15" w:type="dxa"/>
          <w:jc w:val="center"/>
        </w:trPr>
        <w:tc>
          <w:tcPr>
            <w:tcW w:w="0" w:type="auto"/>
            <w:vAlign w:val="center"/>
            <w:hideMark/>
          </w:tcPr>
          <w:p w14:paraId="1A0CAD96" w14:textId="77777777" w:rsidR="00602995" w:rsidRDefault="00602995">
            <w:pPr>
              <w:rPr>
                <w:rFonts w:eastAsia="Times New Roman"/>
              </w:rPr>
            </w:pPr>
            <w:r>
              <w:rPr>
                <w:rFonts w:eastAsia="Times New Roman"/>
              </w:rPr>
              <w:t>Province</w:t>
            </w:r>
          </w:p>
        </w:tc>
        <w:tc>
          <w:tcPr>
            <w:tcW w:w="0" w:type="auto"/>
            <w:vAlign w:val="center"/>
            <w:hideMark/>
          </w:tcPr>
          <w:p w14:paraId="736C205E" w14:textId="77777777" w:rsidR="00602995" w:rsidRDefault="00602995">
            <w:pPr>
              <w:rPr>
                <w:rFonts w:eastAsia="Times New Roman"/>
              </w:rPr>
            </w:pPr>
            <w:r>
              <w:rPr>
                <w:rFonts w:eastAsia="Times New Roman"/>
              </w:rPr>
              <w:t>Province of Residence</w:t>
            </w:r>
          </w:p>
        </w:tc>
        <w:tc>
          <w:tcPr>
            <w:tcW w:w="0" w:type="auto"/>
            <w:vAlign w:val="center"/>
            <w:hideMark/>
          </w:tcPr>
          <w:p w14:paraId="16229DED" w14:textId="77777777" w:rsidR="00602995" w:rsidRDefault="00602995">
            <w:pPr>
              <w:rPr>
                <w:rFonts w:eastAsia="Times New Roman"/>
              </w:rPr>
            </w:pPr>
            <w:r>
              <w:rPr>
                <w:rFonts w:eastAsia="Times New Roman"/>
              </w:rPr>
              <w:t>Manitoba</w:t>
            </w:r>
          </w:p>
        </w:tc>
        <w:tc>
          <w:tcPr>
            <w:tcW w:w="0" w:type="auto"/>
            <w:vAlign w:val="center"/>
            <w:hideMark/>
          </w:tcPr>
          <w:p w14:paraId="4911569A" w14:textId="77777777" w:rsidR="00602995" w:rsidRDefault="00602995">
            <w:pPr>
              <w:rPr>
                <w:rFonts w:eastAsia="Times New Roman"/>
              </w:rPr>
            </w:pPr>
            <w:r>
              <w:rPr>
                <w:rFonts w:eastAsia="Times New Roman"/>
              </w:rPr>
              <w:t>17</w:t>
            </w:r>
          </w:p>
        </w:tc>
        <w:tc>
          <w:tcPr>
            <w:tcW w:w="0" w:type="auto"/>
            <w:vAlign w:val="center"/>
            <w:hideMark/>
          </w:tcPr>
          <w:p w14:paraId="3934330E" w14:textId="77777777" w:rsidR="00602995" w:rsidRDefault="00602995">
            <w:pPr>
              <w:rPr>
                <w:rFonts w:eastAsia="Times New Roman"/>
              </w:rPr>
            </w:pPr>
            <w:r>
              <w:rPr>
                <w:rFonts w:eastAsia="Times New Roman"/>
              </w:rPr>
              <w:t>4</w:t>
            </w:r>
          </w:p>
        </w:tc>
      </w:tr>
      <w:tr w:rsidR="00602995" w14:paraId="2B2B5170" w14:textId="77777777" w:rsidTr="00602995">
        <w:trPr>
          <w:divId w:val="234315585"/>
          <w:tblCellSpacing w:w="15" w:type="dxa"/>
          <w:jc w:val="center"/>
        </w:trPr>
        <w:tc>
          <w:tcPr>
            <w:tcW w:w="0" w:type="auto"/>
            <w:vAlign w:val="center"/>
            <w:hideMark/>
          </w:tcPr>
          <w:p w14:paraId="24C37216" w14:textId="77777777" w:rsidR="00602995" w:rsidRDefault="00602995">
            <w:pPr>
              <w:rPr>
                <w:rFonts w:eastAsia="Times New Roman"/>
              </w:rPr>
            </w:pPr>
            <w:r>
              <w:rPr>
                <w:rFonts w:eastAsia="Times New Roman"/>
              </w:rPr>
              <w:t>Province</w:t>
            </w:r>
          </w:p>
        </w:tc>
        <w:tc>
          <w:tcPr>
            <w:tcW w:w="0" w:type="auto"/>
            <w:vAlign w:val="center"/>
            <w:hideMark/>
          </w:tcPr>
          <w:p w14:paraId="78FC8231" w14:textId="77777777" w:rsidR="00602995" w:rsidRDefault="00602995">
            <w:pPr>
              <w:rPr>
                <w:rFonts w:eastAsia="Times New Roman"/>
              </w:rPr>
            </w:pPr>
            <w:r>
              <w:rPr>
                <w:rFonts w:eastAsia="Times New Roman"/>
              </w:rPr>
              <w:t>Province of Residence</w:t>
            </w:r>
          </w:p>
        </w:tc>
        <w:tc>
          <w:tcPr>
            <w:tcW w:w="0" w:type="auto"/>
            <w:vAlign w:val="center"/>
            <w:hideMark/>
          </w:tcPr>
          <w:p w14:paraId="0A1B8797" w14:textId="77777777" w:rsidR="00602995" w:rsidRDefault="00602995">
            <w:pPr>
              <w:rPr>
                <w:rFonts w:eastAsia="Times New Roman"/>
              </w:rPr>
            </w:pPr>
            <w:r>
              <w:rPr>
                <w:rFonts w:eastAsia="Times New Roman"/>
              </w:rPr>
              <w:t>New Brunswick</w:t>
            </w:r>
          </w:p>
        </w:tc>
        <w:tc>
          <w:tcPr>
            <w:tcW w:w="0" w:type="auto"/>
            <w:vAlign w:val="center"/>
            <w:hideMark/>
          </w:tcPr>
          <w:p w14:paraId="5D2D7403" w14:textId="77777777" w:rsidR="00602995" w:rsidRDefault="00602995">
            <w:pPr>
              <w:rPr>
                <w:rFonts w:eastAsia="Times New Roman"/>
              </w:rPr>
            </w:pPr>
            <w:r>
              <w:rPr>
                <w:rFonts w:eastAsia="Times New Roman"/>
              </w:rPr>
              <w:t>2</w:t>
            </w:r>
          </w:p>
        </w:tc>
        <w:tc>
          <w:tcPr>
            <w:tcW w:w="0" w:type="auto"/>
            <w:vAlign w:val="center"/>
            <w:hideMark/>
          </w:tcPr>
          <w:p w14:paraId="33C86DDC" w14:textId="77777777" w:rsidR="00602995" w:rsidRDefault="00602995">
            <w:pPr>
              <w:rPr>
                <w:rFonts w:eastAsia="Times New Roman"/>
              </w:rPr>
            </w:pPr>
            <w:r>
              <w:rPr>
                <w:rFonts w:eastAsia="Times New Roman"/>
              </w:rPr>
              <w:t>2</w:t>
            </w:r>
          </w:p>
        </w:tc>
      </w:tr>
      <w:tr w:rsidR="00602995" w14:paraId="03B83116" w14:textId="77777777" w:rsidTr="00602995">
        <w:trPr>
          <w:divId w:val="234315585"/>
          <w:tblCellSpacing w:w="15" w:type="dxa"/>
          <w:jc w:val="center"/>
        </w:trPr>
        <w:tc>
          <w:tcPr>
            <w:tcW w:w="0" w:type="auto"/>
            <w:vAlign w:val="center"/>
            <w:hideMark/>
          </w:tcPr>
          <w:p w14:paraId="37DFF83A" w14:textId="77777777" w:rsidR="00602995" w:rsidRDefault="00602995">
            <w:pPr>
              <w:rPr>
                <w:rFonts w:eastAsia="Times New Roman"/>
              </w:rPr>
            </w:pPr>
            <w:r>
              <w:rPr>
                <w:rFonts w:eastAsia="Times New Roman"/>
              </w:rPr>
              <w:t>Province</w:t>
            </w:r>
          </w:p>
        </w:tc>
        <w:tc>
          <w:tcPr>
            <w:tcW w:w="0" w:type="auto"/>
            <w:vAlign w:val="center"/>
            <w:hideMark/>
          </w:tcPr>
          <w:p w14:paraId="264287F0" w14:textId="77777777" w:rsidR="00602995" w:rsidRDefault="00602995">
            <w:pPr>
              <w:rPr>
                <w:rFonts w:eastAsia="Times New Roman"/>
              </w:rPr>
            </w:pPr>
            <w:r>
              <w:rPr>
                <w:rFonts w:eastAsia="Times New Roman"/>
              </w:rPr>
              <w:t>Province of Residence</w:t>
            </w:r>
          </w:p>
        </w:tc>
        <w:tc>
          <w:tcPr>
            <w:tcW w:w="0" w:type="auto"/>
            <w:vAlign w:val="center"/>
            <w:hideMark/>
          </w:tcPr>
          <w:p w14:paraId="6165C4DF" w14:textId="77777777" w:rsidR="00602995" w:rsidRDefault="00602995">
            <w:pPr>
              <w:rPr>
                <w:rFonts w:eastAsia="Times New Roman"/>
              </w:rPr>
            </w:pPr>
            <w:r>
              <w:rPr>
                <w:rFonts w:eastAsia="Times New Roman"/>
              </w:rPr>
              <w:t>Newfoundland and Labrador</w:t>
            </w:r>
          </w:p>
        </w:tc>
        <w:tc>
          <w:tcPr>
            <w:tcW w:w="0" w:type="auto"/>
            <w:vAlign w:val="center"/>
            <w:hideMark/>
          </w:tcPr>
          <w:p w14:paraId="183E922E" w14:textId="77777777" w:rsidR="00602995" w:rsidRDefault="00602995">
            <w:pPr>
              <w:rPr>
                <w:rFonts w:eastAsia="Times New Roman"/>
              </w:rPr>
            </w:pPr>
            <w:r>
              <w:rPr>
                <w:rFonts w:eastAsia="Times New Roman"/>
              </w:rPr>
              <w:t>1</w:t>
            </w:r>
          </w:p>
        </w:tc>
        <w:tc>
          <w:tcPr>
            <w:tcW w:w="0" w:type="auto"/>
            <w:vAlign w:val="center"/>
            <w:hideMark/>
          </w:tcPr>
          <w:p w14:paraId="337AA928" w14:textId="77777777" w:rsidR="00602995" w:rsidRDefault="00602995">
            <w:pPr>
              <w:rPr>
                <w:rFonts w:eastAsia="Times New Roman"/>
              </w:rPr>
            </w:pPr>
            <w:r>
              <w:rPr>
                <w:rFonts w:eastAsia="Times New Roman"/>
              </w:rPr>
              <w:t>1</w:t>
            </w:r>
          </w:p>
        </w:tc>
      </w:tr>
      <w:tr w:rsidR="00602995" w14:paraId="77BE1D30" w14:textId="77777777" w:rsidTr="00602995">
        <w:trPr>
          <w:divId w:val="234315585"/>
          <w:tblCellSpacing w:w="15" w:type="dxa"/>
          <w:jc w:val="center"/>
        </w:trPr>
        <w:tc>
          <w:tcPr>
            <w:tcW w:w="0" w:type="auto"/>
            <w:vAlign w:val="center"/>
            <w:hideMark/>
          </w:tcPr>
          <w:p w14:paraId="4C3FCC65" w14:textId="77777777" w:rsidR="00602995" w:rsidRDefault="00602995">
            <w:pPr>
              <w:rPr>
                <w:rFonts w:eastAsia="Times New Roman"/>
              </w:rPr>
            </w:pPr>
            <w:r>
              <w:rPr>
                <w:rFonts w:eastAsia="Times New Roman"/>
              </w:rPr>
              <w:t>Province</w:t>
            </w:r>
          </w:p>
        </w:tc>
        <w:tc>
          <w:tcPr>
            <w:tcW w:w="0" w:type="auto"/>
            <w:vAlign w:val="center"/>
            <w:hideMark/>
          </w:tcPr>
          <w:p w14:paraId="46910965" w14:textId="77777777" w:rsidR="00602995" w:rsidRDefault="00602995">
            <w:pPr>
              <w:rPr>
                <w:rFonts w:eastAsia="Times New Roman"/>
              </w:rPr>
            </w:pPr>
            <w:r>
              <w:rPr>
                <w:rFonts w:eastAsia="Times New Roman"/>
              </w:rPr>
              <w:t>Province of Residence</w:t>
            </w:r>
          </w:p>
        </w:tc>
        <w:tc>
          <w:tcPr>
            <w:tcW w:w="0" w:type="auto"/>
            <w:vAlign w:val="center"/>
            <w:hideMark/>
          </w:tcPr>
          <w:p w14:paraId="45224534" w14:textId="77777777" w:rsidR="00602995" w:rsidRDefault="00602995">
            <w:pPr>
              <w:rPr>
                <w:rFonts w:eastAsia="Times New Roman"/>
              </w:rPr>
            </w:pPr>
            <w:r>
              <w:rPr>
                <w:rFonts w:eastAsia="Times New Roman"/>
              </w:rPr>
              <w:t>Nova Scotia</w:t>
            </w:r>
          </w:p>
        </w:tc>
        <w:tc>
          <w:tcPr>
            <w:tcW w:w="0" w:type="auto"/>
            <w:vAlign w:val="center"/>
            <w:hideMark/>
          </w:tcPr>
          <w:p w14:paraId="4EC5A9BE" w14:textId="77777777" w:rsidR="00602995" w:rsidRDefault="00602995">
            <w:pPr>
              <w:rPr>
                <w:rFonts w:eastAsia="Times New Roman"/>
              </w:rPr>
            </w:pPr>
            <w:r>
              <w:rPr>
                <w:rFonts w:eastAsia="Times New Roman"/>
              </w:rPr>
              <w:t>3</w:t>
            </w:r>
          </w:p>
        </w:tc>
        <w:tc>
          <w:tcPr>
            <w:tcW w:w="0" w:type="auto"/>
            <w:vAlign w:val="center"/>
            <w:hideMark/>
          </w:tcPr>
          <w:p w14:paraId="100DAD4D" w14:textId="77777777" w:rsidR="00602995" w:rsidRDefault="00602995">
            <w:pPr>
              <w:rPr>
                <w:rFonts w:eastAsia="Times New Roman"/>
              </w:rPr>
            </w:pPr>
            <w:r>
              <w:rPr>
                <w:rFonts w:eastAsia="Times New Roman"/>
              </w:rPr>
              <w:t>3</w:t>
            </w:r>
          </w:p>
        </w:tc>
      </w:tr>
      <w:tr w:rsidR="00602995" w14:paraId="3F380B29" w14:textId="77777777" w:rsidTr="00602995">
        <w:trPr>
          <w:divId w:val="234315585"/>
          <w:tblCellSpacing w:w="15" w:type="dxa"/>
          <w:jc w:val="center"/>
        </w:trPr>
        <w:tc>
          <w:tcPr>
            <w:tcW w:w="0" w:type="auto"/>
            <w:vAlign w:val="center"/>
            <w:hideMark/>
          </w:tcPr>
          <w:p w14:paraId="5372BFCF" w14:textId="77777777" w:rsidR="00602995" w:rsidRDefault="00602995">
            <w:pPr>
              <w:rPr>
                <w:rFonts w:eastAsia="Times New Roman"/>
              </w:rPr>
            </w:pPr>
            <w:r>
              <w:rPr>
                <w:rFonts w:eastAsia="Times New Roman"/>
              </w:rPr>
              <w:t>Province</w:t>
            </w:r>
          </w:p>
        </w:tc>
        <w:tc>
          <w:tcPr>
            <w:tcW w:w="0" w:type="auto"/>
            <w:vAlign w:val="center"/>
            <w:hideMark/>
          </w:tcPr>
          <w:p w14:paraId="74354E53" w14:textId="77777777" w:rsidR="00602995" w:rsidRDefault="00602995">
            <w:pPr>
              <w:rPr>
                <w:rFonts w:eastAsia="Times New Roman"/>
              </w:rPr>
            </w:pPr>
            <w:r>
              <w:rPr>
                <w:rFonts w:eastAsia="Times New Roman"/>
              </w:rPr>
              <w:t>Province of Residence</w:t>
            </w:r>
          </w:p>
        </w:tc>
        <w:tc>
          <w:tcPr>
            <w:tcW w:w="0" w:type="auto"/>
            <w:vAlign w:val="center"/>
            <w:hideMark/>
          </w:tcPr>
          <w:p w14:paraId="3C0AB619" w14:textId="77777777" w:rsidR="00602995" w:rsidRDefault="00602995">
            <w:pPr>
              <w:rPr>
                <w:rFonts w:eastAsia="Times New Roman"/>
              </w:rPr>
            </w:pPr>
            <w:r>
              <w:rPr>
                <w:rFonts w:eastAsia="Times New Roman"/>
              </w:rPr>
              <w:t>Ontario</w:t>
            </w:r>
          </w:p>
        </w:tc>
        <w:tc>
          <w:tcPr>
            <w:tcW w:w="0" w:type="auto"/>
            <w:vAlign w:val="center"/>
            <w:hideMark/>
          </w:tcPr>
          <w:p w14:paraId="01F89EF3" w14:textId="77777777" w:rsidR="00602995" w:rsidRDefault="00602995">
            <w:pPr>
              <w:rPr>
                <w:rFonts w:eastAsia="Times New Roman"/>
              </w:rPr>
            </w:pPr>
            <w:r>
              <w:rPr>
                <w:rFonts w:eastAsia="Times New Roman"/>
              </w:rPr>
              <w:t>40</w:t>
            </w:r>
          </w:p>
        </w:tc>
        <w:tc>
          <w:tcPr>
            <w:tcW w:w="0" w:type="auto"/>
            <w:vAlign w:val="center"/>
            <w:hideMark/>
          </w:tcPr>
          <w:p w14:paraId="39F676CB" w14:textId="77777777" w:rsidR="00602995" w:rsidRDefault="00602995">
            <w:pPr>
              <w:rPr>
                <w:rFonts w:eastAsia="Times New Roman"/>
              </w:rPr>
            </w:pPr>
            <w:r>
              <w:rPr>
                <w:rFonts w:eastAsia="Times New Roman"/>
              </w:rPr>
              <w:t>39</w:t>
            </w:r>
          </w:p>
        </w:tc>
      </w:tr>
      <w:tr w:rsidR="00602995" w14:paraId="7EA255B5" w14:textId="77777777" w:rsidTr="00602995">
        <w:trPr>
          <w:divId w:val="234315585"/>
          <w:tblCellSpacing w:w="15" w:type="dxa"/>
          <w:jc w:val="center"/>
        </w:trPr>
        <w:tc>
          <w:tcPr>
            <w:tcW w:w="0" w:type="auto"/>
            <w:vAlign w:val="center"/>
            <w:hideMark/>
          </w:tcPr>
          <w:p w14:paraId="64110453" w14:textId="77777777" w:rsidR="00602995" w:rsidRDefault="00602995">
            <w:pPr>
              <w:rPr>
                <w:rFonts w:eastAsia="Times New Roman"/>
              </w:rPr>
            </w:pPr>
            <w:r>
              <w:rPr>
                <w:rFonts w:eastAsia="Times New Roman"/>
              </w:rPr>
              <w:t>Province</w:t>
            </w:r>
          </w:p>
        </w:tc>
        <w:tc>
          <w:tcPr>
            <w:tcW w:w="0" w:type="auto"/>
            <w:vAlign w:val="center"/>
            <w:hideMark/>
          </w:tcPr>
          <w:p w14:paraId="7BDFDB96" w14:textId="77777777" w:rsidR="00602995" w:rsidRDefault="00602995">
            <w:pPr>
              <w:rPr>
                <w:rFonts w:eastAsia="Times New Roman"/>
              </w:rPr>
            </w:pPr>
            <w:r>
              <w:rPr>
                <w:rFonts w:eastAsia="Times New Roman"/>
              </w:rPr>
              <w:t>Province of Residence</w:t>
            </w:r>
          </w:p>
        </w:tc>
        <w:tc>
          <w:tcPr>
            <w:tcW w:w="0" w:type="auto"/>
            <w:vAlign w:val="center"/>
            <w:hideMark/>
          </w:tcPr>
          <w:p w14:paraId="55F7F7DC" w14:textId="77777777" w:rsidR="00602995" w:rsidRDefault="00602995">
            <w:pPr>
              <w:rPr>
                <w:rFonts w:eastAsia="Times New Roman"/>
              </w:rPr>
            </w:pPr>
            <w:r>
              <w:rPr>
                <w:rFonts w:eastAsia="Times New Roman"/>
              </w:rPr>
              <w:t>Prince Edward Island</w:t>
            </w:r>
          </w:p>
        </w:tc>
        <w:tc>
          <w:tcPr>
            <w:tcW w:w="0" w:type="auto"/>
            <w:vAlign w:val="center"/>
            <w:hideMark/>
          </w:tcPr>
          <w:p w14:paraId="24ECA231" w14:textId="77777777" w:rsidR="00602995" w:rsidRDefault="00602995">
            <w:pPr>
              <w:rPr>
                <w:rFonts w:eastAsia="Times New Roman"/>
              </w:rPr>
            </w:pPr>
            <w:r>
              <w:rPr>
                <w:rFonts w:eastAsia="Times New Roman"/>
              </w:rPr>
              <w:t>2</w:t>
            </w:r>
          </w:p>
        </w:tc>
        <w:tc>
          <w:tcPr>
            <w:tcW w:w="0" w:type="auto"/>
            <w:vAlign w:val="center"/>
            <w:hideMark/>
          </w:tcPr>
          <w:p w14:paraId="25170187" w14:textId="77777777" w:rsidR="00602995" w:rsidRDefault="00602995">
            <w:pPr>
              <w:rPr>
                <w:rFonts w:eastAsia="Times New Roman"/>
              </w:rPr>
            </w:pPr>
            <w:r>
              <w:rPr>
                <w:rFonts w:eastAsia="Times New Roman"/>
              </w:rPr>
              <w:t>0</w:t>
            </w:r>
          </w:p>
        </w:tc>
      </w:tr>
      <w:tr w:rsidR="00602995" w14:paraId="0F693BFB" w14:textId="77777777" w:rsidTr="00602995">
        <w:trPr>
          <w:divId w:val="234315585"/>
          <w:tblCellSpacing w:w="15" w:type="dxa"/>
          <w:jc w:val="center"/>
        </w:trPr>
        <w:tc>
          <w:tcPr>
            <w:tcW w:w="0" w:type="auto"/>
            <w:vAlign w:val="center"/>
            <w:hideMark/>
          </w:tcPr>
          <w:p w14:paraId="34BEED67" w14:textId="77777777" w:rsidR="00602995" w:rsidRDefault="00602995">
            <w:pPr>
              <w:rPr>
                <w:rFonts w:eastAsia="Times New Roman"/>
              </w:rPr>
            </w:pPr>
            <w:r>
              <w:rPr>
                <w:rFonts w:eastAsia="Times New Roman"/>
              </w:rPr>
              <w:t>Province</w:t>
            </w:r>
          </w:p>
        </w:tc>
        <w:tc>
          <w:tcPr>
            <w:tcW w:w="0" w:type="auto"/>
            <w:vAlign w:val="center"/>
            <w:hideMark/>
          </w:tcPr>
          <w:p w14:paraId="1BA64A95" w14:textId="77777777" w:rsidR="00602995" w:rsidRDefault="00602995">
            <w:pPr>
              <w:rPr>
                <w:rFonts w:eastAsia="Times New Roman"/>
              </w:rPr>
            </w:pPr>
            <w:r>
              <w:rPr>
                <w:rFonts w:eastAsia="Times New Roman"/>
              </w:rPr>
              <w:t>Province of Residence</w:t>
            </w:r>
          </w:p>
        </w:tc>
        <w:tc>
          <w:tcPr>
            <w:tcW w:w="0" w:type="auto"/>
            <w:vAlign w:val="center"/>
            <w:hideMark/>
          </w:tcPr>
          <w:p w14:paraId="5587F884" w14:textId="77777777" w:rsidR="00602995" w:rsidRDefault="00602995">
            <w:pPr>
              <w:rPr>
                <w:rFonts w:eastAsia="Times New Roman"/>
              </w:rPr>
            </w:pPr>
            <w:r>
              <w:rPr>
                <w:rFonts w:eastAsia="Times New Roman"/>
              </w:rPr>
              <w:t>Quebec</w:t>
            </w:r>
          </w:p>
        </w:tc>
        <w:tc>
          <w:tcPr>
            <w:tcW w:w="0" w:type="auto"/>
            <w:vAlign w:val="center"/>
            <w:hideMark/>
          </w:tcPr>
          <w:p w14:paraId="5C55B73E" w14:textId="77777777" w:rsidR="00602995" w:rsidRDefault="00602995">
            <w:pPr>
              <w:rPr>
                <w:rFonts w:eastAsia="Times New Roman"/>
              </w:rPr>
            </w:pPr>
            <w:r>
              <w:rPr>
                <w:rFonts w:eastAsia="Times New Roman"/>
              </w:rPr>
              <w:t>5</w:t>
            </w:r>
          </w:p>
        </w:tc>
        <w:tc>
          <w:tcPr>
            <w:tcW w:w="0" w:type="auto"/>
            <w:vAlign w:val="center"/>
            <w:hideMark/>
          </w:tcPr>
          <w:p w14:paraId="5F63B6D0" w14:textId="77777777" w:rsidR="00602995" w:rsidRDefault="00602995">
            <w:pPr>
              <w:rPr>
                <w:rFonts w:eastAsia="Times New Roman"/>
              </w:rPr>
            </w:pPr>
            <w:r>
              <w:rPr>
                <w:rFonts w:eastAsia="Times New Roman"/>
              </w:rPr>
              <w:t>23</w:t>
            </w:r>
          </w:p>
        </w:tc>
      </w:tr>
      <w:tr w:rsidR="00602995" w14:paraId="44F476F8" w14:textId="77777777" w:rsidTr="00602995">
        <w:trPr>
          <w:divId w:val="234315585"/>
          <w:tblCellSpacing w:w="15" w:type="dxa"/>
          <w:jc w:val="center"/>
        </w:trPr>
        <w:tc>
          <w:tcPr>
            <w:tcW w:w="0" w:type="auto"/>
            <w:vAlign w:val="center"/>
            <w:hideMark/>
          </w:tcPr>
          <w:p w14:paraId="532ECDAC" w14:textId="77777777" w:rsidR="00602995" w:rsidRDefault="00602995">
            <w:pPr>
              <w:rPr>
                <w:rFonts w:eastAsia="Times New Roman"/>
              </w:rPr>
            </w:pPr>
            <w:r>
              <w:rPr>
                <w:rFonts w:eastAsia="Times New Roman"/>
              </w:rPr>
              <w:t>Province</w:t>
            </w:r>
          </w:p>
        </w:tc>
        <w:tc>
          <w:tcPr>
            <w:tcW w:w="0" w:type="auto"/>
            <w:vAlign w:val="center"/>
            <w:hideMark/>
          </w:tcPr>
          <w:p w14:paraId="45950FE2" w14:textId="77777777" w:rsidR="00602995" w:rsidRDefault="00602995">
            <w:pPr>
              <w:rPr>
                <w:rFonts w:eastAsia="Times New Roman"/>
              </w:rPr>
            </w:pPr>
            <w:r>
              <w:rPr>
                <w:rFonts w:eastAsia="Times New Roman"/>
              </w:rPr>
              <w:t>Province of Residence</w:t>
            </w:r>
          </w:p>
        </w:tc>
        <w:tc>
          <w:tcPr>
            <w:tcW w:w="0" w:type="auto"/>
            <w:vAlign w:val="center"/>
            <w:hideMark/>
          </w:tcPr>
          <w:p w14:paraId="028F2720" w14:textId="77777777" w:rsidR="00602995" w:rsidRDefault="00602995">
            <w:pPr>
              <w:rPr>
                <w:rFonts w:eastAsia="Times New Roman"/>
              </w:rPr>
            </w:pPr>
            <w:r>
              <w:rPr>
                <w:rFonts w:eastAsia="Times New Roman"/>
              </w:rPr>
              <w:t>Saskatchewan</w:t>
            </w:r>
          </w:p>
        </w:tc>
        <w:tc>
          <w:tcPr>
            <w:tcW w:w="0" w:type="auto"/>
            <w:vAlign w:val="center"/>
            <w:hideMark/>
          </w:tcPr>
          <w:p w14:paraId="48DC97D1" w14:textId="77777777" w:rsidR="00602995" w:rsidRDefault="00602995">
            <w:pPr>
              <w:rPr>
                <w:rFonts w:eastAsia="Times New Roman"/>
              </w:rPr>
            </w:pPr>
            <w:r>
              <w:rPr>
                <w:rFonts w:eastAsia="Times New Roman"/>
              </w:rPr>
              <w:t>3</w:t>
            </w:r>
          </w:p>
        </w:tc>
        <w:tc>
          <w:tcPr>
            <w:tcW w:w="0" w:type="auto"/>
            <w:vAlign w:val="center"/>
            <w:hideMark/>
          </w:tcPr>
          <w:p w14:paraId="51B918AD" w14:textId="77777777" w:rsidR="00602995" w:rsidRDefault="00602995">
            <w:pPr>
              <w:rPr>
                <w:rFonts w:eastAsia="Times New Roman"/>
              </w:rPr>
            </w:pPr>
            <w:r>
              <w:rPr>
                <w:rFonts w:eastAsia="Times New Roman"/>
              </w:rPr>
              <w:t>3</w:t>
            </w:r>
          </w:p>
        </w:tc>
      </w:tr>
    </w:tbl>
    <w:p w14:paraId="7184E4ED" w14:textId="77777777" w:rsidR="00602995" w:rsidRDefault="00602995">
      <w:pPr>
        <w:divId w:val="234315585"/>
        <w:rPr>
          <w:rFonts w:eastAsia="Times New Roman"/>
        </w:rPr>
      </w:pPr>
    </w:p>
    <w:p w14:paraId="3FDBC08E" w14:textId="248399BD" w:rsidR="005461CB" w:rsidRPr="00602995" w:rsidRDefault="00602995" w:rsidP="00602995">
      <w:pPr>
        <w:jc w:val="both"/>
        <w:rPr>
          <w:i/>
          <w:iCs/>
          <w:sz w:val="18"/>
          <w:szCs w:val="18"/>
        </w:rPr>
      </w:pPr>
      <w:bookmarkStart w:id="2397" w:name="_Ref146622040"/>
      <w:r w:rsidRPr="00602995">
        <w:rPr>
          <w:i/>
          <w:iCs/>
          <w:sz w:val="18"/>
          <w:szCs w:val="18"/>
        </w:rPr>
        <w:t xml:space="preserve">Table </w:t>
      </w:r>
      <w:r w:rsidRPr="00602995">
        <w:rPr>
          <w:i/>
          <w:iCs/>
          <w:sz w:val="18"/>
          <w:szCs w:val="18"/>
        </w:rPr>
        <w:fldChar w:fldCharType="begin"/>
      </w:r>
      <w:r w:rsidRPr="00602995">
        <w:rPr>
          <w:i/>
          <w:iCs/>
          <w:sz w:val="18"/>
          <w:szCs w:val="18"/>
        </w:rPr>
        <w:instrText xml:space="preserve"> SEQ Table \* ARABIC </w:instrText>
      </w:r>
      <w:r w:rsidRPr="00602995">
        <w:rPr>
          <w:i/>
          <w:iCs/>
          <w:sz w:val="18"/>
          <w:szCs w:val="18"/>
        </w:rPr>
        <w:fldChar w:fldCharType="separate"/>
      </w:r>
      <w:r w:rsidRPr="00602995">
        <w:rPr>
          <w:i/>
          <w:iCs/>
          <w:noProof/>
          <w:sz w:val="18"/>
          <w:szCs w:val="18"/>
        </w:rPr>
        <w:t>1</w:t>
      </w:r>
      <w:r w:rsidRPr="00602995">
        <w:rPr>
          <w:i/>
          <w:iCs/>
          <w:sz w:val="18"/>
          <w:szCs w:val="18"/>
        </w:rPr>
        <w:fldChar w:fldCharType="end"/>
      </w:r>
      <w:bookmarkEnd w:id="2397"/>
      <w:r w:rsidRPr="00602995">
        <w:rPr>
          <w:i/>
          <w:iCs/>
          <w:sz w:val="18"/>
          <w:szCs w:val="18"/>
        </w:rPr>
        <w:t>:Demographic characteristics of public health sample with 2021 census data for Canadians with employment income.</w:t>
      </w:r>
    </w:p>
    <w:p w14:paraId="45F459BE" w14:textId="77777777" w:rsidR="005461CB" w:rsidRPr="00602995" w:rsidRDefault="005461CB" w:rsidP="00602995">
      <w:pPr>
        <w:jc w:val="both"/>
        <w:rPr>
          <w:sz w:val="18"/>
          <w:szCs w:val="18"/>
        </w:rPr>
      </w:pPr>
    </w:p>
    <w:p w14:paraId="300E5D81" w14:textId="46EF549B" w:rsidR="00924852" w:rsidRDefault="005461CB" w:rsidP="00B648F2">
      <w:pPr>
        <w:keepNext/>
        <w:jc w:val="center"/>
      </w:pPr>
      <w:r>
        <w:rPr>
          <w:noProof/>
        </w:rPr>
        <w:drawing>
          <wp:inline distT="0" distB="0" distL="0" distR="0" wp14:anchorId="40065F93" wp14:editId="2DE219CD">
            <wp:extent cx="6400800"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400800" cy="3200400"/>
                    </a:xfrm>
                    <a:prstGeom prst="rect">
                      <a:avLst/>
                    </a:prstGeom>
                    <a:noFill/>
                  </pic:spPr>
                </pic:pic>
              </a:graphicData>
            </a:graphic>
          </wp:inline>
        </w:drawing>
      </w:r>
    </w:p>
    <w:p w14:paraId="62C133C7" w14:textId="03195C21" w:rsidR="005461CB" w:rsidRDefault="00924852" w:rsidP="00B648F2">
      <w:pPr>
        <w:pStyle w:val="Caption"/>
        <w:jc w:val="center"/>
      </w:pPr>
      <w:bookmarkStart w:id="2398" w:name="_Ref145930884"/>
      <w:bookmarkStart w:id="2399" w:name="_Ref145930877"/>
      <w:r>
        <w:t xml:space="preserve">Figure </w:t>
      </w:r>
      <w:r w:rsidR="0007251E">
        <w:fldChar w:fldCharType="begin"/>
      </w:r>
      <w:r w:rsidR="0007251E">
        <w:instrText xml:space="preserve"> SEQ Figure \* ARABIC </w:instrText>
      </w:r>
      <w:r w:rsidR="0007251E">
        <w:fldChar w:fldCharType="separate"/>
      </w:r>
      <w:r w:rsidR="00ED2C32">
        <w:rPr>
          <w:noProof/>
        </w:rPr>
        <w:t>1</w:t>
      </w:r>
      <w:r w:rsidR="0007251E">
        <w:rPr>
          <w:noProof/>
        </w:rPr>
        <w:fldChar w:fldCharType="end"/>
      </w:r>
      <w:bookmarkEnd w:id="2398"/>
      <w:r>
        <w:t xml:space="preserve">: </w:t>
      </w:r>
      <w:r w:rsidRPr="00773D5B">
        <w:t>This figure shows the average score (with 95% CI) on the self-reported ideology and worldview measures for the general population and the public health sample.  Scores have been re-scaled such that 1 is a conservative (pro-hierarchical, anti-egalitaria</w:t>
      </w:r>
      <w:r>
        <w:t>n and anti-</w:t>
      </w:r>
      <w:proofErr w:type="spellStart"/>
      <w:r>
        <w:t>indvidualist</w:t>
      </w:r>
      <w:proofErr w:type="spellEnd"/>
      <w:r>
        <w:t>)</w:t>
      </w:r>
      <w:bookmarkEnd w:id="2399"/>
    </w:p>
    <w:p w14:paraId="5D434374" w14:textId="77777777" w:rsidR="005461CB" w:rsidRDefault="005461CB" w:rsidP="005461CB"/>
    <w:p w14:paraId="426A5880" w14:textId="083D326A" w:rsidR="005461CB" w:rsidRPr="007071A0" w:rsidRDefault="005461CB" w:rsidP="005461CB">
      <w:pPr>
        <w:keepNext/>
        <w:jc w:val="center"/>
      </w:pPr>
    </w:p>
    <w:p w14:paraId="09DF1EB3" w14:textId="6D733F96" w:rsidR="005461CB" w:rsidRPr="007071A0" w:rsidRDefault="005461CB" w:rsidP="005461CB">
      <w:pPr>
        <w:keepNext/>
        <w:jc w:val="both"/>
      </w:pPr>
      <w:r w:rsidRPr="007071A0">
        <w:tab/>
      </w:r>
    </w:p>
    <w:p w14:paraId="1FFC9D5A" w14:textId="77777777" w:rsidR="005461CB" w:rsidRDefault="005461CB" w:rsidP="005461CB"/>
    <w:p w14:paraId="16F9FE88" w14:textId="77777777" w:rsidR="00720CBC" w:rsidRPr="00720CBC" w:rsidRDefault="00720CBC" w:rsidP="00720CBC"/>
    <w:p w14:paraId="7B4A09A9" w14:textId="7D4CBDE9" w:rsidR="00720CBC" w:rsidRDefault="00720CBC" w:rsidP="00720CBC">
      <w:pPr>
        <w:jc w:val="right"/>
      </w:pPr>
    </w:p>
    <w:p w14:paraId="528475A5" w14:textId="77777777" w:rsidR="00720CBC" w:rsidRDefault="00720CBC" w:rsidP="00720CBC"/>
    <w:p w14:paraId="3C8DAC88" w14:textId="02D8A42D" w:rsidR="00720CBC" w:rsidRPr="007071A0" w:rsidRDefault="00720CBC" w:rsidP="00720CBC">
      <w:pPr>
        <w:keepNext/>
      </w:pPr>
      <w:r w:rsidRPr="007071A0">
        <w:rPr>
          <w:noProof/>
        </w:rPr>
        <w:drawing>
          <wp:inline distT="0" distB="0" distL="0" distR="0" wp14:anchorId="5DC38ACE" wp14:editId="543AEF9F">
            <wp:extent cx="5943600" cy="25472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47257"/>
                    </a:xfrm>
                    <a:prstGeom prst="rect">
                      <a:avLst/>
                    </a:prstGeom>
                  </pic:spPr>
                </pic:pic>
              </a:graphicData>
            </a:graphic>
          </wp:inline>
        </w:drawing>
      </w:r>
    </w:p>
    <w:p w14:paraId="2220C21D" w14:textId="5838881B" w:rsidR="00720CBC" w:rsidRDefault="00720CBC" w:rsidP="00720CBC">
      <w:pPr>
        <w:pStyle w:val="Caption"/>
        <w:rPr>
          <w:sz w:val="24"/>
          <w:szCs w:val="24"/>
        </w:rPr>
      </w:pPr>
      <w:bookmarkStart w:id="2400" w:name="_Ref145937861"/>
      <w:commentRangeStart w:id="2401"/>
      <w:commentRangeStart w:id="2402"/>
      <w:r w:rsidRPr="007071A0">
        <w:rPr>
          <w:sz w:val="24"/>
          <w:szCs w:val="24"/>
        </w:rPr>
        <w:t xml:space="preserve">Figure </w:t>
      </w:r>
      <w:r w:rsidRPr="007071A0">
        <w:rPr>
          <w:sz w:val="24"/>
          <w:szCs w:val="24"/>
        </w:rPr>
        <w:fldChar w:fldCharType="begin"/>
      </w:r>
      <w:r w:rsidRPr="007071A0">
        <w:rPr>
          <w:sz w:val="24"/>
          <w:szCs w:val="24"/>
        </w:rPr>
        <w:instrText xml:space="preserve"> SEQ Figure \* ARABIC </w:instrText>
      </w:r>
      <w:r w:rsidRPr="007071A0">
        <w:rPr>
          <w:sz w:val="24"/>
          <w:szCs w:val="24"/>
        </w:rPr>
        <w:fldChar w:fldCharType="separate"/>
      </w:r>
      <w:ins w:id="2403" w:author="Simon Kiss" w:date="2023-09-26T14:39:00Z">
        <w:r w:rsidR="00387ED5">
          <w:rPr>
            <w:noProof/>
            <w:sz w:val="24"/>
            <w:szCs w:val="24"/>
          </w:rPr>
          <w:t>2</w:t>
        </w:r>
      </w:ins>
      <w:del w:id="2404" w:author="Simon Kiss" w:date="2023-09-15T00:29:00Z">
        <w:r w:rsidR="00293A78" w:rsidDel="00FA2FA8">
          <w:rPr>
            <w:noProof/>
            <w:sz w:val="24"/>
            <w:szCs w:val="24"/>
          </w:rPr>
          <w:delText>4</w:delText>
        </w:r>
      </w:del>
      <w:r w:rsidRPr="007071A0">
        <w:rPr>
          <w:noProof/>
          <w:sz w:val="24"/>
          <w:szCs w:val="24"/>
        </w:rPr>
        <w:fldChar w:fldCharType="end"/>
      </w:r>
      <w:bookmarkEnd w:id="2400"/>
      <w:r w:rsidRPr="007071A0">
        <w:rPr>
          <w:sz w:val="24"/>
          <w:szCs w:val="24"/>
        </w:rPr>
        <w:t xml:space="preserve">: </w:t>
      </w:r>
      <w:commentRangeEnd w:id="2401"/>
      <w:r>
        <w:rPr>
          <w:rStyle w:val="CommentReference"/>
          <w:i w:val="0"/>
          <w:iCs w:val="0"/>
          <w:color w:val="auto"/>
        </w:rPr>
        <w:commentReference w:id="2401"/>
      </w:r>
      <w:commentRangeEnd w:id="2402"/>
      <w:r w:rsidR="006B20F2">
        <w:rPr>
          <w:rStyle w:val="CommentReference"/>
          <w:i w:val="0"/>
          <w:iCs w:val="0"/>
          <w:color w:val="auto"/>
        </w:rPr>
        <w:commentReference w:id="2402"/>
      </w:r>
      <w:r w:rsidRPr="007071A0">
        <w:rPr>
          <w:sz w:val="24"/>
          <w:szCs w:val="24"/>
        </w:rPr>
        <w:t xml:space="preserve">Ideology and worldviews by public health field, health promotion versus other (health protection, </w:t>
      </w:r>
      <w:proofErr w:type="gramStart"/>
      <w:r w:rsidRPr="007071A0">
        <w:rPr>
          <w:sz w:val="24"/>
          <w:szCs w:val="24"/>
        </w:rPr>
        <w:t>epidemiology</w:t>
      </w:r>
      <w:proofErr w:type="gramEnd"/>
      <w:r w:rsidRPr="007071A0">
        <w:rPr>
          <w:sz w:val="24"/>
          <w:szCs w:val="24"/>
        </w:rPr>
        <w:t xml:space="preserve"> and emergency preparedness). Item scores have been scaled 0 (liberal, egalitarian, anti-individualist, anti-hierarchical) to 1 (conservative, anti-egalitarian, hierarchical and individualist).</w:t>
      </w:r>
    </w:p>
    <w:p w14:paraId="4244BADD" w14:textId="77777777" w:rsidR="00720CBC" w:rsidRDefault="00720CBC" w:rsidP="00720CBC"/>
    <w:p w14:paraId="08F464B1" w14:textId="58F75B35" w:rsidR="00720CBC" w:rsidRDefault="00720CBC" w:rsidP="00720CBC">
      <w:pPr>
        <w:rPr>
          <w:ins w:id="2405" w:author="Simon Kiss" w:date="2023-09-18T14:04:00Z"/>
        </w:rPr>
      </w:pPr>
    </w:p>
    <w:p w14:paraId="2472E3B0" w14:textId="5F945EFE" w:rsidR="00AB40CB" w:rsidDel="00AB40CB" w:rsidRDefault="00AB40CB" w:rsidP="00720CBC">
      <w:pPr>
        <w:rPr>
          <w:del w:id="2406" w:author="Simon Kiss" w:date="2023-09-18T14:05:00Z"/>
        </w:rPr>
      </w:pPr>
    </w:p>
    <w:p w14:paraId="741CD1B7" w14:textId="77777777" w:rsidR="00720CBC" w:rsidRDefault="00720CBC" w:rsidP="00720CBC"/>
    <w:p w14:paraId="4FF06B36" w14:textId="666AD6F0" w:rsidR="00720CBC" w:rsidRPr="007071A0" w:rsidDel="004A45CB" w:rsidRDefault="00720CBC" w:rsidP="00720CBC">
      <w:pPr>
        <w:pStyle w:val="Caption"/>
        <w:jc w:val="both"/>
        <w:rPr>
          <w:del w:id="2407" w:author="Simon Kiss" w:date="2023-09-18T14:06:00Z"/>
          <w:rFonts w:eastAsia="Times New Roman"/>
          <w:sz w:val="24"/>
          <w:szCs w:val="24"/>
        </w:rPr>
      </w:pPr>
      <w:del w:id="2408" w:author="Simon Kiss" w:date="2023-09-18T14:06:00Z">
        <w:r w:rsidRPr="007071A0" w:rsidDel="004A45CB">
          <w:rPr>
            <w:sz w:val="24"/>
            <w:szCs w:val="24"/>
          </w:rPr>
          <w:delText xml:space="preserve">Table </w:delText>
        </w:r>
      </w:del>
      <w:del w:id="2409" w:author="Simon Kiss" w:date="2023-09-14T23:54:00Z">
        <w:r w:rsidDel="000B02CF">
          <w:rPr>
            <w:i w:val="0"/>
            <w:iCs w:val="0"/>
          </w:rPr>
          <w:fldChar w:fldCharType="begin"/>
        </w:r>
        <w:r w:rsidDel="000B02CF">
          <w:rPr>
            <w:sz w:val="24"/>
            <w:szCs w:val="24"/>
          </w:rPr>
          <w:delInstrText xml:space="preserve"> SEQ Table \* ARABIC </w:delInstrText>
        </w:r>
        <w:r w:rsidDel="000B02CF">
          <w:rPr>
            <w:i w:val="0"/>
            <w:iCs w:val="0"/>
          </w:rPr>
          <w:fldChar w:fldCharType="separate"/>
        </w:r>
        <w:r w:rsidR="00293A78" w:rsidDel="000B02CF">
          <w:rPr>
            <w:noProof/>
            <w:sz w:val="24"/>
            <w:szCs w:val="24"/>
          </w:rPr>
          <w:delText>3</w:delText>
        </w:r>
        <w:r w:rsidDel="000B02CF">
          <w:rPr>
            <w:i w:val="0"/>
            <w:iCs w:val="0"/>
          </w:rPr>
          <w:fldChar w:fldCharType="end"/>
        </w:r>
      </w:del>
      <w:del w:id="2410" w:author="Simon Kiss" w:date="2023-09-18T14:06:00Z">
        <w:r w:rsidRPr="007071A0" w:rsidDel="004A45CB">
          <w:rPr>
            <w:sz w:val="24"/>
            <w:szCs w:val="24"/>
          </w:rPr>
          <w:delText>: Regressions of COVID19 policy preferences between the public health workforce and general population, second set of models controls for education, income, sex, age and ideology.</w:delText>
        </w:r>
      </w:del>
    </w:p>
    <w:p w14:paraId="50D1B85C" w14:textId="77777777" w:rsidR="00720CBC" w:rsidRDefault="00720CBC" w:rsidP="00720CBC"/>
    <w:p w14:paraId="4E8F202F" w14:textId="1BDADDB8" w:rsidR="00AB40CB" w:rsidRDefault="00AB40CB" w:rsidP="007C1968">
      <w:pPr>
        <w:keepNext/>
        <w:jc w:val="center"/>
        <w:rPr>
          <w:ins w:id="2411" w:author="Simon Kiss" w:date="2023-09-18T14:05:00Z"/>
        </w:rPr>
      </w:pPr>
      <w:ins w:id="2412" w:author="Simon Kiss" w:date="2023-09-18T14:05:00Z">
        <w:r>
          <w:rPr>
            <w:noProof/>
          </w:rPr>
          <w:drawing>
            <wp:inline distT="0" distB="0" distL="0" distR="0" wp14:anchorId="0AF93996" wp14:editId="4B6422EB">
              <wp:extent cx="5943600" cy="2546985"/>
              <wp:effectExtent l="0" t="0" r="0" b="0"/>
              <wp:docPr id="3" name="Picture 3" descr="A graph with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with a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ins>
    </w:p>
    <w:p w14:paraId="7AADFD0B" w14:textId="2D0FD4C4" w:rsidR="00720CBC" w:rsidRDefault="00AB40CB" w:rsidP="004A45CB">
      <w:pPr>
        <w:pStyle w:val="Caption"/>
        <w:jc w:val="both"/>
      </w:pPr>
      <w:ins w:id="2413" w:author="Simon Kiss" w:date="2023-09-18T14:05:00Z">
        <w:r>
          <w:t xml:space="preserve">Figure </w:t>
        </w:r>
        <w:r>
          <w:fldChar w:fldCharType="begin"/>
        </w:r>
        <w:r>
          <w:instrText xml:space="preserve"> SEQ Figure \* ARABIC </w:instrText>
        </w:r>
      </w:ins>
      <w:r>
        <w:fldChar w:fldCharType="separate"/>
      </w:r>
      <w:ins w:id="2414" w:author="Simon Kiss" w:date="2023-09-18T14:05:00Z">
        <w:r>
          <w:rPr>
            <w:noProof/>
          </w:rPr>
          <w:t>4</w:t>
        </w:r>
        <w:r>
          <w:fldChar w:fldCharType="end"/>
        </w:r>
        <w:r>
          <w:t xml:space="preserve">: </w:t>
        </w:r>
        <w:r w:rsidRPr="00D05477">
          <w:t xml:space="preserve">Most important public health problems after COVID19 by public health field (health promotion versus health protection, </w:t>
        </w:r>
        <w:proofErr w:type="gramStart"/>
        <w:r w:rsidRPr="00D05477">
          <w:t>epidemiology</w:t>
        </w:r>
        <w:proofErr w:type="gramEnd"/>
        <w:r w:rsidRPr="00D05477">
          <w:t xml:space="preserve"> and emergency preparedness). Statistics from Fisher’s Exact Test of differences are reported for those comparisons with</w:t>
        </w:r>
        <w:r>
          <w:t xml:space="preserve"> differences </w:t>
        </w:r>
      </w:ins>
      <w:ins w:id="2415" w:author="Simon Kiss" w:date="2023-09-18T14:06:00Z">
        <w:r>
          <w:t>significant at p&lt;0.1.</w:t>
        </w:r>
      </w:ins>
    </w:p>
    <w:p w14:paraId="21E8D1E2" w14:textId="77777777" w:rsidR="00720CBC" w:rsidRDefault="00720CBC" w:rsidP="00720CBC"/>
    <w:p w14:paraId="475D2045" w14:textId="642E4B1D" w:rsidR="00ED2C32" w:rsidRDefault="00A27226" w:rsidP="007C1968">
      <w:pPr>
        <w:keepNext/>
        <w:rPr>
          <w:ins w:id="2416" w:author="Simon Kiss" w:date="2023-09-18T14:12:00Z"/>
        </w:rPr>
      </w:pPr>
      <w:ins w:id="2417" w:author="Simon Kiss" w:date="2023-09-18T14:11:00Z">
        <w:r>
          <w:rPr>
            <w:noProof/>
          </w:rPr>
          <w:drawing>
            <wp:inline distT="0" distB="0" distL="0" distR="0" wp14:anchorId="0BAE9EB9" wp14:editId="7DBFC235">
              <wp:extent cx="4869693" cy="3088005"/>
              <wp:effectExtent l="0" t="0" r="0" b="0"/>
              <wp:docPr id="6" name="Picture 6" descr="A graph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with white lines&#10;&#10;Description automatically generated"/>
                      <pic:cNvPicPr/>
                    </pic:nvPicPr>
                    <pic:blipFill rotWithShape="1">
                      <a:blip r:embed="rId16" cstate="print">
                        <a:extLst>
                          <a:ext uri="{28A0092B-C50C-407E-A947-70E740481C1C}">
                            <a14:useLocalDpi xmlns:a14="http://schemas.microsoft.com/office/drawing/2010/main" val="0"/>
                          </a:ext>
                        </a:extLst>
                      </a:blip>
                      <a:srcRect t="6174"/>
                      <a:stretch/>
                    </pic:blipFill>
                    <pic:spPr bwMode="auto">
                      <a:xfrm>
                        <a:off x="0" y="0"/>
                        <a:ext cx="4873611" cy="3090490"/>
                      </a:xfrm>
                      <a:prstGeom prst="rect">
                        <a:avLst/>
                      </a:prstGeom>
                      <a:ln>
                        <a:noFill/>
                      </a:ln>
                      <a:extLst>
                        <a:ext uri="{53640926-AAD7-44D8-BBD7-CCE9431645EC}">
                          <a14:shadowObscured xmlns:a14="http://schemas.microsoft.com/office/drawing/2010/main"/>
                        </a:ext>
                      </a:extLst>
                    </pic:spPr>
                  </pic:pic>
                </a:graphicData>
              </a:graphic>
            </wp:inline>
          </w:drawing>
        </w:r>
      </w:ins>
    </w:p>
    <w:p w14:paraId="6B70D1BD" w14:textId="5E6F4798" w:rsidR="00720CBC" w:rsidRDefault="00ED2C32" w:rsidP="00ED2C32">
      <w:pPr>
        <w:pStyle w:val="Caption"/>
      </w:pPr>
      <w:bookmarkStart w:id="2418" w:name="_Ref145938852"/>
      <w:ins w:id="2419" w:author="Simon Kiss" w:date="2023-09-18T14:12:00Z">
        <w:r>
          <w:t xml:space="preserve">Figure </w:t>
        </w:r>
        <w:r>
          <w:fldChar w:fldCharType="begin"/>
        </w:r>
        <w:r>
          <w:instrText xml:space="preserve"> SEQ Figure \* ARABIC </w:instrText>
        </w:r>
      </w:ins>
      <w:r>
        <w:fldChar w:fldCharType="separate"/>
      </w:r>
      <w:ins w:id="2420" w:author="Simon Kiss" w:date="2023-09-18T14:12:00Z">
        <w:r>
          <w:rPr>
            <w:noProof/>
          </w:rPr>
          <w:t>5</w:t>
        </w:r>
        <w:r>
          <w:fldChar w:fldCharType="end"/>
        </w:r>
        <w:bookmarkEnd w:id="2418"/>
        <w:r>
          <w:t>: Support for COVID19 intervention policies by sample, public health workforce versus general population. Responses scaled so that 1 indicates strong agreement with a stringent</w:t>
        </w:r>
      </w:ins>
      <w:ins w:id="2421" w:author="Simon Kiss" w:date="2023-09-18T14:13:00Z">
        <w:r>
          <w:t>, anti-COVID19 policy. 0 indicates strong disagreement with a stringent anti-COVID19 policy.</w:t>
        </w:r>
      </w:ins>
    </w:p>
    <w:p w14:paraId="41D920E2" w14:textId="77777777" w:rsidR="00720CBC" w:rsidRDefault="00720CBC" w:rsidP="00720CBC"/>
    <w:p w14:paraId="1B5687F4" w14:textId="77777777" w:rsidR="00720CBC" w:rsidRPr="007071A0" w:rsidRDefault="00720CBC" w:rsidP="00720CBC">
      <w:pPr>
        <w:jc w:val="both"/>
        <w:rPr>
          <w:rFonts w:eastAsia="Times New Roma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2"/>
        <w:gridCol w:w="454"/>
        <w:gridCol w:w="526"/>
        <w:gridCol w:w="526"/>
        <w:gridCol w:w="526"/>
        <w:gridCol w:w="451"/>
        <w:gridCol w:w="526"/>
        <w:gridCol w:w="526"/>
        <w:gridCol w:w="526"/>
        <w:gridCol w:w="526"/>
        <w:gridCol w:w="454"/>
        <w:gridCol w:w="526"/>
        <w:gridCol w:w="526"/>
        <w:gridCol w:w="451"/>
        <w:gridCol w:w="454"/>
        <w:gridCol w:w="526"/>
        <w:gridCol w:w="964"/>
      </w:tblGrid>
      <w:tr w:rsidR="00720CBC" w:rsidRPr="00545DC0" w14:paraId="1B1BAF2E" w14:textId="77777777" w:rsidTr="00727382">
        <w:trPr>
          <w:tblHeader/>
          <w:tblCellSpacing w:w="15" w:type="dxa"/>
        </w:trPr>
        <w:tc>
          <w:tcPr>
            <w:tcW w:w="522" w:type="dxa"/>
            <w:vMerge w:val="restart"/>
            <w:vAlign w:val="center"/>
            <w:hideMark/>
          </w:tcPr>
          <w:p w14:paraId="61AA6C7D" w14:textId="77777777" w:rsidR="00720CBC" w:rsidRPr="00545DC0" w:rsidRDefault="00720CBC" w:rsidP="00727382">
            <w:pPr>
              <w:rPr>
                <w:sz w:val="16"/>
                <w:szCs w:val="16"/>
              </w:rPr>
            </w:pPr>
            <w:bookmarkStart w:id="2422" w:name="_Ref84931692"/>
          </w:p>
        </w:tc>
        <w:tc>
          <w:tcPr>
            <w:tcW w:w="2446" w:type="dxa"/>
            <w:gridSpan w:val="4"/>
            <w:vAlign w:val="center"/>
            <w:hideMark/>
          </w:tcPr>
          <w:p w14:paraId="6210D0DF" w14:textId="77777777" w:rsidR="00720CBC" w:rsidRPr="00545DC0" w:rsidRDefault="00720CBC" w:rsidP="00727382">
            <w:pPr>
              <w:jc w:val="center"/>
              <w:rPr>
                <w:rFonts w:eastAsia="Times New Roman"/>
                <w:b/>
                <w:bCs/>
                <w:sz w:val="16"/>
                <w:szCs w:val="16"/>
              </w:rPr>
            </w:pPr>
            <w:r w:rsidRPr="00545DC0">
              <w:rPr>
                <w:rStyle w:val="gtcolumnspanner2"/>
                <w:rFonts w:eastAsia="Times New Roman"/>
                <w:b/>
                <w:bCs/>
                <w:sz w:val="16"/>
                <w:szCs w:val="16"/>
              </w:rPr>
              <w:t>Stop Economic Decline</w:t>
            </w:r>
            <w:r w:rsidRPr="00545DC0">
              <w:rPr>
                <w:rFonts w:eastAsia="Times New Roman"/>
                <w:b/>
                <w:bCs/>
                <w:sz w:val="16"/>
                <w:szCs w:val="16"/>
              </w:rPr>
              <w:t xml:space="preserve"> </w:t>
            </w:r>
          </w:p>
        </w:tc>
        <w:tc>
          <w:tcPr>
            <w:tcW w:w="0" w:type="auto"/>
            <w:gridSpan w:val="4"/>
            <w:vAlign w:val="center"/>
            <w:hideMark/>
          </w:tcPr>
          <w:p w14:paraId="3A29F692" w14:textId="77777777" w:rsidR="00720CBC" w:rsidRPr="00545DC0" w:rsidRDefault="00720CBC" w:rsidP="00727382">
            <w:pPr>
              <w:jc w:val="center"/>
              <w:rPr>
                <w:rFonts w:eastAsia="Times New Roman"/>
                <w:b/>
                <w:bCs/>
                <w:sz w:val="16"/>
                <w:szCs w:val="16"/>
              </w:rPr>
            </w:pPr>
            <w:r w:rsidRPr="00545DC0">
              <w:rPr>
                <w:rStyle w:val="gtcolumnspanner2"/>
                <w:rFonts w:eastAsia="Times New Roman"/>
                <w:b/>
                <w:bCs/>
                <w:sz w:val="16"/>
                <w:szCs w:val="16"/>
              </w:rPr>
              <w:t>Reprieve from Social Isolation</w:t>
            </w:r>
            <w:r w:rsidRPr="00545DC0">
              <w:rPr>
                <w:rFonts w:eastAsia="Times New Roman"/>
                <w:b/>
                <w:bCs/>
                <w:sz w:val="16"/>
                <w:szCs w:val="16"/>
              </w:rPr>
              <w:t xml:space="preserve"> </w:t>
            </w:r>
          </w:p>
        </w:tc>
        <w:tc>
          <w:tcPr>
            <w:tcW w:w="0" w:type="auto"/>
            <w:gridSpan w:val="4"/>
            <w:vAlign w:val="center"/>
            <w:hideMark/>
          </w:tcPr>
          <w:p w14:paraId="76E506AB" w14:textId="77777777" w:rsidR="00720CBC" w:rsidRPr="00545DC0" w:rsidRDefault="00720CBC" w:rsidP="00727382">
            <w:pPr>
              <w:jc w:val="center"/>
              <w:rPr>
                <w:rFonts w:eastAsia="Times New Roman"/>
                <w:b/>
                <w:bCs/>
                <w:sz w:val="16"/>
                <w:szCs w:val="16"/>
              </w:rPr>
            </w:pPr>
            <w:r w:rsidRPr="00545DC0">
              <w:rPr>
                <w:rStyle w:val="gtcolumnspanner2"/>
                <w:rFonts w:eastAsia="Times New Roman"/>
                <w:b/>
                <w:bCs/>
                <w:sz w:val="16"/>
                <w:szCs w:val="16"/>
              </w:rPr>
              <w:t>Keep schools open</w:t>
            </w:r>
            <w:r w:rsidRPr="00545DC0">
              <w:rPr>
                <w:rFonts w:eastAsia="Times New Roman"/>
                <w:b/>
                <w:bCs/>
                <w:sz w:val="16"/>
                <w:szCs w:val="16"/>
              </w:rPr>
              <w:t xml:space="preserve"> </w:t>
            </w:r>
          </w:p>
        </w:tc>
        <w:tc>
          <w:tcPr>
            <w:tcW w:w="0" w:type="auto"/>
            <w:gridSpan w:val="4"/>
            <w:vAlign w:val="center"/>
            <w:hideMark/>
          </w:tcPr>
          <w:p w14:paraId="4B3DC0D6" w14:textId="77777777" w:rsidR="00720CBC" w:rsidRPr="00545DC0" w:rsidRDefault="00720CBC" w:rsidP="00727382">
            <w:pPr>
              <w:jc w:val="center"/>
              <w:rPr>
                <w:rFonts w:eastAsia="Times New Roman"/>
                <w:b/>
                <w:bCs/>
                <w:sz w:val="16"/>
                <w:szCs w:val="16"/>
              </w:rPr>
            </w:pPr>
            <w:r w:rsidRPr="00545DC0">
              <w:rPr>
                <w:rStyle w:val="gtcolumnspanner2"/>
                <w:rFonts w:eastAsia="Times New Roman"/>
                <w:b/>
                <w:bCs/>
                <w:sz w:val="16"/>
                <w:szCs w:val="16"/>
              </w:rPr>
              <w:t>Reprieve from Social Isolation for Seniors</w:t>
            </w:r>
            <w:r w:rsidRPr="00545DC0">
              <w:rPr>
                <w:rFonts w:eastAsia="Times New Roman"/>
                <w:b/>
                <w:bCs/>
                <w:sz w:val="16"/>
                <w:szCs w:val="16"/>
              </w:rPr>
              <w:t xml:space="preserve"> </w:t>
            </w:r>
          </w:p>
        </w:tc>
      </w:tr>
      <w:tr w:rsidR="00720CBC" w:rsidRPr="00545DC0" w14:paraId="3CBAE0DE" w14:textId="77777777" w:rsidTr="00727382">
        <w:trPr>
          <w:tblHeader/>
          <w:tblCellSpacing w:w="15" w:type="dxa"/>
        </w:trPr>
        <w:tc>
          <w:tcPr>
            <w:tcW w:w="522" w:type="dxa"/>
            <w:vMerge/>
            <w:vAlign w:val="center"/>
            <w:hideMark/>
          </w:tcPr>
          <w:p w14:paraId="101C3E99" w14:textId="77777777" w:rsidR="00720CBC" w:rsidRPr="00545DC0" w:rsidRDefault="00720CBC" w:rsidP="00727382">
            <w:pPr>
              <w:rPr>
                <w:rFonts w:eastAsiaTheme="minorEastAsia"/>
                <w:sz w:val="16"/>
                <w:szCs w:val="16"/>
              </w:rPr>
            </w:pPr>
          </w:p>
        </w:tc>
        <w:tc>
          <w:tcPr>
            <w:tcW w:w="793" w:type="dxa"/>
            <w:vAlign w:val="center"/>
            <w:hideMark/>
          </w:tcPr>
          <w:p w14:paraId="269A209E" w14:textId="77777777" w:rsidR="00720CBC" w:rsidRPr="00545DC0" w:rsidRDefault="00720CBC" w:rsidP="00727382">
            <w:pPr>
              <w:jc w:val="center"/>
              <w:rPr>
                <w:rFonts w:eastAsia="Times New Roman"/>
                <w:b/>
                <w:bCs/>
                <w:sz w:val="16"/>
                <w:szCs w:val="16"/>
              </w:rPr>
            </w:pPr>
            <w:r w:rsidRPr="00545DC0">
              <w:rPr>
                <w:rFonts w:eastAsia="Times New Roman"/>
                <w:b/>
                <w:bCs/>
                <w:sz w:val="16"/>
                <w:szCs w:val="16"/>
              </w:rPr>
              <w:t>Model 1</w:t>
            </w:r>
          </w:p>
        </w:tc>
        <w:tc>
          <w:tcPr>
            <w:tcW w:w="0" w:type="auto"/>
            <w:vAlign w:val="center"/>
            <w:hideMark/>
          </w:tcPr>
          <w:p w14:paraId="01E2073F" w14:textId="77777777" w:rsidR="00720CBC" w:rsidRPr="00545DC0" w:rsidRDefault="00720CBC" w:rsidP="00727382">
            <w:pPr>
              <w:jc w:val="center"/>
              <w:rPr>
                <w:rFonts w:eastAsia="Times New Roman"/>
                <w:b/>
                <w:bCs/>
                <w:sz w:val="16"/>
                <w:szCs w:val="16"/>
              </w:rPr>
            </w:pPr>
            <w:r w:rsidRPr="00545DC0">
              <w:rPr>
                <w:rFonts w:eastAsia="Times New Roman"/>
                <w:b/>
                <w:bCs/>
                <w:sz w:val="16"/>
                <w:szCs w:val="16"/>
              </w:rPr>
              <w:t>Model 2</w:t>
            </w:r>
          </w:p>
        </w:tc>
        <w:tc>
          <w:tcPr>
            <w:tcW w:w="0" w:type="auto"/>
            <w:vAlign w:val="center"/>
            <w:hideMark/>
          </w:tcPr>
          <w:p w14:paraId="573CB80E" w14:textId="77777777" w:rsidR="00720CBC" w:rsidRPr="00545DC0" w:rsidRDefault="00720CBC" w:rsidP="00727382">
            <w:pPr>
              <w:jc w:val="center"/>
              <w:rPr>
                <w:rFonts w:eastAsia="Times New Roman"/>
                <w:b/>
                <w:bCs/>
                <w:sz w:val="16"/>
                <w:szCs w:val="16"/>
              </w:rPr>
            </w:pPr>
            <w:r w:rsidRPr="00545DC0">
              <w:rPr>
                <w:rFonts w:eastAsia="Times New Roman"/>
                <w:b/>
                <w:bCs/>
                <w:sz w:val="16"/>
                <w:szCs w:val="16"/>
              </w:rPr>
              <w:t>Model 3</w:t>
            </w:r>
          </w:p>
        </w:tc>
        <w:tc>
          <w:tcPr>
            <w:tcW w:w="0" w:type="auto"/>
            <w:vAlign w:val="center"/>
            <w:hideMark/>
          </w:tcPr>
          <w:p w14:paraId="4F6DC575" w14:textId="77777777" w:rsidR="00720CBC" w:rsidRPr="00545DC0" w:rsidRDefault="00720CBC" w:rsidP="00727382">
            <w:pPr>
              <w:jc w:val="center"/>
              <w:rPr>
                <w:rFonts w:eastAsia="Times New Roman"/>
                <w:b/>
                <w:bCs/>
                <w:sz w:val="16"/>
                <w:szCs w:val="16"/>
              </w:rPr>
            </w:pPr>
            <w:r w:rsidRPr="00545DC0">
              <w:rPr>
                <w:rFonts w:eastAsia="Times New Roman"/>
                <w:b/>
                <w:bCs/>
                <w:sz w:val="16"/>
                <w:szCs w:val="16"/>
              </w:rPr>
              <w:t>Model 4</w:t>
            </w:r>
          </w:p>
        </w:tc>
        <w:tc>
          <w:tcPr>
            <w:tcW w:w="0" w:type="auto"/>
            <w:vAlign w:val="center"/>
            <w:hideMark/>
          </w:tcPr>
          <w:p w14:paraId="413CF837" w14:textId="77777777" w:rsidR="00720CBC" w:rsidRPr="00545DC0" w:rsidRDefault="00720CBC" w:rsidP="00727382">
            <w:pPr>
              <w:jc w:val="center"/>
              <w:rPr>
                <w:rFonts w:eastAsia="Times New Roman"/>
                <w:b/>
                <w:bCs/>
                <w:sz w:val="16"/>
                <w:szCs w:val="16"/>
              </w:rPr>
            </w:pPr>
            <w:r w:rsidRPr="00545DC0">
              <w:rPr>
                <w:rFonts w:eastAsia="Times New Roman"/>
                <w:b/>
                <w:bCs/>
                <w:sz w:val="16"/>
                <w:szCs w:val="16"/>
              </w:rPr>
              <w:t>Model 5</w:t>
            </w:r>
          </w:p>
        </w:tc>
        <w:tc>
          <w:tcPr>
            <w:tcW w:w="0" w:type="auto"/>
            <w:vAlign w:val="center"/>
            <w:hideMark/>
          </w:tcPr>
          <w:p w14:paraId="5B0B203C" w14:textId="77777777" w:rsidR="00720CBC" w:rsidRPr="00545DC0" w:rsidRDefault="00720CBC" w:rsidP="00727382">
            <w:pPr>
              <w:jc w:val="center"/>
              <w:rPr>
                <w:rFonts w:eastAsia="Times New Roman"/>
                <w:b/>
                <w:bCs/>
                <w:sz w:val="16"/>
                <w:szCs w:val="16"/>
              </w:rPr>
            </w:pPr>
            <w:r w:rsidRPr="00545DC0">
              <w:rPr>
                <w:rFonts w:eastAsia="Times New Roman"/>
                <w:b/>
                <w:bCs/>
                <w:sz w:val="16"/>
                <w:szCs w:val="16"/>
              </w:rPr>
              <w:t>Model 6</w:t>
            </w:r>
          </w:p>
        </w:tc>
        <w:tc>
          <w:tcPr>
            <w:tcW w:w="0" w:type="auto"/>
            <w:vAlign w:val="center"/>
            <w:hideMark/>
          </w:tcPr>
          <w:p w14:paraId="54E077DC" w14:textId="77777777" w:rsidR="00720CBC" w:rsidRPr="00545DC0" w:rsidRDefault="00720CBC" w:rsidP="00727382">
            <w:pPr>
              <w:jc w:val="center"/>
              <w:rPr>
                <w:rFonts w:eastAsia="Times New Roman"/>
                <w:b/>
                <w:bCs/>
                <w:sz w:val="16"/>
                <w:szCs w:val="16"/>
              </w:rPr>
            </w:pPr>
            <w:r w:rsidRPr="00545DC0">
              <w:rPr>
                <w:rFonts w:eastAsia="Times New Roman"/>
                <w:b/>
                <w:bCs/>
                <w:sz w:val="16"/>
                <w:szCs w:val="16"/>
              </w:rPr>
              <w:t>Model 7</w:t>
            </w:r>
          </w:p>
        </w:tc>
        <w:tc>
          <w:tcPr>
            <w:tcW w:w="0" w:type="auto"/>
            <w:vAlign w:val="center"/>
            <w:hideMark/>
          </w:tcPr>
          <w:p w14:paraId="42631980" w14:textId="77777777" w:rsidR="00720CBC" w:rsidRPr="00545DC0" w:rsidRDefault="00720CBC" w:rsidP="00727382">
            <w:pPr>
              <w:jc w:val="center"/>
              <w:rPr>
                <w:rFonts w:eastAsia="Times New Roman"/>
                <w:b/>
                <w:bCs/>
                <w:sz w:val="16"/>
                <w:szCs w:val="16"/>
              </w:rPr>
            </w:pPr>
            <w:r w:rsidRPr="00545DC0">
              <w:rPr>
                <w:rFonts w:eastAsia="Times New Roman"/>
                <w:b/>
                <w:bCs/>
                <w:sz w:val="16"/>
                <w:szCs w:val="16"/>
              </w:rPr>
              <w:t>Model 8</w:t>
            </w:r>
          </w:p>
        </w:tc>
        <w:tc>
          <w:tcPr>
            <w:tcW w:w="0" w:type="auto"/>
            <w:vAlign w:val="center"/>
            <w:hideMark/>
          </w:tcPr>
          <w:p w14:paraId="6ED61086" w14:textId="77777777" w:rsidR="00720CBC" w:rsidRPr="00545DC0" w:rsidRDefault="00720CBC" w:rsidP="00727382">
            <w:pPr>
              <w:jc w:val="center"/>
              <w:rPr>
                <w:rFonts w:eastAsia="Times New Roman"/>
                <w:b/>
                <w:bCs/>
                <w:sz w:val="16"/>
                <w:szCs w:val="16"/>
              </w:rPr>
            </w:pPr>
            <w:r w:rsidRPr="00545DC0">
              <w:rPr>
                <w:rFonts w:eastAsia="Times New Roman"/>
                <w:b/>
                <w:bCs/>
                <w:sz w:val="16"/>
                <w:szCs w:val="16"/>
              </w:rPr>
              <w:t>Model 9</w:t>
            </w:r>
          </w:p>
        </w:tc>
        <w:tc>
          <w:tcPr>
            <w:tcW w:w="0" w:type="auto"/>
            <w:vAlign w:val="center"/>
            <w:hideMark/>
          </w:tcPr>
          <w:p w14:paraId="2544DA65" w14:textId="77777777" w:rsidR="00720CBC" w:rsidRPr="00545DC0" w:rsidRDefault="00720CBC" w:rsidP="00727382">
            <w:pPr>
              <w:jc w:val="center"/>
              <w:rPr>
                <w:rFonts w:eastAsia="Times New Roman"/>
                <w:b/>
                <w:bCs/>
                <w:sz w:val="16"/>
                <w:szCs w:val="16"/>
              </w:rPr>
            </w:pPr>
            <w:r w:rsidRPr="00545DC0">
              <w:rPr>
                <w:rFonts w:eastAsia="Times New Roman"/>
                <w:b/>
                <w:bCs/>
                <w:sz w:val="16"/>
                <w:szCs w:val="16"/>
              </w:rPr>
              <w:t>Model 10</w:t>
            </w:r>
          </w:p>
        </w:tc>
        <w:tc>
          <w:tcPr>
            <w:tcW w:w="0" w:type="auto"/>
            <w:vAlign w:val="center"/>
            <w:hideMark/>
          </w:tcPr>
          <w:p w14:paraId="5D7B15F4" w14:textId="77777777" w:rsidR="00720CBC" w:rsidRPr="00545DC0" w:rsidRDefault="00720CBC" w:rsidP="00727382">
            <w:pPr>
              <w:jc w:val="center"/>
              <w:rPr>
                <w:rFonts w:eastAsia="Times New Roman"/>
                <w:b/>
                <w:bCs/>
                <w:sz w:val="16"/>
                <w:szCs w:val="16"/>
              </w:rPr>
            </w:pPr>
            <w:r w:rsidRPr="00545DC0">
              <w:rPr>
                <w:rFonts w:eastAsia="Times New Roman"/>
                <w:b/>
                <w:bCs/>
                <w:sz w:val="16"/>
                <w:szCs w:val="16"/>
              </w:rPr>
              <w:t>Model 11</w:t>
            </w:r>
          </w:p>
        </w:tc>
        <w:tc>
          <w:tcPr>
            <w:tcW w:w="0" w:type="auto"/>
            <w:vAlign w:val="center"/>
            <w:hideMark/>
          </w:tcPr>
          <w:p w14:paraId="5606137F" w14:textId="77777777" w:rsidR="00720CBC" w:rsidRPr="00545DC0" w:rsidRDefault="00720CBC" w:rsidP="00727382">
            <w:pPr>
              <w:jc w:val="center"/>
              <w:rPr>
                <w:rFonts w:eastAsia="Times New Roman"/>
                <w:b/>
                <w:bCs/>
                <w:sz w:val="16"/>
                <w:szCs w:val="16"/>
              </w:rPr>
            </w:pPr>
            <w:r w:rsidRPr="00545DC0">
              <w:rPr>
                <w:rFonts w:eastAsia="Times New Roman"/>
                <w:b/>
                <w:bCs/>
                <w:sz w:val="16"/>
                <w:szCs w:val="16"/>
              </w:rPr>
              <w:t>Model 12</w:t>
            </w:r>
          </w:p>
        </w:tc>
        <w:tc>
          <w:tcPr>
            <w:tcW w:w="0" w:type="auto"/>
            <w:vAlign w:val="center"/>
            <w:hideMark/>
          </w:tcPr>
          <w:p w14:paraId="4226D185" w14:textId="77777777" w:rsidR="00720CBC" w:rsidRPr="00545DC0" w:rsidRDefault="00720CBC" w:rsidP="00727382">
            <w:pPr>
              <w:jc w:val="center"/>
              <w:rPr>
                <w:rFonts w:eastAsia="Times New Roman"/>
                <w:b/>
                <w:bCs/>
                <w:sz w:val="16"/>
                <w:szCs w:val="16"/>
              </w:rPr>
            </w:pPr>
            <w:r w:rsidRPr="00545DC0">
              <w:rPr>
                <w:rFonts w:eastAsia="Times New Roman"/>
                <w:b/>
                <w:bCs/>
                <w:sz w:val="16"/>
                <w:szCs w:val="16"/>
              </w:rPr>
              <w:t>Model 13</w:t>
            </w:r>
          </w:p>
        </w:tc>
        <w:tc>
          <w:tcPr>
            <w:tcW w:w="0" w:type="auto"/>
            <w:vAlign w:val="center"/>
            <w:hideMark/>
          </w:tcPr>
          <w:p w14:paraId="6640A1BF" w14:textId="77777777" w:rsidR="00720CBC" w:rsidRPr="00545DC0" w:rsidRDefault="00720CBC" w:rsidP="00727382">
            <w:pPr>
              <w:jc w:val="center"/>
              <w:rPr>
                <w:rFonts w:eastAsia="Times New Roman"/>
                <w:b/>
                <w:bCs/>
                <w:sz w:val="16"/>
                <w:szCs w:val="16"/>
              </w:rPr>
            </w:pPr>
            <w:r w:rsidRPr="00545DC0">
              <w:rPr>
                <w:rFonts w:eastAsia="Times New Roman"/>
                <w:b/>
                <w:bCs/>
                <w:sz w:val="16"/>
                <w:szCs w:val="16"/>
              </w:rPr>
              <w:t>Model 14</w:t>
            </w:r>
          </w:p>
        </w:tc>
        <w:tc>
          <w:tcPr>
            <w:tcW w:w="0" w:type="auto"/>
            <w:vAlign w:val="center"/>
            <w:hideMark/>
          </w:tcPr>
          <w:p w14:paraId="588A12B3" w14:textId="77777777" w:rsidR="00720CBC" w:rsidRPr="00545DC0" w:rsidRDefault="00720CBC" w:rsidP="00727382">
            <w:pPr>
              <w:jc w:val="center"/>
              <w:rPr>
                <w:rFonts w:eastAsia="Times New Roman"/>
                <w:b/>
                <w:bCs/>
                <w:sz w:val="16"/>
                <w:szCs w:val="16"/>
              </w:rPr>
            </w:pPr>
            <w:r w:rsidRPr="00545DC0">
              <w:rPr>
                <w:rFonts w:eastAsia="Times New Roman"/>
                <w:b/>
                <w:bCs/>
                <w:sz w:val="16"/>
                <w:szCs w:val="16"/>
              </w:rPr>
              <w:t>Model 15</w:t>
            </w:r>
          </w:p>
        </w:tc>
        <w:tc>
          <w:tcPr>
            <w:tcW w:w="0" w:type="auto"/>
            <w:vAlign w:val="center"/>
            <w:hideMark/>
          </w:tcPr>
          <w:p w14:paraId="43FC2F99" w14:textId="77777777" w:rsidR="00720CBC" w:rsidRPr="00545DC0" w:rsidRDefault="00720CBC" w:rsidP="00727382">
            <w:pPr>
              <w:jc w:val="center"/>
              <w:rPr>
                <w:rFonts w:eastAsia="Times New Roman"/>
                <w:b/>
                <w:bCs/>
                <w:sz w:val="16"/>
                <w:szCs w:val="16"/>
              </w:rPr>
            </w:pPr>
            <w:r w:rsidRPr="00545DC0">
              <w:rPr>
                <w:rFonts w:eastAsia="Times New Roman"/>
                <w:b/>
                <w:bCs/>
                <w:sz w:val="16"/>
                <w:szCs w:val="16"/>
              </w:rPr>
              <w:t>Model 16</w:t>
            </w:r>
          </w:p>
        </w:tc>
      </w:tr>
      <w:tr w:rsidR="00720CBC" w:rsidRPr="00545DC0" w14:paraId="04E71172" w14:textId="77777777" w:rsidTr="00727382">
        <w:trPr>
          <w:tblCellSpacing w:w="15" w:type="dxa"/>
        </w:trPr>
        <w:tc>
          <w:tcPr>
            <w:tcW w:w="522" w:type="dxa"/>
            <w:shd w:val="clear" w:color="auto" w:fill="D3D3D3"/>
            <w:vAlign w:val="center"/>
            <w:hideMark/>
          </w:tcPr>
          <w:p w14:paraId="685167C8" w14:textId="77777777" w:rsidR="00720CBC" w:rsidRPr="00545DC0" w:rsidRDefault="00720CBC" w:rsidP="00727382">
            <w:pPr>
              <w:rPr>
                <w:rFonts w:eastAsia="Times New Roman"/>
                <w:sz w:val="16"/>
                <w:szCs w:val="16"/>
              </w:rPr>
            </w:pPr>
            <w:proofErr w:type="spellStart"/>
            <w:r w:rsidRPr="00545DC0">
              <w:rPr>
                <w:rFonts w:eastAsia="Times New Roman"/>
                <w:sz w:val="16"/>
                <w:szCs w:val="16"/>
              </w:rPr>
              <w:t>SamplePublic</w:t>
            </w:r>
            <w:proofErr w:type="spellEnd"/>
            <w:r w:rsidRPr="00545DC0">
              <w:rPr>
                <w:rFonts w:eastAsia="Times New Roman"/>
                <w:sz w:val="16"/>
                <w:szCs w:val="16"/>
              </w:rPr>
              <w:t xml:space="preserve"> Health</w:t>
            </w:r>
          </w:p>
        </w:tc>
        <w:tc>
          <w:tcPr>
            <w:tcW w:w="793" w:type="dxa"/>
            <w:shd w:val="clear" w:color="auto" w:fill="D3D3D3"/>
            <w:vAlign w:val="center"/>
            <w:hideMark/>
          </w:tcPr>
          <w:p w14:paraId="16075A45" w14:textId="77777777" w:rsidR="00720CBC" w:rsidRPr="00545DC0" w:rsidRDefault="00720CBC" w:rsidP="00727382">
            <w:pPr>
              <w:rPr>
                <w:rFonts w:eastAsia="Times New Roman"/>
                <w:sz w:val="16"/>
                <w:szCs w:val="16"/>
              </w:rPr>
            </w:pPr>
            <w:r w:rsidRPr="00545DC0">
              <w:rPr>
                <w:rFonts w:eastAsia="Times New Roman"/>
                <w:sz w:val="16"/>
                <w:szCs w:val="16"/>
              </w:rPr>
              <w:t>-0.06**</w:t>
            </w:r>
          </w:p>
        </w:tc>
        <w:tc>
          <w:tcPr>
            <w:tcW w:w="0" w:type="auto"/>
            <w:shd w:val="clear" w:color="auto" w:fill="D3D3D3"/>
            <w:vAlign w:val="center"/>
            <w:hideMark/>
          </w:tcPr>
          <w:p w14:paraId="331ED126" w14:textId="77777777" w:rsidR="00720CBC" w:rsidRPr="00545DC0" w:rsidRDefault="00720CBC" w:rsidP="00727382">
            <w:pPr>
              <w:rPr>
                <w:rFonts w:eastAsia="Times New Roman"/>
                <w:sz w:val="16"/>
                <w:szCs w:val="16"/>
              </w:rPr>
            </w:pPr>
            <w:r w:rsidRPr="00545DC0">
              <w:rPr>
                <w:rFonts w:eastAsia="Times New Roman"/>
                <w:sz w:val="16"/>
                <w:szCs w:val="16"/>
              </w:rPr>
              <w:t>-0.08***</w:t>
            </w:r>
          </w:p>
        </w:tc>
        <w:tc>
          <w:tcPr>
            <w:tcW w:w="0" w:type="auto"/>
            <w:shd w:val="clear" w:color="auto" w:fill="D3D3D3"/>
            <w:vAlign w:val="center"/>
            <w:hideMark/>
          </w:tcPr>
          <w:p w14:paraId="404A6E9B" w14:textId="77777777" w:rsidR="00720CBC" w:rsidRPr="00545DC0" w:rsidRDefault="00720CBC" w:rsidP="00727382">
            <w:pPr>
              <w:rPr>
                <w:rFonts w:eastAsia="Times New Roman"/>
                <w:sz w:val="16"/>
                <w:szCs w:val="16"/>
              </w:rPr>
            </w:pPr>
            <w:r w:rsidRPr="00545DC0">
              <w:rPr>
                <w:rFonts w:eastAsia="Times New Roman"/>
                <w:sz w:val="16"/>
                <w:szCs w:val="16"/>
              </w:rPr>
              <w:t>-0.02</w:t>
            </w:r>
          </w:p>
        </w:tc>
        <w:tc>
          <w:tcPr>
            <w:tcW w:w="0" w:type="auto"/>
            <w:shd w:val="clear" w:color="auto" w:fill="D3D3D3"/>
            <w:vAlign w:val="center"/>
            <w:hideMark/>
          </w:tcPr>
          <w:p w14:paraId="0281F4F2" w14:textId="77777777" w:rsidR="00720CBC" w:rsidRPr="00545DC0" w:rsidRDefault="00720CBC" w:rsidP="00727382">
            <w:pPr>
              <w:rPr>
                <w:rFonts w:eastAsia="Times New Roman"/>
                <w:sz w:val="16"/>
                <w:szCs w:val="16"/>
              </w:rPr>
            </w:pPr>
            <w:r w:rsidRPr="00545DC0">
              <w:rPr>
                <w:rFonts w:eastAsia="Times New Roman"/>
                <w:sz w:val="16"/>
                <w:szCs w:val="16"/>
              </w:rPr>
              <w:t>-0.06*</w:t>
            </w:r>
          </w:p>
        </w:tc>
        <w:tc>
          <w:tcPr>
            <w:tcW w:w="0" w:type="auto"/>
            <w:shd w:val="clear" w:color="auto" w:fill="D3D3D3"/>
            <w:vAlign w:val="center"/>
            <w:hideMark/>
          </w:tcPr>
          <w:p w14:paraId="4E9EAA13" w14:textId="77777777" w:rsidR="00720CBC" w:rsidRPr="00545DC0" w:rsidRDefault="00720CBC" w:rsidP="00727382">
            <w:pPr>
              <w:rPr>
                <w:rFonts w:eastAsia="Times New Roman"/>
                <w:sz w:val="16"/>
                <w:szCs w:val="16"/>
              </w:rPr>
            </w:pPr>
            <w:r w:rsidRPr="00545DC0">
              <w:rPr>
                <w:rFonts w:eastAsia="Times New Roman"/>
                <w:sz w:val="16"/>
                <w:szCs w:val="16"/>
              </w:rPr>
              <w:t>0.00</w:t>
            </w:r>
          </w:p>
        </w:tc>
        <w:tc>
          <w:tcPr>
            <w:tcW w:w="0" w:type="auto"/>
            <w:shd w:val="clear" w:color="auto" w:fill="D3D3D3"/>
            <w:vAlign w:val="center"/>
            <w:hideMark/>
          </w:tcPr>
          <w:p w14:paraId="37EF83A8" w14:textId="77777777" w:rsidR="00720CBC" w:rsidRPr="00545DC0" w:rsidRDefault="00720CBC" w:rsidP="00727382">
            <w:pPr>
              <w:rPr>
                <w:rFonts w:eastAsia="Times New Roman"/>
                <w:sz w:val="16"/>
                <w:szCs w:val="16"/>
              </w:rPr>
            </w:pPr>
            <w:r w:rsidRPr="00545DC0">
              <w:rPr>
                <w:rFonts w:eastAsia="Times New Roman"/>
                <w:sz w:val="16"/>
                <w:szCs w:val="16"/>
              </w:rPr>
              <w:t>-0.02</w:t>
            </w:r>
          </w:p>
        </w:tc>
        <w:tc>
          <w:tcPr>
            <w:tcW w:w="0" w:type="auto"/>
            <w:shd w:val="clear" w:color="auto" w:fill="D3D3D3"/>
            <w:vAlign w:val="center"/>
            <w:hideMark/>
          </w:tcPr>
          <w:p w14:paraId="7A9A8BF6" w14:textId="77777777" w:rsidR="00720CBC" w:rsidRPr="00545DC0" w:rsidRDefault="00720CBC" w:rsidP="00727382">
            <w:pPr>
              <w:rPr>
                <w:rFonts w:eastAsia="Times New Roman"/>
                <w:sz w:val="16"/>
                <w:szCs w:val="16"/>
              </w:rPr>
            </w:pPr>
            <w:r w:rsidRPr="00545DC0">
              <w:rPr>
                <w:rFonts w:eastAsia="Times New Roman"/>
                <w:sz w:val="16"/>
                <w:szCs w:val="16"/>
              </w:rPr>
              <w:t>0.03</w:t>
            </w:r>
          </w:p>
        </w:tc>
        <w:tc>
          <w:tcPr>
            <w:tcW w:w="0" w:type="auto"/>
            <w:shd w:val="clear" w:color="auto" w:fill="D3D3D3"/>
            <w:vAlign w:val="center"/>
            <w:hideMark/>
          </w:tcPr>
          <w:p w14:paraId="15F84498"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shd w:val="clear" w:color="auto" w:fill="D3D3D3"/>
            <w:vAlign w:val="center"/>
            <w:hideMark/>
          </w:tcPr>
          <w:p w14:paraId="706C482B" w14:textId="77777777" w:rsidR="00720CBC" w:rsidRPr="00545DC0" w:rsidRDefault="00720CBC" w:rsidP="00727382">
            <w:pPr>
              <w:rPr>
                <w:rFonts w:eastAsia="Times New Roman"/>
                <w:sz w:val="16"/>
                <w:szCs w:val="16"/>
              </w:rPr>
            </w:pPr>
            <w:r w:rsidRPr="00545DC0">
              <w:rPr>
                <w:rFonts w:eastAsia="Times New Roman"/>
                <w:sz w:val="16"/>
                <w:szCs w:val="16"/>
              </w:rPr>
              <w:t>0.09***</w:t>
            </w:r>
          </w:p>
        </w:tc>
        <w:tc>
          <w:tcPr>
            <w:tcW w:w="0" w:type="auto"/>
            <w:shd w:val="clear" w:color="auto" w:fill="D3D3D3"/>
            <w:vAlign w:val="center"/>
            <w:hideMark/>
          </w:tcPr>
          <w:p w14:paraId="0519885E" w14:textId="77777777" w:rsidR="00720CBC" w:rsidRPr="00545DC0" w:rsidRDefault="00720CBC" w:rsidP="00727382">
            <w:pPr>
              <w:rPr>
                <w:rFonts w:eastAsia="Times New Roman"/>
                <w:sz w:val="16"/>
                <w:szCs w:val="16"/>
              </w:rPr>
            </w:pPr>
            <w:r w:rsidRPr="00545DC0">
              <w:rPr>
                <w:rFonts w:eastAsia="Times New Roman"/>
                <w:sz w:val="16"/>
                <w:szCs w:val="16"/>
              </w:rPr>
              <w:t>0.07**</w:t>
            </w:r>
          </w:p>
        </w:tc>
        <w:tc>
          <w:tcPr>
            <w:tcW w:w="0" w:type="auto"/>
            <w:shd w:val="clear" w:color="auto" w:fill="D3D3D3"/>
            <w:vAlign w:val="center"/>
            <w:hideMark/>
          </w:tcPr>
          <w:p w14:paraId="3F91439B" w14:textId="77777777" w:rsidR="00720CBC" w:rsidRPr="00545DC0" w:rsidRDefault="00720CBC" w:rsidP="00727382">
            <w:pPr>
              <w:rPr>
                <w:rFonts w:eastAsia="Times New Roman"/>
                <w:sz w:val="16"/>
                <w:szCs w:val="16"/>
              </w:rPr>
            </w:pPr>
            <w:r w:rsidRPr="00545DC0">
              <w:rPr>
                <w:rFonts w:eastAsia="Times New Roman"/>
                <w:sz w:val="16"/>
                <w:szCs w:val="16"/>
              </w:rPr>
              <w:t>0.12***</w:t>
            </w:r>
          </w:p>
        </w:tc>
        <w:tc>
          <w:tcPr>
            <w:tcW w:w="0" w:type="auto"/>
            <w:shd w:val="clear" w:color="auto" w:fill="D3D3D3"/>
            <w:vAlign w:val="center"/>
            <w:hideMark/>
          </w:tcPr>
          <w:p w14:paraId="42DB79C2" w14:textId="77777777" w:rsidR="00720CBC" w:rsidRPr="00545DC0" w:rsidRDefault="00720CBC" w:rsidP="00727382">
            <w:pPr>
              <w:rPr>
                <w:rFonts w:eastAsia="Times New Roman"/>
                <w:sz w:val="16"/>
                <w:szCs w:val="16"/>
              </w:rPr>
            </w:pPr>
            <w:r w:rsidRPr="00545DC0">
              <w:rPr>
                <w:rFonts w:eastAsia="Times New Roman"/>
                <w:sz w:val="16"/>
                <w:szCs w:val="16"/>
              </w:rPr>
              <w:t>0.11***</w:t>
            </w:r>
          </w:p>
        </w:tc>
        <w:tc>
          <w:tcPr>
            <w:tcW w:w="0" w:type="auto"/>
            <w:shd w:val="clear" w:color="auto" w:fill="D3D3D3"/>
            <w:vAlign w:val="center"/>
            <w:hideMark/>
          </w:tcPr>
          <w:p w14:paraId="78DAE941" w14:textId="77777777" w:rsidR="00720CBC" w:rsidRPr="00545DC0" w:rsidRDefault="00720CBC" w:rsidP="00727382">
            <w:pPr>
              <w:rPr>
                <w:rFonts w:eastAsia="Times New Roman"/>
                <w:sz w:val="16"/>
                <w:szCs w:val="16"/>
              </w:rPr>
            </w:pPr>
            <w:r w:rsidRPr="00545DC0">
              <w:rPr>
                <w:rFonts w:eastAsia="Times New Roman"/>
                <w:sz w:val="16"/>
                <w:szCs w:val="16"/>
              </w:rPr>
              <w:t>0.02</w:t>
            </w:r>
          </w:p>
        </w:tc>
        <w:tc>
          <w:tcPr>
            <w:tcW w:w="0" w:type="auto"/>
            <w:shd w:val="clear" w:color="auto" w:fill="D3D3D3"/>
            <w:vAlign w:val="center"/>
            <w:hideMark/>
          </w:tcPr>
          <w:p w14:paraId="01336465" w14:textId="77777777" w:rsidR="00720CBC" w:rsidRPr="00545DC0" w:rsidRDefault="00720CBC" w:rsidP="00727382">
            <w:pPr>
              <w:rPr>
                <w:rFonts w:eastAsia="Times New Roman"/>
                <w:sz w:val="16"/>
                <w:szCs w:val="16"/>
              </w:rPr>
            </w:pPr>
            <w:r w:rsidRPr="00545DC0">
              <w:rPr>
                <w:rFonts w:eastAsia="Times New Roman"/>
                <w:sz w:val="16"/>
                <w:szCs w:val="16"/>
              </w:rPr>
              <w:t>0.00</w:t>
            </w:r>
          </w:p>
        </w:tc>
        <w:tc>
          <w:tcPr>
            <w:tcW w:w="0" w:type="auto"/>
            <w:shd w:val="clear" w:color="auto" w:fill="D3D3D3"/>
            <w:vAlign w:val="center"/>
            <w:hideMark/>
          </w:tcPr>
          <w:p w14:paraId="2B9F1AE2" w14:textId="77777777" w:rsidR="00720CBC" w:rsidRPr="00545DC0" w:rsidRDefault="00720CBC" w:rsidP="00727382">
            <w:pPr>
              <w:rPr>
                <w:rFonts w:eastAsia="Times New Roman"/>
                <w:sz w:val="16"/>
                <w:szCs w:val="16"/>
              </w:rPr>
            </w:pPr>
            <w:r w:rsidRPr="00545DC0">
              <w:rPr>
                <w:rFonts w:eastAsia="Times New Roman"/>
                <w:sz w:val="16"/>
                <w:szCs w:val="16"/>
              </w:rPr>
              <w:t>0.04</w:t>
            </w:r>
          </w:p>
        </w:tc>
        <w:tc>
          <w:tcPr>
            <w:tcW w:w="0" w:type="auto"/>
            <w:shd w:val="clear" w:color="auto" w:fill="D3D3D3"/>
            <w:vAlign w:val="center"/>
            <w:hideMark/>
          </w:tcPr>
          <w:p w14:paraId="11D71FAE" w14:textId="77777777" w:rsidR="00720CBC" w:rsidRPr="00545DC0" w:rsidRDefault="00720CBC" w:rsidP="00727382">
            <w:pPr>
              <w:rPr>
                <w:rFonts w:eastAsia="Times New Roman"/>
                <w:sz w:val="16"/>
                <w:szCs w:val="16"/>
              </w:rPr>
            </w:pPr>
            <w:r w:rsidRPr="00545DC0">
              <w:rPr>
                <w:rFonts w:eastAsia="Times New Roman"/>
                <w:sz w:val="16"/>
                <w:szCs w:val="16"/>
              </w:rPr>
              <w:t>0.00</w:t>
            </w:r>
          </w:p>
        </w:tc>
      </w:tr>
      <w:tr w:rsidR="00720CBC" w:rsidRPr="00545DC0" w14:paraId="60496D14" w14:textId="77777777" w:rsidTr="00727382">
        <w:trPr>
          <w:tblCellSpacing w:w="15" w:type="dxa"/>
        </w:trPr>
        <w:tc>
          <w:tcPr>
            <w:tcW w:w="522" w:type="dxa"/>
            <w:shd w:val="clear" w:color="auto" w:fill="D3D3D3"/>
            <w:vAlign w:val="center"/>
            <w:hideMark/>
          </w:tcPr>
          <w:p w14:paraId="2F94F93A" w14:textId="77777777" w:rsidR="00720CBC" w:rsidRPr="00545DC0" w:rsidRDefault="00720CBC" w:rsidP="00727382">
            <w:pPr>
              <w:rPr>
                <w:rFonts w:eastAsia="Times New Roman"/>
                <w:sz w:val="16"/>
                <w:szCs w:val="16"/>
              </w:rPr>
            </w:pPr>
          </w:p>
        </w:tc>
        <w:tc>
          <w:tcPr>
            <w:tcW w:w="793" w:type="dxa"/>
            <w:shd w:val="clear" w:color="auto" w:fill="D3D3D3"/>
            <w:vAlign w:val="center"/>
            <w:hideMark/>
          </w:tcPr>
          <w:p w14:paraId="0129E7C0" w14:textId="77777777" w:rsidR="00720CBC" w:rsidRPr="00545DC0" w:rsidRDefault="00720CBC" w:rsidP="00727382">
            <w:pPr>
              <w:rPr>
                <w:rFonts w:eastAsia="Times New Roman"/>
                <w:sz w:val="16"/>
                <w:szCs w:val="16"/>
              </w:rPr>
            </w:pPr>
            <w:r w:rsidRPr="00545DC0">
              <w:rPr>
                <w:rFonts w:eastAsia="Times New Roman"/>
                <w:sz w:val="16"/>
                <w:szCs w:val="16"/>
              </w:rPr>
              <w:t>(0.02)</w:t>
            </w:r>
          </w:p>
        </w:tc>
        <w:tc>
          <w:tcPr>
            <w:tcW w:w="0" w:type="auto"/>
            <w:shd w:val="clear" w:color="auto" w:fill="D3D3D3"/>
            <w:vAlign w:val="center"/>
            <w:hideMark/>
          </w:tcPr>
          <w:p w14:paraId="3FAC5906" w14:textId="77777777" w:rsidR="00720CBC" w:rsidRPr="00545DC0" w:rsidRDefault="00720CBC" w:rsidP="00727382">
            <w:pPr>
              <w:rPr>
                <w:rFonts w:eastAsia="Times New Roman"/>
                <w:sz w:val="16"/>
                <w:szCs w:val="16"/>
              </w:rPr>
            </w:pPr>
            <w:r w:rsidRPr="00545DC0">
              <w:rPr>
                <w:rFonts w:eastAsia="Times New Roman"/>
                <w:sz w:val="16"/>
                <w:szCs w:val="16"/>
              </w:rPr>
              <w:t>(0.02)</w:t>
            </w:r>
          </w:p>
        </w:tc>
        <w:tc>
          <w:tcPr>
            <w:tcW w:w="0" w:type="auto"/>
            <w:shd w:val="clear" w:color="auto" w:fill="D3D3D3"/>
            <w:vAlign w:val="center"/>
            <w:hideMark/>
          </w:tcPr>
          <w:p w14:paraId="51E01A14" w14:textId="77777777" w:rsidR="00720CBC" w:rsidRPr="00545DC0" w:rsidRDefault="00720CBC" w:rsidP="00727382">
            <w:pPr>
              <w:rPr>
                <w:rFonts w:eastAsia="Times New Roman"/>
                <w:sz w:val="16"/>
                <w:szCs w:val="16"/>
              </w:rPr>
            </w:pPr>
            <w:r w:rsidRPr="00545DC0">
              <w:rPr>
                <w:rFonts w:eastAsia="Times New Roman"/>
                <w:sz w:val="16"/>
                <w:szCs w:val="16"/>
              </w:rPr>
              <w:t>(0.02)</w:t>
            </w:r>
          </w:p>
        </w:tc>
        <w:tc>
          <w:tcPr>
            <w:tcW w:w="0" w:type="auto"/>
            <w:shd w:val="clear" w:color="auto" w:fill="D3D3D3"/>
            <w:vAlign w:val="center"/>
            <w:hideMark/>
          </w:tcPr>
          <w:p w14:paraId="1D554543" w14:textId="77777777" w:rsidR="00720CBC" w:rsidRPr="00545DC0" w:rsidRDefault="00720CBC" w:rsidP="00727382">
            <w:pPr>
              <w:rPr>
                <w:rFonts w:eastAsia="Times New Roman"/>
                <w:sz w:val="16"/>
                <w:szCs w:val="16"/>
              </w:rPr>
            </w:pPr>
            <w:r w:rsidRPr="00545DC0">
              <w:rPr>
                <w:rFonts w:eastAsia="Times New Roman"/>
                <w:sz w:val="16"/>
                <w:szCs w:val="16"/>
              </w:rPr>
              <w:t>(0.03)</w:t>
            </w:r>
          </w:p>
        </w:tc>
        <w:tc>
          <w:tcPr>
            <w:tcW w:w="0" w:type="auto"/>
            <w:shd w:val="clear" w:color="auto" w:fill="D3D3D3"/>
            <w:vAlign w:val="center"/>
            <w:hideMark/>
          </w:tcPr>
          <w:p w14:paraId="6B4EE691" w14:textId="77777777" w:rsidR="00720CBC" w:rsidRPr="00545DC0" w:rsidRDefault="00720CBC" w:rsidP="00727382">
            <w:pPr>
              <w:rPr>
                <w:rFonts w:eastAsia="Times New Roman"/>
                <w:sz w:val="16"/>
                <w:szCs w:val="16"/>
              </w:rPr>
            </w:pPr>
            <w:r w:rsidRPr="00545DC0">
              <w:rPr>
                <w:rFonts w:eastAsia="Times New Roman"/>
                <w:sz w:val="16"/>
                <w:szCs w:val="16"/>
              </w:rPr>
              <w:t>(0.02)</w:t>
            </w:r>
          </w:p>
        </w:tc>
        <w:tc>
          <w:tcPr>
            <w:tcW w:w="0" w:type="auto"/>
            <w:shd w:val="clear" w:color="auto" w:fill="D3D3D3"/>
            <w:vAlign w:val="center"/>
            <w:hideMark/>
          </w:tcPr>
          <w:p w14:paraId="4CF0309A" w14:textId="77777777" w:rsidR="00720CBC" w:rsidRPr="00545DC0" w:rsidRDefault="00720CBC" w:rsidP="00727382">
            <w:pPr>
              <w:rPr>
                <w:rFonts w:eastAsia="Times New Roman"/>
                <w:sz w:val="16"/>
                <w:szCs w:val="16"/>
              </w:rPr>
            </w:pPr>
            <w:r w:rsidRPr="00545DC0">
              <w:rPr>
                <w:rFonts w:eastAsia="Times New Roman"/>
                <w:sz w:val="16"/>
                <w:szCs w:val="16"/>
              </w:rPr>
              <w:t>(0.02)</w:t>
            </w:r>
          </w:p>
        </w:tc>
        <w:tc>
          <w:tcPr>
            <w:tcW w:w="0" w:type="auto"/>
            <w:shd w:val="clear" w:color="auto" w:fill="D3D3D3"/>
            <w:vAlign w:val="center"/>
            <w:hideMark/>
          </w:tcPr>
          <w:p w14:paraId="35855B63" w14:textId="77777777" w:rsidR="00720CBC" w:rsidRPr="00545DC0" w:rsidRDefault="00720CBC" w:rsidP="00727382">
            <w:pPr>
              <w:rPr>
                <w:rFonts w:eastAsia="Times New Roman"/>
                <w:sz w:val="16"/>
                <w:szCs w:val="16"/>
              </w:rPr>
            </w:pPr>
            <w:r w:rsidRPr="00545DC0">
              <w:rPr>
                <w:rFonts w:eastAsia="Times New Roman"/>
                <w:sz w:val="16"/>
                <w:szCs w:val="16"/>
              </w:rPr>
              <w:t>(0.02)</w:t>
            </w:r>
          </w:p>
        </w:tc>
        <w:tc>
          <w:tcPr>
            <w:tcW w:w="0" w:type="auto"/>
            <w:shd w:val="clear" w:color="auto" w:fill="D3D3D3"/>
            <w:vAlign w:val="center"/>
            <w:hideMark/>
          </w:tcPr>
          <w:p w14:paraId="580FBDD4" w14:textId="77777777" w:rsidR="00720CBC" w:rsidRPr="00545DC0" w:rsidRDefault="00720CBC" w:rsidP="00727382">
            <w:pPr>
              <w:rPr>
                <w:rFonts w:eastAsia="Times New Roman"/>
                <w:sz w:val="16"/>
                <w:szCs w:val="16"/>
              </w:rPr>
            </w:pPr>
            <w:r w:rsidRPr="00545DC0">
              <w:rPr>
                <w:rFonts w:eastAsia="Times New Roman"/>
                <w:sz w:val="16"/>
                <w:szCs w:val="16"/>
              </w:rPr>
              <w:t>(0.03)</w:t>
            </w:r>
          </w:p>
        </w:tc>
        <w:tc>
          <w:tcPr>
            <w:tcW w:w="0" w:type="auto"/>
            <w:shd w:val="clear" w:color="auto" w:fill="D3D3D3"/>
            <w:vAlign w:val="center"/>
            <w:hideMark/>
          </w:tcPr>
          <w:p w14:paraId="6EF25830" w14:textId="77777777" w:rsidR="00720CBC" w:rsidRPr="00545DC0" w:rsidRDefault="00720CBC" w:rsidP="00727382">
            <w:pPr>
              <w:rPr>
                <w:rFonts w:eastAsia="Times New Roman"/>
                <w:sz w:val="16"/>
                <w:szCs w:val="16"/>
              </w:rPr>
            </w:pPr>
            <w:r w:rsidRPr="00545DC0">
              <w:rPr>
                <w:rFonts w:eastAsia="Times New Roman"/>
                <w:sz w:val="16"/>
                <w:szCs w:val="16"/>
              </w:rPr>
              <w:t>(0.02)</w:t>
            </w:r>
          </w:p>
        </w:tc>
        <w:tc>
          <w:tcPr>
            <w:tcW w:w="0" w:type="auto"/>
            <w:shd w:val="clear" w:color="auto" w:fill="D3D3D3"/>
            <w:vAlign w:val="center"/>
            <w:hideMark/>
          </w:tcPr>
          <w:p w14:paraId="622E1209" w14:textId="77777777" w:rsidR="00720CBC" w:rsidRPr="00545DC0" w:rsidRDefault="00720CBC" w:rsidP="00727382">
            <w:pPr>
              <w:rPr>
                <w:rFonts w:eastAsia="Times New Roman"/>
                <w:sz w:val="16"/>
                <w:szCs w:val="16"/>
              </w:rPr>
            </w:pPr>
            <w:r w:rsidRPr="00545DC0">
              <w:rPr>
                <w:rFonts w:eastAsia="Times New Roman"/>
                <w:sz w:val="16"/>
                <w:szCs w:val="16"/>
              </w:rPr>
              <w:t>(0.02)</w:t>
            </w:r>
          </w:p>
        </w:tc>
        <w:tc>
          <w:tcPr>
            <w:tcW w:w="0" w:type="auto"/>
            <w:shd w:val="clear" w:color="auto" w:fill="D3D3D3"/>
            <w:vAlign w:val="center"/>
            <w:hideMark/>
          </w:tcPr>
          <w:p w14:paraId="1C76D2FD" w14:textId="77777777" w:rsidR="00720CBC" w:rsidRPr="00545DC0" w:rsidRDefault="00720CBC" w:rsidP="00727382">
            <w:pPr>
              <w:rPr>
                <w:rFonts w:eastAsia="Times New Roman"/>
                <w:sz w:val="16"/>
                <w:szCs w:val="16"/>
              </w:rPr>
            </w:pPr>
            <w:r w:rsidRPr="00545DC0">
              <w:rPr>
                <w:rFonts w:eastAsia="Times New Roman"/>
                <w:sz w:val="16"/>
                <w:szCs w:val="16"/>
              </w:rPr>
              <w:t>(0.02)</w:t>
            </w:r>
          </w:p>
        </w:tc>
        <w:tc>
          <w:tcPr>
            <w:tcW w:w="0" w:type="auto"/>
            <w:shd w:val="clear" w:color="auto" w:fill="D3D3D3"/>
            <w:vAlign w:val="center"/>
            <w:hideMark/>
          </w:tcPr>
          <w:p w14:paraId="15890715" w14:textId="77777777" w:rsidR="00720CBC" w:rsidRPr="00545DC0" w:rsidRDefault="00720CBC" w:rsidP="00727382">
            <w:pPr>
              <w:rPr>
                <w:rFonts w:eastAsia="Times New Roman"/>
                <w:sz w:val="16"/>
                <w:szCs w:val="16"/>
              </w:rPr>
            </w:pPr>
            <w:r w:rsidRPr="00545DC0">
              <w:rPr>
                <w:rFonts w:eastAsia="Times New Roman"/>
                <w:sz w:val="16"/>
                <w:szCs w:val="16"/>
              </w:rPr>
              <w:t>(0.03)</w:t>
            </w:r>
          </w:p>
        </w:tc>
        <w:tc>
          <w:tcPr>
            <w:tcW w:w="0" w:type="auto"/>
            <w:shd w:val="clear" w:color="auto" w:fill="D3D3D3"/>
            <w:vAlign w:val="center"/>
            <w:hideMark/>
          </w:tcPr>
          <w:p w14:paraId="44E17BEF" w14:textId="77777777" w:rsidR="00720CBC" w:rsidRPr="00545DC0" w:rsidRDefault="00720CBC" w:rsidP="00727382">
            <w:pPr>
              <w:rPr>
                <w:rFonts w:eastAsia="Times New Roman"/>
                <w:sz w:val="16"/>
                <w:szCs w:val="16"/>
              </w:rPr>
            </w:pPr>
            <w:r w:rsidRPr="00545DC0">
              <w:rPr>
                <w:rFonts w:eastAsia="Times New Roman"/>
                <w:sz w:val="16"/>
                <w:szCs w:val="16"/>
              </w:rPr>
              <w:t>(0.02)</w:t>
            </w:r>
          </w:p>
        </w:tc>
        <w:tc>
          <w:tcPr>
            <w:tcW w:w="0" w:type="auto"/>
            <w:shd w:val="clear" w:color="auto" w:fill="D3D3D3"/>
            <w:vAlign w:val="center"/>
            <w:hideMark/>
          </w:tcPr>
          <w:p w14:paraId="195C485C" w14:textId="77777777" w:rsidR="00720CBC" w:rsidRPr="00545DC0" w:rsidRDefault="00720CBC" w:rsidP="00727382">
            <w:pPr>
              <w:rPr>
                <w:rFonts w:eastAsia="Times New Roman"/>
                <w:sz w:val="16"/>
                <w:szCs w:val="16"/>
              </w:rPr>
            </w:pPr>
            <w:r w:rsidRPr="00545DC0">
              <w:rPr>
                <w:rFonts w:eastAsia="Times New Roman"/>
                <w:sz w:val="16"/>
                <w:szCs w:val="16"/>
              </w:rPr>
              <w:t>(0.02)</w:t>
            </w:r>
          </w:p>
        </w:tc>
        <w:tc>
          <w:tcPr>
            <w:tcW w:w="0" w:type="auto"/>
            <w:shd w:val="clear" w:color="auto" w:fill="D3D3D3"/>
            <w:vAlign w:val="center"/>
            <w:hideMark/>
          </w:tcPr>
          <w:p w14:paraId="04509E4F" w14:textId="77777777" w:rsidR="00720CBC" w:rsidRPr="00545DC0" w:rsidRDefault="00720CBC" w:rsidP="00727382">
            <w:pPr>
              <w:rPr>
                <w:rFonts w:eastAsia="Times New Roman"/>
                <w:sz w:val="16"/>
                <w:szCs w:val="16"/>
              </w:rPr>
            </w:pPr>
            <w:r w:rsidRPr="00545DC0">
              <w:rPr>
                <w:rFonts w:eastAsia="Times New Roman"/>
                <w:sz w:val="16"/>
                <w:szCs w:val="16"/>
              </w:rPr>
              <w:t>(0.02)</w:t>
            </w:r>
          </w:p>
        </w:tc>
        <w:tc>
          <w:tcPr>
            <w:tcW w:w="0" w:type="auto"/>
            <w:shd w:val="clear" w:color="auto" w:fill="D3D3D3"/>
            <w:vAlign w:val="center"/>
            <w:hideMark/>
          </w:tcPr>
          <w:p w14:paraId="23D5E89C" w14:textId="77777777" w:rsidR="00720CBC" w:rsidRPr="00545DC0" w:rsidRDefault="00720CBC" w:rsidP="00727382">
            <w:pPr>
              <w:rPr>
                <w:rFonts w:eastAsia="Times New Roman"/>
                <w:sz w:val="16"/>
                <w:szCs w:val="16"/>
              </w:rPr>
            </w:pPr>
            <w:r w:rsidRPr="00545DC0">
              <w:rPr>
                <w:rFonts w:eastAsia="Times New Roman"/>
                <w:sz w:val="16"/>
                <w:szCs w:val="16"/>
              </w:rPr>
              <w:t>(0.03)</w:t>
            </w:r>
          </w:p>
        </w:tc>
      </w:tr>
      <w:tr w:rsidR="00720CBC" w:rsidRPr="00545DC0" w14:paraId="14D20A73" w14:textId="77777777" w:rsidTr="00727382">
        <w:trPr>
          <w:tblCellSpacing w:w="15" w:type="dxa"/>
        </w:trPr>
        <w:tc>
          <w:tcPr>
            <w:tcW w:w="522" w:type="dxa"/>
            <w:vAlign w:val="center"/>
            <w:hideMark/>
          </w:tcPr>
          <w:p w14:paraId="7BEA923F" w14:textId="77777777" w:rsidR="00720CBC" w:rsidRPr="00545DC0" w:rsidRDefault="00720CBC" w:rsidP="00727382">
            <w:pPr>
              <w:rPr>
                <w:rFonts w:eastAsia="Times New Roman"/>
                <w:sz w:val="16"/>
                <w:szCs w:val="16"/>
              </w:rPr>
            </w:pPr>
            <w:r w:rsidRPr="00545DC0">
              <w:rPr>
                <w:rFonts w:eastAsia="Times New Roman"/>
                <w:sz w:val="16"/>
                <w:szCs w:val="16"/>
              </w:rPr>
              <w:t>degree</w:t>
            </w:r>
          </w:p>
        </w:tc>
        <w:tc>
          <w:tcPr>
            <w:tcW w:w="793" w:type="dxa"/>
            <w:vAlign w:val="center"/>
            <w:hideMark/>
          </w:tcPr>
          <w:p w14:paraId="70F96FFF" w14:textId="77777777" w:rsidR="00720CBC" w:rsidRPr="00545DC0" w:rsidRDefault="00720CBC" w:rsidP="00727382">
            <w:pPr>
              <w:rPr>
                <w:rFonts w:eastAsia="Times New Roman"/>
                <w:sz w:val="16"/>
                <w:szCs w:val="16"/>
              </w:rPr>
            </w:pPr>
          </w:p>
        </w:tc>
        <w:tc>
          <w:tcPr>
            <w:tcW w:w="0" w:type="auto"/>
            <w:vAlign w:val="center"/>
            <w:hideMark/>
          </w:tcPr>
          <w:p w14:paraId="2C4A863E"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420CD50F" w14:textId="77777777" w:rsidR="00720CBC" w:rsidRPr="00545DC0" w:rsidRDefault="00720CBC" w:rsidP="00727382">
            <w:pPr>
              <w:rPr>
                <w:rFonts w:eastAsia="Times New Roman"/>
                <w:sz w:val="16"/>
                <w:szCs w:val="16"/>
              </w:rPr>
            </w:pPr>
            <w:r w:rsidRPr="00545DC0">
              <w:rPr>
                <w:rFonts w:eastAsia="Times New Roman"/>
                <w:sz w:val="16"/>
                <w:szCs w:val="16"/>
              </w:rPr>
              <w:t>0.00</w:t>
            </w:r>
          </w:p>
        </w:tc>
        <w:tc>
          <w:tcPr>
            <w:tcW w:w="0" w:type="auto"/>
            <w:vAlign w:val="center"/>
            <w:hideMark/>
          </w:tcPr>
          <w:p w14:paraId="015686CE" w14:textId="77777777" w:rsidR="00720CBC" w:rsidRPr="00545DC0" w:rsidRDefault="00720CBC" w:rsidP="00727382">
            <w:pPr>
              <w:rPr>
                <w:rFonts w:eastAsia="Times New Roman"/>
                <w:sz w:val="16"/>
                <w:szCs w:val="16"/>
              </w:rPr>
            </w:pPr>
            <w:r w:rsidRPr="00545DC0">
              <w:rPr>
                <w:rFonts w:eastAsia="Times New Roman"/>
                <w:sz w:val="16"/>
                <w:szCs w:val="16"/>
              </w:rPr>
              <w:t>0.00</w:t>
            </w:r>
          </w:p>
        </w:tc>
        <w:tc>
          <w:tcPr>
            <w:tcW w:w="0" w:type="auto"/>
            <w:vAlign w:val="center"/>
            <w:hideMark/>
          </w:tcPr>
          <w:p w14:paraId="6F7E44F4" w14:textId="77777777" w:rsidR="00720CBC" w:rsidRPr="00545DC0" w:rsidRDefault="00720CBC" w:rsidP="00727382">
            <w:pPr>
              <w:rPr>
                <w:rFonts w:eastAsia="Times New Roman"/>
                <w:sz w:val="16"/>
                <w:szCs w:val="16"/>
              </w:rPr>
            </w:pPr>
          </w:p>
        </w:tc>
        <w:tc>
          <w:tcPr>
            <w:tcW w:w="0" w:type="auto"/>
            <w:vAlign w:val="center"/>
            <w:hideMark/>
          </w:tcPr>
          <w:p w14:paraId="5A2846B7" w14:textId="77777777" w:rsidR="00720CBC" w:rsidRPr="00545DC0" w:rsidRDefault="00720CBC" w:rsidP="00727382">
            <w:pPr>
              <w:rPr>
                <w:rFonts w:eastAsia="Times New Roman"/>
                <w:sz w:val="16"/>
                <w:szCs w:val="16"/>
              </w:rPr>
            </w:pPr>
            <w:r w:rsidRPr="00545DC0">
              <w:rPr>
                <w:rFonts w:eastAsia="Times New Roman"/>
                <w:sz w:val="16"/>
                <w:szCs w:val="16"/>
              </w:rPr>
              <w:t>0.00</w:t>
            </w:r>
          </w:p>
        </w:tc>
        <w:tc>
          <w:tcPr>
            <w:tcW w:w="0" w:type="auto"/>
            <w:vAlign w:val="center"/>
            <w:hideMark/>
          </w:tcPr>
          <w:p w14:paraId="562DCC72"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360915D2"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1596DC0E" w14:textId="77777777" w:rsidR="00720CBC" w:rsidRPr="00545DC0" w:rsidRDefault="00720CBC" w:rsidP="00727382">
            <w:pPr>
              <w:rPr>
                <w:rFonts w:eastAsia="Times New Roman"/>
                <w:sz w:val="16"/>
                <w:szCs w:val="16"/>
              </w:rPr>
            </w:pPr>
          </w:p>
        </w:tc>
        <w:tc>
          <w:tcPr>
            <w:tcW w:w="0" w:type="auto"/>
            <w:vAlign w:val="center"/>
            <w:hideMark/>
          </w:tcPr>
          <w:p w14:paraId="5784B27E"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18C06876"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287444CB"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0F7FF5FE" w14:textId="77777777" w:rsidR="00720CBC" w:rsidRPr="00545DC0" w:rsidRDefault="00720CBC" w:rsidP="00727382">
            <w:pPr>
              <w:rPr>
                <w:rFonts w:eastAsia="Times New Roman"/>
                <w:sz w:val="16"/>
                <w:szCs w:val="16"/>
              </w:rPr>
            </w:pPr>
          </w:p>
        </w:tc>
        <w:tc>
          <w:tcPr>
            <w:tcW w:w="0" w:type="auto"/>
            <w:vAlign w:val="center"/>
            <w:hideMark/>
          </w:tcPr>
          <w:p w14:paraId="3B0CC75F"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744966E4"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3EFD41CC" w14:textId="77777777" w:rsidR="00720CBC" w:rsidRPr="00545DC0" w:rsidRDefault="00720CBC" w:rsidP="00727382">
            <w:pPr>
              <w:rPr>
                <w:rFonts w:eastAsia="Times New Roman"/>
                <w:sz w:val="16"/>
                <w:szCs w:val="16"/>
              </w:rPr>
            </w:pPr>
            <w:r w:rsidRPr="00545DC0">
              <w:rPr>
                <w:rFonts w:eastAsia="Times New Roman"/>
                <w:sz w:val="16"/>
                <w:szCs w:val="16"/>
              </w:rPr>
              <w:t>-0.01</w:t>
            </w:r>
          </w:p>
        </w:tc>
      </w:tr>
      <w:tr w:rsidR="00720CBC" w:rsidRPr="00545DC0" w14:paraId="3403F0F4" w14:textId="77777777" w:rsidTr="00727382">
        <w:trPr>
          <w:tblCellSpacing w:w="15" w:type="dxa"/>
        </w:trPr>
        <w:tc>
          <w:tcPr>
            <w:tcW w:w="522" w:type="dxa"/>
            <w:vAlign w:val="center"/>
            <w:hideMark/>
          </w:tcPr>
          <w:p w14:paraId="58E7A15D" w14:textId="77777777" w:rsidR="00720CBC" w:rsidRPr="00545DC0" w:rsidRDefault="00720CBC" w:rsidP="00727382">
            <w:pPr>
              <w:rPr>
                <w:rFonts w:eastAsia="Times New Roman"/>
                <w:sz w:val="16"/>
                <w:szCs w:val="16"/>
              </w:rPr>
            </w:pPr>
          </w:p>
        </w:tc>
        <w:tc>
          <w:tcPr>
            <w:tcW w:w="793" w:type="dxa"/>
            <w:vAlign w:val="center"/>
            <w:hideMark/>
          </w:tcPr>
          <w:p w14:paraId="4926407B" w14:textId="77777777" w:rsidR="00720CBC" w:rsidRPr="00545DC0" w:rsidRDefault="00720CBC" w:rsidP="00727382">
            <w:pPr>
              <w:rPr>
                <w:rFonts w:eastAsia="Times New Roman"/>
                <w:sz w:val="16"/>
                <w:szCs w:val="16"/>
              </w:rPr>
            </w:pPr>
          </w:p>
        </w:tc>
        <w:tc>
          <w:tcPr>
            <w:tcW w:w="0" w:type="auto"/>
            <w:vAlign w:val="center"/>
            <w:hideMark/>
          </w:tcPr>
          <w:p w14:paraId="5B848466"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05D83578"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5287EC19"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43795B11" w14:textId="77777777" w:rsidR="00720CBC" w:rsidRPr="00545DC0" w:rsidRDefault="00720CBC" w:rsidP="00727382">
            <w:pPr>
              <w:rPr>
                <w:rFonts w:eastAsia="Times New Roman"/>
                <w:sz w:val="16"/>
                <w:szCs w:val="16"/>
              </w:rPr>
            </w:pPr>
          </w:p>
        </w:tc>
        <w:tc>
          <w:tcPr>
            <w:tcW w:w="0" w:type="auto"/>
            <w:vAlign w:val="center"/>
            <w:hideMark/>
          </w:tcPr>
          <w:p w14:paraId="21A768CE"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2E6C6135"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0ED9F4D7"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5A9293A0" w14:textId="77777777" w:rsidR="00720CBC" w:rsidRPr="00545DC0" w:rsidRDefault="00720CBC" w:rsidP="00727382">
            <w:pPr>
              <w:rPr>
                <w:rFonts w:eastAsia="Times New Roman"/>
                <w:sz w:val="16"/>
                <w:szCs w:val="16"/>
              </w:rPr>
            </w:pPr>
          </w:p>
        </w:tc>
        <w:tc>
          <w:tcPr>
            <w:tcW w:w="0" w:type="auto"/>
            <w:vAlign w:val="center"/>
            <w:hideMark/>
          </w:tcPr>
          <w:p w14:paraId="443651D1"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72ED9FF5"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211E5C76"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24CDE86C" w14:textId="77777777" w:rsidR="00720CBC" w:rsidRPr="00545DC0" w:rsidRDefault="00720CBC" w:rsidP="00727382">
            <w:pPr>
              <w:rPr>
                <w:rFonts w:eastAsia="Times New Roman"/>
                <w:sz w:val="16"/>
                <w:szCs w:val="16"/>
              </w:rPr>
            </w:pPr>
          </w:p>
        </w:tc>
        <w:tc>
          <w:tcPr>
            <w:tcW w:w="0" w:type="auto"/>
            <w:vAlign w:val="center"/>
            <w:hideMark/>
          </w:tcPr>
          <w:p w14:paraId="0A5A2AA4"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402279EB"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05AC09E3" w14:textId="77777777" w:rsidR="00720CBC" w:rsidRPr="00545DC0" w:rsidRDefault="00720CBC" w:rsidP="00727382">
            <w:pPr>
              <w:rPr>
                <w:rFonts w:eastAsia="Times New Roman"/>
                <w:sz w:val="16"/>
                <w:szCs w:val="16"/>
              </w:rPr>
            </w:pPr>
            <w:r w:rsidRPr="00545DC0">
              <w:rPr>
                <w:rFonts w:eastAsia="Times New Roman"/>
                <w:sz w:val="16"/>
                <w:szCs w:val="16"/>
              </w:rPr>
              <w:t>(0.01)</w:t>
            </w:r>
          </w:p>
        </w:tc>
      </w:tr>
      <w:tr w:rsidR="00720CBC" w:rsidRPr="00545DC0" w14:paraId="701A94AC" w14:textId="77777777" w:rsidTr="00727382">
        <w:trPr>
          <w:tblCellSpacing w:w="15" w:type="dxa"/>
        </w:trPr>
        <w:tc>
          <w:tcPr>
            <w:tcW w:w="522" w:type="dxa"/>
            <w:vAlign w:val="center"/>
            <w:hideMark/>
          </w:tcPr>
          <w:p w14:paraId="163F8FEB" w14:textId="77777777" w:rsidR="00720CBC" w:rsidRPr="00545DC0" w:rsidRDefault="00720CBC" w:rsidP="00727382">
            <w:pPr>
              <w:rPr>
                <w:rFonts w:eastAsia="Times New Roman"/>
                <w:sz w:val="16"/>
                <w:szCs w:val="16"/>
              </w:rPr>
            </w:pPr>
            <w:r w:rsidRPr="00545DC0">
              <w:rPr>
                <w:rFonts w:eastAsia="Times New Roman"/>
                <w:sz w:val="16"/>
                <w:szCs w:val="16"/>
              </w:rPr>
              <w:t>rich</w:t>
            </w:r>
          </w:p>
        </w:tc>
        <w:tc>
          <w:tcPr>
            <w:tcW w:w="793" w:type="dxa"/>
            <w:vAlign w:val="center"/>
            <w:hideMark/>
          </w:tcPr>
          <w:p w14:paraId="1F80E498" w14:textId="77777777" w:rsidR="00720CBC" w:rsidRPr="00545DC0" w:rsidRDefault="00720CBC" w:rsidP="00727382">
            <w:pPr>
              <w:rPr>
                <w:rFonts w:eastAsia="Times New Roman"/>
                <w:sz w:val="16"/>
                <w:szCs w:val="16"/>
              </w:rPr>
            </w:pPr>
          </w:p>
        </w:tc>
        <w:tc>
          <w:tcPr>
            <w:tcW w:w="0" w:type="auto"/>
            <w:vAlign w:val="center"/>
            <w:hideMark/>
          </w:tcPr>
          <w:p w14:paraId="2ECE53DE" w14:textId="77777777" w:rsidR="00720CBC" w:rsidRPr="00545DC0" w:rsidRDefault="00720CBC" w:rsidP="00727382">
            <w:pPr>
              <w:rPr>
                <w:rFonts w:eastAsia="Times New Roman"/>
                <w:sz w:val="16"/>
                <w:szCs w:val="16"/>
              </w:rPr>
            </w:pPr>
            <w:r w:rsidRPr="00545DC0">
              <w:rPr>
                <w:rFonts w:eastAsia="Times New Roman"/>
                <w:sz w:val="16"/>
                <w:szCs w:val="16"/>
              </w:rPr>
              <w:t>0.02</w:t>
            </w:r>
          </w:p>
        </w:tc>
        <w:tc>
          <w:tcPr>
            <w:tcW w:w="0" w:type="auto"/>
            <w:vAlign w:val="center"/>
            <w:hideMark/>
          </w:tcPr>
          <w:p w14:paraId="3C742B6A"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4FB24B16"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05F77312" w14:textId="77777777" w:rsidR="00720CBC" w:rsidRPr="00545DC0" w:rsidRDefault="00720CBC" w:rsidP="00727382">
            <w:pPr>
              <w:rPr>
                <w:rFonts w:eastAsia="Times New Roman"/>
                <w:sz w:val="16"/>
                <w:szCs w:val="16"/>
              </w:rPr>
            </w:pPr>
          </w:p>
        </w:tc>
        <w:tc>
          <w:tcPr>
            <w:tcW w:w="0" w:type="auto"/>
            <w:vAlign w:val="center"/>
            <w:hideMark/>
          </w:tcPr>
          <w:p w14:paraId="0106387C"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66B19056" w14:textId="77777777" w:rsidR="00720CBC" w:rsidRPr="00545DC0" w:rsidRDefault="00720CBC" w:rsidP="00727382">
            <w:pPr>
              <w:rPr>
                <w:rFonts w:eastAsia="Times New Roman"/>
                <w:sz w:val="16"/>
                <w:szCs w:val="16"/>
              </w:rPr>
            </w:pPr>
            <w:r w:rsidRPr="00545DC0">
              <w:rPr>
                <w:rFonts w:eastAsia="Times New Roman"/>
                <w:sz w:val="16"/>
                <w:szCs w:val="16"/>
              </w:rPr>
              <w:t>0.00</w:t>
            </w:r>
          </w:p>
        </w:tc>
        <w:tc>
          <w:tcPr>
            <w:tcW w:w="0" w:type="auto"/>
            <w:vAlign w:val="center"/>
            <w:hideMark/>
          </w:tcPr>
          <w:p w14:paraId="44FB2249" w14:textId="77777777" w:rsidR="00720CBC" w:rsidRPr="00545DC0" w:rsidRDefault="00720CBC" w:rsidP="00727382">
            <w:pPr>
              <w:rPr>
                <w:rFonts w:eastAsia="Times New Roman"/>
                <w:sz w:val="16"/>
                <w:szCs w:val="16"/>
              </w:rPr>
            </w:pPr>
            <w:r w:rsidRPr="00545DC0">
              <w:rPr>
                <w:rFonts w:eastAsia="Times New Roman"/>
                <w:sz w:val="16"/>
                <w:szCs w:val="16"/>
              </w:rPr>
              <w:t>0.00</w:t>
            </w:r>
          </w:p>
        </w:tc>
        <w:tc>
          <w:tcPr>
            <w:tcW w:w="0" w:type="auto"/>
            <w:vAlign w:val="center"/>
            <w:hideMark/>
          </w:tcPr>
          <w:p w14:paraId="715F372A" w14:textId="77777777" w:rsidR="00720CBC" w:rsidRPr="00545DC0" w:rsidRDefault="00720CBC" w:rsidP="00727382">
            <w:pPr>
              <w:rPr>
                <w:rFonts w:eastAsia="Times New Roman"/>
                <w:sz w:val="16"/>
                <w:szCs w:val="16"/>
              </w:rPr>
            </w:pPr>
          </w:p>
        </w:tc>
        <w:tc>
          <w:tcPr>
            <w:tcW w:w="0" w:type="auto"/>
            <w:vAlign w:val="center"/>
            <w:hideMark/>
          </w:tcPr>
          <w:p w14:paraId="6CD42EA1" w14:textId="77777777" w:rsidR="00720CBC" w:rsidRPr="00545DC0" w:rsidRDefault="00720CBC" w:rsidP="00727382">
            <w:pPr>
              <w:rPr>
                <w:rFonts w:eastAsia="Times New Roman"/>
                <w:sz w:val="16"/>
                <w:szCs w:val="16"/>
              </w:rPr>
            </w:pPr>
            <w:r w:rsidRPr="00545DC0">
              <w:rPr>
                <w:rFonts w:eastAsia="Times New Roman"/>
                <w:sz w:val="16"/>
                <w:szCs w:val="16"/>
              </w:rPr>
              <w:t>0.02</w:t>
            </w:r>
          </w:p>
        </w:tc>
        <w:tc>
          <w:tcPr>
            <w:tcW w:w="0" w:type="auto"/>
            <w:vAlign w:val="center"/>
            <w:hideMark/>
          </w:tcPr>
          <w:p w14:paraId="230DD7BE"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651A543C"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3E1E7530" w14:textId="77777777" w:rsidR="00720CBC" w:rsidRPr="00545DC0" w:rsidRDefault="00720CBC" w:rsidP="00727382">
            <w:pPr>
              <w:rPr>
                <w:rFonts w:eastAsia="Times New Roman"/>
                <w:sz w:val="16"/>
                <w:szCs w:val="16"/>
              </w:rPr>
            </w:pPr>
          </w:p>
        </w:tc>
        <w:tc>
          <w:tcPr>
            <w:tcW w:w="0" w:type="auto"/>
            <w:vAlign w:val="center"/>
            <w:hideMark/>
          </w:tcPr>
          <w:p w14:paraId="318281CA"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76B9E391" w14:textId="77777777" w:rsidR="00720CBC" w:rsidRPr="00545DC0" w:rsidRDefault="00720CBC" w:rsidP="00727382">
            <w:pPr>
              <w:rPr>
                <w:rFonts w:eastAsia="Times New Roman"/>
                <w:sz w:val="16"/>
                <w:szCs w:val="16"/>
              </w:rPr>
            </w:pPr>
            <w:r w:rsidRPr="00545DC0">
              <w:rPr>
                <w:rFonts w:eastAsia="Times New Roman"/>
                <w:sz w:val="16"/>
                <w:szCs w:val="16"/>
              </w:rPr>
              <w:t>0.00</w:t>
            </w:r>
          </w:p>
        </w:tc>
        <w:tc>
          <w:tcPr>
            <w:tcW w:w="0" w:type="auto"/>
            <w:vAlign w:val="center"/>
            <w:hideMark/>
          </w:tcPr>
          <w:p w14:paraId="545C32ED" w14:textId="77777777" w:rsidR="00720CBC" w:rsidRPr="00545DC0" w:rsidRDefault="00720CBC" w:rsidP="00727382">
            <w:pPr>
              <w:rPr>
                <w:rFonts w:eastAsia="Times New Roman"/>
                <w:sz w:val="16"/>
                <w:szCs w:val="16"/>
              </w:rPr>
            </w:pPr>
            <w:r w:rsidRPr="00545DC0">
              <w:rPr>
                <w:rFonts w:eastAsia="Times New Roman"/>
                <w:sz w:val="16"/>
                <w:szCs w:val="16"/>
              </w:rPr>
              <w:t>0.00</w:t>
            </w:r>
          </w:p>
        </w:tc>
      </w:tr>
      <w:tr w:rsidR="00720CBC" w:rsidRPr="00545DC0" w14:paraId="2291B550" w14:textId="77777777" w:rsidTr="00727382">
        <w:trPr>
          <w:tblCellSpacing w:w="15" w:type="dxa"/>
        </w:trPr>
        <w:tc>
          <w:tcPr>
            <w:tcW w:w="522" w:type="dxa"/>
            <w:vAlign w:val="center"/>
            <w:hideMark/>
          </w:tcPr>
          <w:p w14:paraId="46C67DE0" w14:textId="77777777" w:rsidR="00720CBC" w:rsidRPr="00545DC0" w:rsidRDefault="00720CBC" w:rsidP="00727382">
            <w:pPr>
              <w:rPr>
                <w:rFonts w:eastAsia="Times New Roman"/>
                <w:sz w:val="16"/>
                <w:szCs w:val="16"/>
              </w:rPr>
            </w:pPr>
          </w:p>
        </w:tc>
        <w:tc>
          <w:tcPr>
            <w:tcW w:w="793" w:type="dxa"/>
            <w:vAlign w:val="center"/>
            <w:hideMark/>
          </w:tcPr>
          <w:p w14:paraId="47D7C9B9" w14:textId="77777777" w:rsidR="00720CBC" w:rsidRPr="00545DC0" w:rsidRDefault="00720CBC" w:rsidP="00727382">
            <w:pPr>
              <w:rPr>
                <w:rFonts w:eastAsia="Times New Roman"/>
                <w:sz w:val="16"/>
                <w:szCs w:val="16"/>
              </w:rPr>
            </w:pPr>
          </w:p>
        </w:tc>
        <w:tc>
          <w:tcPr>
            <w:tcW w:w="0" w:type="auto"/>
            <w:vAlign w:val="center"/>
            <w:hideMark/>
          </w:tcPr>
          <w:p w14:paraId="3C62A5C2"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2F7DDE5E"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0AC87C4A"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4854E8F1" w14:textId="77777777" w:rsidR="00720CBC" w:rsidRPr="00545DC0" w:rsidRDefault="00720CBC" w:rsidP="00727382">
            <w:pPr>
              <w:rPr>
                <w:rFonts w:eastAsia="Times New Roman"/>
                <w:sz w:val="16"/>
                <w:szCs w:val="16"/>
              </w:rPr>
            </w:pPr>
          </w:p>
        </w:tc>
        <w:tc>
          <w:tcPr>
            <w:tcW w:w="0" w:type="auto"/>
            <w:vAlign w:val="center"/>
            <w:hideMark/>
          </w:tcPr>
          <w:p w14:paraId="7C793904"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518D5BFE"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370EFDC2"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5529D730" w14:textId="77777777" w:rsidR="00720CBC" w:rsidRPr="00545DC0" w:rsidRDefault="00720CBC" w:rsidP="00727382">
            <w:pPr>
              <w:rPr>
                <w:rFonts w:eastAsia="Times New Roman"/>
                <w:sz w:val="16"/>
                <w:szCs w:val="16"/>
              </w:rPr>
            </w:pPr>
          </w:p>
        </w:tc>
        <w:tc>
          <w:tcPr>
            <w:tcW w:w="0" w:type="auto"/>
            <w:vAlign w:val="center"/>
            <w:hideMark/>
          </w:tcPr>
          <w:p w14:paraId="413132DD"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17792DBE"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1EDC8341"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0CA4150E" w14:textId="77777777" w:rsidR="00720CBC" w:rsidRPr="00545DC0" w:rsidRDefault="00720CBC" w:rsidP="00727382">
            <w:pPr>
              <w:rPr>
                <w:rFonts w:eastAsia="Times New Roman"/>
                <w:sz w:val="16"/>
                <w:szCs w:val="16"/>
              </w:rPr>
            </w:pPr>
          </w:p>
        </w:tc>
        <w:tc>
          <w:tcPr>
            <w:tcW w:w="0" w:type="auto"/>
            <w:vAlign w:val="center"/>
            <w:hideMark/>
          </w:tcPr>
          <w:p w14:paraId="0DC875A8"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5E567104"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353A8F21" w14:textId="77777777" w:rsidR="00720CBC" w:rsidRPr="00545DC0" w:rsidRDefault="00720CBC" w:rsidP="00727382">
            <w:pPr>
              <w:rPr>
                <w:rFonts w:eastAsia="Times New Roman"/>
                <w:sz w:val="16"/>
                <w:szCs w:val="16"/>
              </w:rPr>
            </w:pPr>
            <w:r w:rsidRPr="00545DC0">
              <w:rPr>
                <w:rFonts w:eastAsia="Times New Roman"/>
                <w:sz w:val="16"/>
                <w:szCs w:val="16"/>
              </w:rPr>
              <w:t>(0.01)</w:t>
            </w:r>
          </w:p>
        </w:tc>
      </w:tr>
      <w:tr w:rsidR="00720CBC" w:rsidRPr="00545DC0" w14:paraId="2FAB0AB3" w14:textId="77777777" w:rsidTr="00727382">
        <w:trPr>
          <w:tblCellSpacing w:w="15" w:type="dxa"/>
        </w:trPr>
        <w:tc>
          <w:tcPr>
            <w:tcW w:w="522" w:type="dxa"/>
            <w:vAlign w:val="center"/>
            <w:hideMark/>
          </w:tcPr>
          <w:p w14:paraId="4AE58D1D" w14:textId="77777777" w:rsidR="00720CBC" w:rsidRPr="00545DC0" w:rsidRDefault="00720CBC" w:rsidP="00727382">
            <w:pPr>
              <w:rPr>
                <w:rFonts w:eastAsia="Times New Roman"/>
                <w:sz w:val="16"/>
                <w:szCs w:val="16"/>
              </w:rPr>
            </w:pPr>
            <w:r w:rsidRPr="00545DC0">
              <w:rPr>
                <w:rFonts w:eastAsia="Times New Roman"/>
                <w:sz w:val="16"/>
                <w:szCs w:val="16"/>
              </w:rPr>
              <w:t>female</w:t>
            </w:r>
          </w:p>
        </w:tc>
        <w:tc>
          <w:tcPr>
            <w:tcW w:w="793" w:type="dxa"/>
            <w:vAlign w:val="center"/>
            <w:hideMark/>
          </w:tcPr>
          <w:p w14:paraId="63635D36" w14:textId="77777777" w:rsidR="00720CBC" w:rsidRPr="00545DC0" w:rsidRDefault="00720CBC" w:rsidP="00727382">
            <w:pPr>
              <w:rPr>
                <w:rFonts w:eastAsia="Times New Roman"/>
                <w:sz w:val="16"/>
                <w:szCs w:val="16"/>
              </w:rPr>
            </w:pPr>
          </w:p>
        </w:tc>
        <w:tc>
          <w:tcPr>
            <w:tcW w:w="0" w:type="auto"/>
            <w:vAlign w:val="center"/>
            <w:hideMark/>
          </w:tcPr>
          <w:p w14:paraId="75FBCBFD" w14:textId="77777777" w:rsidR="00720CBC" w:rsidRPr="00545DC0" w:rsidRDefault="00720CBC" w:rsidP="00727382">
            <w:pPr>
              <w:rPr>
                <w:rFonts w:eastAsia="Times New Roman"/>
                <w:sz w:val="16"/>
                <w:szCs w:val="16"/>
              </w:rPr>
            </w:pPr>
            <w:r w:rsidRPr="00545DC0">
              <w:rPr>
                <w:rFonts w:eastAsia="Times New Roman"/>
                <w:sz w:val="16"/>
                <w:szCs w:val="16"/>
              </w:rPr>
              <w:t>-0.02</w:t>
            </w:r>
          </w:p>
        </w:tc>
        <w:tc>
          <w:tcPr>
            <w:tcW w:w="0" w:type="auto"/>
            <w:vAlign w:val="center"/>
            <w:hideMark/>
          </w:tcPr>
          <w:p w14:paraId="57CD8DEA"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03CA1E28"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7BF39754" w14:textId="77777777" w:rsidR="00720CBC" w:rsidRPr="00545DC0" w:rsidRDefault="00720CBC" w:rsidP="00727382">
            <w:pPr>
              <w:rPr>
                <w:rFonts w:eastAsia="Times New Roman"/>
                <w:sz w:val="16"/>
                <w:szCs w:val="16"/>
              </w:rPr>
            </w:pPr>
          </w:p>
        </w:tc>
        <w:tc>
          <w:tcPr>
            <w:tcW w:w="0" w:type="auto"/>
            <w:vAlign w:val="center"/>
            <w:hideMark/>
          </w:tcPr>
          <w:p w14:paraId="4B017790" w14:textId="77777777" w:rsidR="00720CBC" w:rsidRPr="00545DC0" w:rsidRDefault="00720CBC" w:rsidP="00727382">
            <w:pPr>
              <w:rPr>
                <w:rFonts w:eastAsia="Times New Roman"/>
                <w:sz w:val="16"/>
                <w:szCs w:val="16"/>
              </w:rPr>
            </w:pPr>
            <w:r w:rsidRPr="00545DC0">
              <w:rPr>
                <w:rFonts w:eastAsia="Times New Roman"/>
                <w:sz w:val="16"/>
                <w:szCs w:val="16"/>
              </w:rPr>
              <w:t>-0.02</w:t>
            </w:r>
          </w:p>
        </w:tc>
        <w:tc>
          <w:tcPr>
            <w:tcW w:w="0" w:type="auto"/>
            <w:vAlign w:val="center"/>
            <w:hideMark/>
          </w:tcPr>
          <w:p w14:paraId="1254A782"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54AAD1AF"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383B0DE7" w14:textId="77777777" w:rsidR="00720CBC" w:rsidRPr="00545DC0" w:rsidRDefault="00720CBC" w:rsidP="00727382">
            <w:pPr>
              <w:rPr>
                <w:rFonts w:eastAsia="Times New Roman"/>
                <w:sz w:val="16"/>
                <w:szCs w:val="16"/>
              </w:rPr>
            </w:pPr>
          </w:p>
        </w:tc>
        <w:tc>
          <w:tcPr>
            <w:tcW w:w="0" w:type="auto"/>
            <w:vAlign w:val="center"/>
            <w:hideMark/>
          </w:tcPr>
          <w:p w14:paraId="4C911CE7" w14:textId="77777777" w:rsidR="00720CBC" w:rsidRPr="00545DC0" w:rsidRDefault="00720CBC" w:rsidP="00727382">
            <w:pPr>
              <w:rPr>
                <w:rFonts w:eastAsia="Times New Roman"/>
                <w:sz w:val="16"/>
                <w:szCs w:val="16"/>
              </w:rPr>
            </w:pPr>
            <w:r w:rsidRPr="00545DC0">
              <w:rPr>
                <w:rFonts w:eastAsia="Times New Roman"/>
                <w:sz w:val="16"/>
                <w:szCs w:val="16"/>
              </w:rPr>
              <w:t>-0.03*</w:t>
            </w:r>
          </w:p>
        </w:tc>
        <w:tc>
          <w:tcPr>
            <w:tcW w:w="0" w:type="auto"/>
            <w:vAlign w:val="center"/>
            <w:hideMark/>
          </w:tcPr>
          <w:p w14:paraId="760E966B" w14:textId="77777777" w:rsidR="00720CBC" w:rsidRPr="00545DC0" w:rsidRDefault="00720CBC" w:rsidP="00727382">
            <w:pPr>
              <w:rPr>
                <w:rFonts w:eastAsia="Times New Roman"/>
                <w:sz w:val="16"/>
                <w:szCs w:val="16"/>
              </w:rPr>
            </w:pPr>
            <w:r w:rsidRPr="00545DC0">
              <w:rPr>
                <w:rFonts w:eastAsia="Times New Roman"/>
                <w:sz w:val="16"/>
                <w:szCs w:val="16"/>
              </w:rPr>
              <w:t>-0.02</w:t>
            </w:r>
          </w:p>
        </w:tc>
        <w:tc>
          <w:tcPr>
            <w:tcW w:w="0" w:type="auto"/>
            <w:vAlign w:val="center"/>
            <w:hideMark/>
          </w:tcPr>
          <w:p w14:paraId="28AD722C" w14:textId="77777777" w:rsidR="00720CBC" w:rsidRPr="00545DC0" w:rsidRDefault="00720CBC" w:rsidP="00727382">
            <w:pPr>
              <w:rPr>
                <w:rFonts w:eastAsia="Times New Roman"/>
                <w:sz w:val="16"/>
                <w:szCs w:val="16"/>
              </w:rPr>
            </w:pPr>
            <w:r w:rsidRPr="00545DC0">
              <w:rPr>
                <w:rFonts w:eastAsia="Times New Roman"/>
                <w:sz w:val="16"/>
                <w:szCs w:val="16"/>
              </w:rPr>
              <w:t>-0.02</w:t>
            </w:r>
          </w:p>
        </w:tc>
        <w:tc>
          <w:tcPr>
            <w:tcW w:w="0" w:type="auto"/>
            <w:vAlign w:val="center"/>
            <w:hideMark/>
          </w:tcPr>
          <w:p w14:paraId="2101B9A9" w14:textId="77777777" w:rsidR="00720CBC" w:rsidRPr="00545DC0" w:rsidRDefault="00720CBC" w:rsidP="00727382">
            <w:pPr>
              <w:rPr>
                <w:rFonts w:eastAsia="Times New Roman"/>
                <w:sz w:val="16"/>
                <w:szCs w:val="16"/>
              </w:rPr>
            </w:pPr>
          </w:p>
        </w:tc>
        <w:tc>
          <w:tcPr>
            <w:tcW w:w="0" w:type="auto"/>
            <w:vAlign w:val="center"/>
            <w:hideMark/>
          </w:tcPr>
          <w:p w14:paraId="5A3C3A4C"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53954E66"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21ED8243" w14:textId="77777777" w:rsidR="00720CBC" w:rsidRPr="00545DC0" w:rsidRDefault="00720CBC" w:rsidP="00727382">
            <w:pPr>
              <w:rPr>
                <w:rFonts w:eastAsia="Times New Roman"/>
                <w:sz w:val="16"/>
                <w:szCs w:val="16"/>
              </w:rPr>
            </w:pPr>
            <w:r w:rsidRPr="00545DC0">
              <w:rPr>
                <w:rFonts w:eastAsia="Times New Roman"/>
                <w:sz w:val="16"/>
                <w:szCs w:val="16"/>
              </w:rPr>
              <w:t>0.01</w:t>
            </w:r>
          </w:p>
        </w:tc>
      </w:tr>
      <w:tr w:rsidR="00720CBC" w:rsidRPr="00545DC0" w14:paraId="3EEE1AA6" w14:textId="77777777" w:rsidTr="00727382">
        <w:trPr>
          <w:tblCellSpacing w:w="15" w:type="dxa"/>
        </w:trPr>
        <w:tc>
          <w:tcPr>
            <w:tcW w:w="522" w:type="dxa"/>
            <w:vAlign w:val="center"/>
            <w:hideMark/>
          </w:tcPr>
          <w:p w14:paraId="4FC63E02" w14:textId="77777777" w:rsidR="00720CBC" w:rsidRPr="00545DC0" w:rsidRDefault="00720CBC" w:rsidP="00727382">
            <w:pPr>
              <w:rPr>
                <w:rFonts w:eastAsia="Times New Roman"/>
                <w:sz w:val="16"/>
                <w:szCs w:val="16"/>
              </w:rPr>
            </w:pPr>
          </w:p>
        </w:tc>
        <w:tc>
          <w:tcPr>
            <w:tcW w:w="793" w:type="dxa"/>
            <w:vAlign w:val="center"/>
            <w:hideMark/>
          </w:tcPr>
          <w:p w14:paraId="0345A96C" w14:textId="77777777" w:rsidR="00720CBC" w:rsidRPr="00545DC0" w:rsidRDefault="00720CBC" w:rsidP="00727382">
            <w:pPr>
              <w:rPr>
                <w:rFonts w:eastAsia="Times New Roman"/>
                <w:sz w:val="16"/>
                <w:szCs w:val="16"/>
              </w:rPr>
            </w:pPr>
          </w:p>
        </w:tc>
        <w:tc>
          <w:tcPr>
            <w:tcW w:w="0" w:type="auto"/>
            <w:vAlign w:val="center"/>
            <w:hideMark/>
          </w:tcPr>
          <w:p w14:paraId="22814DC8"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5591B851"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5258D0EB"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3453AAE0" w14:textId="77777777" w:rsidR="00720CBC" w:rsidRPr="00545DC0" w:rsidRDefault="00720CBC" w:rsidP="00727382">
            <w:pPr>
              <w:rPr>
                <w:rFonts w:eastAsia="Times New Roman"/>
                <w:sz w:val="16"/>
                <w:szCs w:val="16"/>
              </w:rPr>
            </w:pPr>
          </w:p>
        </w:tc>
        <w:tc>
          <w:tcPr>
            <w:tcW w:w="0" w:type="auto"/>
            <w:vAlign w:val="center"/>
            <w:hideMark/>
          </w:tcPr>
          <w:p w14:paraId="08CF359C"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10485A2C"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42B7FBD0"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27442C63" w14:textId="77777777" w:rsidR="00720CBC" w:rsidRPr="00545DC0" w:rsidRDefault="00720CBC" w:rsidP="00727382">
            <w:pPr>
              <w:rPr>
                <w:rFonts w:eastAsia="Times New Roman"/>
                <w:sz w:val="16"/>
                <w:szCs w:val="16"/>
              </w:rPr>
            </w:pPr>
          </w:p>
        </w:tc>
        <w:tc>
          <w:tcPr>
            <w:tcW w:w="0" w:type="auto"/>
            <w:vAlign w:val="center"/>
            <w:hideMark/>
          </w:tcPr>
          <w:p w14:paraId="7D6792ED"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097C7A73"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07723412"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4344430C" w14:textId="77777777" w:rsidR="00720CBC" w:rsidRPr="00545DC0" w:rsidRDefault="00720CBC" w:rsidP="00727382">
            <w:pPr>
              <w:rPr>
                <w:rFonts w:eastAsia="Times New Roman"/>
                <w:sz w:val="16"/>
                <w:szCs w:val="16"/>
              </w:rPr>
            </w:pPr>
          </w:p>
        </w:tc>
        <w:tc>
          <w:tcPr>
            <w:tcW w:w="0" w:type="auto"/>
            <w:vAlign w:val="center"/>
            <w:hideMark/>
          </w:tcPr>
          <w:p w14:paraId="2CCCF927"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4E7F262F"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7EE8AAD1" w14:textId="77777777" w:rsidR="00720CBC" w:rsidRPr="00545DC0" w:rsidRDefault="00720CBC" w:rsidP="00727382">
            <w:pPr>
              <w:rPr>
                <w:rFonts w:eastAsia="Times New Roman"/>
                <w:sz w:val="16"/>
                <w:szCs w:val="16"/>
              </w:rPr>
            </w:pPr>
            <w:r w:rsidRPr="00545DC0">
              <w:rPr>
                <w:rFonts w:eastAsia="Times New Roman"/>
                <w:sz w:val="16"/>
                <w:szCs w:val="16"/>
              </w:rPr>
              <w:t>(0.01)</w:t>
            </w:r>
          </w:p>
        </w:tc>
      </w:tr>
      <w:tr w:rsidR="00720CBC" w:rsidRPr="00545DC0" w14:paraId="4B9F1B2C" w14:textId="77777777" w:rsidTr="00727382">
        <w:trPr>
          <w:tblCellSpacing w:w="15" w:type="dxa"/>
        </w:trPr>
        <w:tc>
          <w:tcPr>
            <w:tcW w:w="522" w:type="dxa"/>
            <w:vAlign w:val="center"/>
            <w:hideMark/>
          </w:tcPr>
          <w:p w14:paraId="4F811C8F" w14:textId="77777777" w:rsidR="00720CBC" w:rsidRPr="00545DC0" w:rsidRDefault="00720CBC" w:rsidP="00727382">
            <w:pPr>
              <w:rPr>
                <w:rFonts w:eastAsia="Times New Roman"/>
                <w:sz w:val="16"/>
                <w:szCs w:val="16"/>
              </w:rPr>
            </w:pPr>
            <w:commentRangeStart w:id="2423"/>
            <w:r w:rsidRPr="00545DC0">
              <w:rPr>
                <w:rFonts w:eastAsia="Times New Roman"/>
                <w:sz w:val="16"/>
                <w:szCs w:val="16"/>
              </w:rPr>
              <w:t>old2</w:t>
            </w:r>
          </w:p>
        </w:tc>
        <w:tc>
          <w:tcPr>
            <w:tcW w:w="793" w:type="dxa"/>
            <w:vAlign w:val="center"/>
            <w:hideMark/>
          </w:tcPr>
          <w:p w14:paraId="27317404" w14:textId="77777777" w:rsidR="00720CBC" w:rsidRPr="00545DC0" w:rsidRDefault="00720CBC" w:rsidP="00727382">
            <w:pPr>
              <w:rPr>
                <w:rFonts w:eastAsia="Times New Roman"/>
                <w:sz w:val="16"/>
                <w:szCs w:val="16"/>
              </w:rPr>
            </w:pPr>
          </w:p>
        </w:tc>
        <w:tc>
          <w:tcPr>
            <w:tcW w:w="0" w:type="auto"/>
            <w:vAlign w:val="center"/>
            <w:hideMark/>
          </w:tcPr>
          <w:p w14:paraId="2F3C7DAB" w14:textId="77777777" w:rsidR="00720CBC" w:rsidRPr="00545DC0" w:rsidRDefault="00720CBC" w:rsidP="00727382">
            <w:pPr>
              <w:rPr>
                <w:rFonts w:eastAsia="Times New Roman"/>
                <w:sz w:val="16"/>
                <w:szCs w:val="16"/>
              </w:rPr>
            </w:pPr>
            <w:r w:rsidRPr="00545DC0">
              <w:rPr>
                <w:rFonts w:eastAsia="Times New Roman"/>
                <w:sz w:val="16"/>
                <w:szCs w:val="16"/>
              </w:rPr>
              <w:t>-0.06***</w:t>
            </w:r>
          </w:p>
        </w:tc>
        <w:tc>
          <w:tcPr>
            <w:tcW w:w="0" w:type="auto"/>
            <w:vAlign w:val="center"/>
            <w:hideMark/>
          </w:tcPr>
          <w:p w14:paraId="3EADD626" w14:textId="77777777" w:rsidR="00720CBC" w:rsidRPr="00545DC0" w:rsidRDefault="00720CBC" w:rsidP="00727382">
            <w:pPr>
              <w:rPr>
                <w:rFonts w:eastAsia="Times New Roman"/>
                <w:sz w:val="16"/>
                <w:szCs w:val="16"/>
              </w:rPr>
            </w:pPr>
            <w:r w:rsidRPr="00545DC0">
              <w:rPr>
                <w:rFonts w:eastAsia="Times New Roman"/>
                <w:sz w:val="16"/>
                <w:szCs w:val="16"/>
              </w:rPr>
              <w:t>-0.06***</w:t>
            </w:r>
          </w:p>
        </w:tc>
        <w:tc>
          <w:tcPr>
            <w:tcW w:w="0" w:type="auto"/>
            <w:vAlign w:val="center"/>
            <w:hideMark/>
          </w:tcPr>
          <w:p w14:paraId="2DFD3F28" w14:textId="77777777" w:rsidR="00720CBC" w:rsidRPr="00545DC0" w:rsidRDefault="00720CBC" w:rsidP="00727382">
            <w:pPr>
              <w:rPr>
                <w:rFonts w:eastAsia="Times New Roman"/>
                <w:sz w:val="16"/>
                <w:szCs w:val="16"/>
              </w:rPr>
            </w:pPr>
            <w:r w:rsidRPr="00545DC0">
              <w:rPr>
                <w:rFonts w:eastAsia="Times New Roman"/>
                <w:sz w:val="16"/>
                <w:szCs w:val="16"/>
              </w:rPr>
              <w:t>-0.07***</w:t>
            </w:r>
          </w:p>
        </w:tc>
        <w:tc>
          <w:tcPr>
            <w:tcW w:w="0" w:type="auto"/>
            <w:vAlign w:val="center"/>
            <w:hideMark/>
          </w:tcPr>
          <w:p w14:paraId="676CA2B7" w14:textId="77777777" w:rsidR="00720CBC" w:rsidRPr="00545DC0" w:rsidRDefault="00720CBC" w:rsidP="00727382">
            <w:pPr>
              <w:rPr>
                <w:rFonts w:eastAsia="Times New Roman"/>
                <w:sz w:val="16"/>
                <w:szCs w:val="16"/>
              </w:rPr>
            </w:pPr>
          </w:p>
        </w:tc>
        <w:tc>
          <w:tcPr>
            <w:tcW w:w="0" w:type="auto"/>
            <w:vAlign w:val="center"/>
            <w:hideMark/>
          </w:tcPr>
          <w:p w14:paraId="4DAB47BB" w14:textId="77777777" w:rsidR="00720CBC" w:rsidRPr="00545DC0" w:rsidRDefault="00720CBC" w:rsidP="00727382">
            <w:pPr>
              <w:rPr>
                <w:rFonts w:eastAsia="Times New Roman"/>
                <w:sz w:val="16"/>
                <w:szCs w:val="16"/>
              </w:rPr>
            </w:pPr>
            <w:r w:rsidRPr="00545DC0">
              <w:rPr>
                <w:rFonts w:eastAsia="Times New Roman"/>
                <w:sz w:val="16"/>
                <w:szCs w:val="16"/>
              </w:rPr>
              <w:t>-0.07***</w:t>
            </w:r>
          </w:p>
        </w:tc>
        <w:tc>
          <w:tcPr>
            <w:tcW w:w="0" w:type="auto"/>
            <w:vAlign w:val="center"/>
            <w:hideMark/>
          </w:tcPr>
          <w:p w14:paraId="3EEBB770" w14:textId="77777777" w:rsidR="00720CBC" w:rsidRPr="00545DC0" w:rsidRDefault="00720CBC" w:rsidP="00727382">
            <w:pPr>
              <w:rPr>
                <w:rFonts w:eastAsia="Times New Roman"/>
                <w:sz w:val="16"/>
                <w:szCs w:val="16"/>
              </w:rPr>
            </w:pPr>
            <w:r w:rsidRPr="00545DC0">
              <w:rPr>
                <w:rFonts w:eastAsia="Times New Roman"/>
                <w:sz w:val="16"/>
                <w:szCs w:val="16"/>
              </w:rPr>
              <w:t>-0.06***</w:t>
            </w:r>
          </w:p>
        </w:tc>
        <w:tc>
          <w:tcPr>
            <w:tcW w:w="0" w:type="auto"/>
            <w:vAlign w:val="center"/>
            <w:hideMark/>
          </w:tcPr>
          <w:p w14:paraId="73E909BE" w14:textId="77777777" w:rsidR="00720CBC" w:rsidRPr="00545DC0" w:rsidRDefault="00720CBC" w:rsidP="00727382">
            <w:pPr>
              <w:rPr>
                <w:rFonts w:eastAsia="Times New Roman"/>
                <w:sz w:val="16"/>
                <w:szCs w:val="16"/>
              </w:rPr>
            </w:pPr>
            <w:r w:rsidRPr="00545DC0">
              <w:rPr>
                <w:rFonts w:eastAsia="Times New Roman"/>
                <w:sz w:val="16"/>
                <w:szCs w:val="16"/>
              </w:rPr>
              <w:t>-0.07***</w:t>
            </w:r>
          </w:p>
        </w:tc>
        <w:tc>
          <w:tcPr>
            <w:tcW w:w="0" w:type="auto"/>
            <w:vAlign w:val="center"/>
            <w:hideMark/>
          </w:tcPr>
          <w:p w14:paraId="4E27B7DB" w14:textId="77777777" w:rsidR="00720CBC" w:rsidRPr="00545DC0" w:rsidRDefault="00720CBC" w:rsidP="00727382">
            <w:pPr>
              <w:rPr>
                <w:rFonts w:eastAsia="Times New Roman"/>
                <w:sz w:val="16"/>
                <w:szCs w:val="16"/>
              </w:rPr>
            </w:pPr>
          </w:p>
        </w:tc>
        <w:tc>
          <w:tcPr>
            <w:tcW w:w="0" w:type="auto"/>
            <w:vAlign w:val="center"/>
            <w:hideMark/>
          </w:tcPr>
          <w:p w14:paraId="64C533E2" w14:textId="77777777" w:rsidR="00720CBC" w:rsidRPr="00545DC0" w:rsidRDefault="00720CBC" w:rsidP="00727382">
            <w:pPr>
              <w:rPr>
                <w:rFonts w:eastAsia="Times New Roman"/>
                <w:sz w:val="16"/>
                <w:szCs w:val="16"/>
              </w:rPr>
            </w:pPr>
            <w:r w:rsidRPr="00545DC0">
              <w:rPr>
                <w:rFonts w:eastAsia="Times New Roman"/>
                <w:sz w:val="16"/>
                <w:szCs w:val="16"/>
              </w:rPr>
              <w:t>-0.04**</w:t>
            </w:r>
          </w:p>
        </w:tc>
        <w:tc>
          <w:tcPr>
            <w:tcW w:w="0" w:type="auto"/>
            <w:vAlign w:val="center"/>
            <w:hideMark/>
          </w:tcPr>
          <w:p w14:paraId="7C645172" w14:textId="77777777" w:rsidR="00720CBC" w:rsidRPr="00545DC0" w:rsidRDefault="00720CBC" w:rsidP="00727382">
            <w:pPr>
              <w:rPr>
                <w:rFonts w:eastAsia="Times New Roman"/>
                <w:sz w:val="16"/>
                <w:szCs w:val="16"/>
              </w:rPr>
            </w:pPr>
            <w:r w:rsidRPr="00545DC0">
              <w:rPr>
                <w:rFonts w:eastAsia="Times New Roman"/>
                <w:sz w:val="16"/>
                <w:szCs w:val="16"/>
              </w:rPr>
              <w:t>-0.04**</w:t>
            </w:r>
          </w:p>
        </w:tc>
        <w:tc>
          <w:tcPr>
            <w:tcW w:w="0" w:type="auto"/>
            <w:vAlign w:val="center"/>
            <w:hideMark/>
          </w:tcPr>
          <w:p w14:paraId="2F957548" w14:textId="77777777" w:rsidR="00720CBC" w:rsidRPr="00545DC0" w:rsidRDefault="00720CBC" w:rsidP="00727382">
            <w:pPr>
              <w:rPr>
                <w:rFonts w:eastAsia="Times New Roman"/>
                <w:sz w:val="16"/>
                <w:szCs w:val="16"/>
              </w:rPr>
            </w:pPr>
            <w:r w:rsidRPr="00545DC0">
              <w:rPr>
                <w:rFonts w:eastAsia="Times New Roman"/>
                <w:sz w:val="16"/>
                <w:szCs w:val="16"/>
              </w:rPr>
              <w:t>-0.04**</w:t>
            </w:r>
          </w:p>
        </w:tc>
        <w:tc>
          <w:tcPr>
            <w:tcW w:w="0" w:type="auto"/>
            <w:vAlign w:val="center"/>
            <w:hideMark/>
          </w:tcPr>
          <w:p w14:paraId="13C1102B" w14:textId="77777777" w:rsidR="00720CBC" w:rsidRPr="00545DC0" w:rsidRDefault="00720CBC" w:rsidP="00727382">
            <w:pPr>
              <w:rPr>
                <w:rFonts w:eastAsia="Times New Roman"/>
                <w:sz w:val="16"/>
                <w:szCs w:val="16"/>
              </w:rPr>
            </w:pPr>
          </w:p>
        </w:tc>
        <w:tc>
          <w:tcPr>
            <w:tcW w:w="0" w:type="auto"/>
            <w:vAlign w:val="center"/>
            <w:hideMark/>
          </w:tcPr>
          <w:p w14:paraId="70960042" w14:textId="77777777" w:rsidR="00720CBC" w:rsidRPr="00545DC0" w:rsidRDefault="00720CBC" w:rsidP="00727382">
            <w:pPr>
              <w:rPr>
                <w:rFonts w:eastAsia="Times New Roman"/>
                <w:sz w:val="16"/>
                <w:szCs w:val="16"/>
              </w:rPr>
            </w:pPr>
            <w:r w:rsidRPr="00545DC0">
              <w:rPr>
                <w:rFonts w:eastAsia="Times New Roman"/>
                <w:sz w:val="16"/>
                <w:szCs w:val="16"/>
              </w:rPr>
              <w:t>-0.04**</w:t>
            </w:r>
          </w:p>
        </w:tc>
        <w:tc>
          <w:tcPr>
            <w:tcW w:w="0" w:type="auto"/>
            <w:vAlign w:val="center"/>
            <w:hideMark/>
          </w:tcPr>
          <w:p w14:paraId="4594DE7C" w14:textId="77777777" w:rsidR="00720CBC" w:rsidRPr="00545DC0" w:rsidRDefault="00720CBC" w:rsidP="00727382">
            <w:pPr>
              <w:rPr>
                <w:rFonts w:eastAsia="Times New Roman"/>
                <w:sz w:val="16"/>
                <w:szCs w:val="16"/>
              </w:rPr>
            </w:pPr>
            <w:r w:rsidRPr="00545DC0">
              <w:rPr>
                <w:rFonts w:eastAsia="Times New Roman"/>
                <w:sz w:val="16"/>
                <w:szCs w:val="16"/>
              </w:rPr>
              <w:t>-0.04**</w:t>
            </w:r>
          </w:p>
        </w:tc>
        <w:tc>
          <w:tcPr>
            <w:tcW w:w="0" w:type="auto"/>
            <w:vAlign w:val="center"/>
            <w:hideMark/>
          </w:tcPr>
          <w:p w14:paraId="7B281448" w14:textId="77777777" w:rsidR="00720CBC" w:rsidRPr="00545DC0" w:rsidRDefault="00720CBC" w:rsidP="00727382">
            <w:pPr>
              <w:rPr>
                <w:rFonts w:eastAsia="Times New Roman"/>
                <w:sz w:val="16"/>
                <w:szCs w:val="16"/>
              </w:rPr>
            </w:pPr>
            <w:r w:rsidRPr="00545DC0">
              <w:rPr>
                <w:rFonts w:eastAsia="Times New Roman"/>
                <w:sz w:val="16"/>
                <w:szCs w:val="16"/>
              </w:rPr>
              <w:t>-0.05***</w:t>
            </w:r>
            <w:commentRangeEnd w:id="2423"/>
            <w:r>
              <w:rPr>
                <w:rStyle w:val="CommentReference"/>
              </w:rPr>
              <w:commentReference w:id="2423"/>
            </w:r>
          </w:p>
        </w:tc>
      </w:tr>
      <w:tr w:rsidR="00720CBC" w:rsidRPr="00545DC0" w14:paraId="46FA24A6" w14:textId="77777777" w:rsidTr="00727382">
        <w:trPr>
          <w:tblCellSpacing w:w="15" w:type="dxa"/>
        </w:trPr>
        <w:tc>
          <w:tcPr>
            <w:tcW w:w="522" w:type="dxa"/>
            <w:vAlign w:val="center"/>
            <w:hideMark/>
          </w:tcPr>
          <w:p w14:paraId="31E23B21" w14:textId="77777777" w:rsidR="00720CBC" w:rsidRPr="00545DC0" w:rsidRDefault="00720CBC" w:rsidP="00727382">
            <w:pPr>
              <w:rPr>
                <w:rFonts w:eastAsia="Times New Roman"/>
                <w:sz w:val="16"/>
                <w:szCs w:val="16"/>
              </w:rPr>
            </w:pPr>
          </w:p>
        </w:tc>
        <w:tc>
          <w:tcPr>
            <w:tcW w:w="793" w:type="dxa"/>
            <w:vAlign w:val="center"/>
            <w:hideMark/>
          </w:tcPr>
          <w:p w14:paraId="4F033A27" w14:textId="77777777" w:rsidR="00720CBC" w:rsidRPr="00545DC0" w:rsidRDefault="00720CBC" w:rsidP="00727382">
            <w:pPr>
              <w:rPr>
                <w:rFonts w:eastAsia="Times New Roman"/>
                <w:sz w:val="16"/>
                <w:szCs w:val="16"/>
              </w:rPr>
            </w:pPr>
          </w:p>
        </w:tc>
        <w:tc>
          <w:tcPr>
            <w:tcW w:w="0" w:type="auto"/>
            <w:vAlign w:val="center"/>
            <w:hideMark/>
          </w:tcPr>
          <w:p w14:paraId="49DAC9DA"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697E884F"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36402FEB"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577B0F74" w14:textId="77777777" w:rsidR="00720CBC" w:rsidRPr="00545DC0" w:rsidRDefault="00720CBC" w:rsidP="00727382">
            <w:pPr>
              <w:rPr>
                <w:rFonts w:eastAsia="Times New Roman"/>
                <w:sz w:val="16"/>
                <w:szCs w:val="16"/>
              </w:rPr>
            </w:pPr>
          </w:p>
        </w:tc>
        <w:tc>
          <w:tcPr>
            <w:tcW w:w="0" w:type="auto"/>
            <w:vAlign w:val="center"/>
            <w:hideMark/>
          </w:tcPr>
          <w:p w14:paraId="270CC11D"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2F59458F"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0ECE587E"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1D258F93" w14:textId="77777777" w:rsidR="00720CBC" w:rsidRPr="00545DC0" w:rsidRDefault="00720CBC" w:rsidP="00727382">
            <w:pPr>
              <w:rPr>
                <w:rFonts w:eastAsia="Times New Roman"/>
                <w:sz w:val="16"/>
                <w:szCs w:val="16"/>
              </w:rPr>
            </w:pPr>
          </w:p>
        </w:tc>
        <w:tc>
          <w:tcPr>
            <w:tcW w:w="0" w:type="auto"/>
            <w:vAlign w:val="center"/>
            <w:hideMark/>
          </w:tcPr>
          <w:p w14:paraId="4501BDEA"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6EDF86BB"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1040B424"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1D4B7477" w14:textId="77777777" w:rsidR="00720CBC" w:rsidRPr="00545DC0" w:rsidRDefault="00720CBC" w:rsidP="00727382">
            <w:pPr>
              <w:rPr>
                <w:rFonts w:eastAsia="Times New Roman"/>
                <w:sz w:val="16"/>
                <w:szCs w:val="16"/>
              </w:rPr>
            </w:pPr>
          </w:p>
        </w:tc>
        <w:tc>
          <w:tcPr>
            <w:tcW w:w="0" w:type="auto"/>
            <w:vAlign w:val="center"/>
            <w:hideMark/>
          </w:tcPr>
          <w:p w14:paraId="72BFB339"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3F4B822D"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4ECDC48D" w14:textId="77777777" w:rsidR="00720CBC" w:rsidRPr="00545DC0" w:rsidRDefault="00720CBC" w:rsidP="00727382">
            <w:pPr>
              <w:rPr>
                <w:rFonts w:eastAsia="Times New Roman"/>
                <w:sz w:val="16"/>
                <w:szCs w:val="16"/>
              </w:rPr>
            </w:pPr>
            <w:r w:rsidRPr="00545DC0">
              <w:rPr>
                <w:rFonts w:eastAsia="Times New Roman"/>
                <w:sz w:val="16"/>
                <w:szCs w:val="16"/>
              </w:rPr>
              <w:t>(0.01)</w:t>
            </w:r>
          </w:p>
        </w:tc>
      </w:tr>
      <w:tr w:rsidR="00720CBC" w:rsidRPr="00545DC0" w14:paraId="300F5EA0" w14:textId="77777777" w:rsidTr="00727382">
        <w:trPr>
          <w:tblCellSpacing w:w="15" w:type="dxa"/>
        </w:trPr>
        <w:tc>
          <w:tcPr>
            <w:tcW w:w="522" w:type="dxa"/>
            <w:vAlign w:val="center"/>
            <w:hideMark/>
          </w:tcPr>
          <w:p w14:paraId="055CBC77" w14:textId="77777777" w:rsidR="00720CBC" w:rsidRPr="00545DC0" w:rsidRDefault="00720CBC" w:rsidP="00727382">
            <w:pPr>
              <w:rPr>
                <w:rFonts w:eastAsia="Times New Roman"/>
                <w:sz w:val="16"/>
                <w:szCs w:val="16"/>
              </w:rPr>
            </w:pPr>
            <w:r w:rsidRPr="00545DC0">
              <w:rPr>
                <w:rFonts w:eastAsia="Times New Roman"/>
                <w:sz w:val="16"/>
                <w:szCs w:val="16"/>
              </w:rPr>
              <w:t>rural</w:t>
            </w:r>
          </w:p>
        </w:tc>
        <w:tc>
          <w:tcPr>
            <w:tcW w:w="793" w:type="dxa"/>
            <w:vAlign w:val="center"/>
            <w:hideMark/>
          </w:tcPr>
          <w:p w14:paraId="51B6D1A2" w14:textId="77777777" w:rsidR="00720CBC" w:rsidRPr="00545DC0" w:rsidRDefault="00720CBC" w:rsidP="00727382">
            <w:pPr>
              <w:rPr>
                <w:rFonts w:eastAsia="Times New Roman"/>
                <w:sz w:val="16"/>
                <w:szCs w:val="16"/>
              </w:rPr>
            </w:pPr>
          </w:p>
        </w:tc>
        <w:tc>
          <w:tcPr>
            <w:tcW w:w="0" w:type="auto"/>
            <w:vAlign w:val="center"/>
            <w:hideMark/>
          </w:tcPr>
          <w:p w14:paraId="6D951ABA" w14:textId="77777777" w:rsidR="00720CBC" w:rsidRPr="00545DC0" w:rsidRDefault="00720CBC" w:rsidP="00727382">
            <w:pPr>
              <w:rPr>
                <w:rFonts w:eastAsia="Times New Roman"/>
                <w:sz w:val="16"/>
                <w:szCs w:val="16"/>
              </w:rPr>
            </w:pPr>
            <w:r w:rsidRPr="00545DC0">
              <w:rPr>
                <w:rFonts w:eastAsia="Times New Roman"/>
                <w:sz w:val="16"/>
                <w:szCs w:val="16"/>
              </w:rPr>
              <w:t>0.00</w:t>
            </w:r>
          </w:p>
        </w:tc>
        <w:tc>
          <w:tcPr>
            <w:tcW w:w="0" w:type="auto"/>
            <w:vAlign w:val="center"/>
            <w:hideMark/>
          </w:tcPr>
          <w:p w14:paraId="0C2F3A79" w14:textId="77777777" w:rsidR="00720CBC" w:rsidRPr="00545DC0" w:rsidRDefault="00720CBC" w:rsidP="00727382">
            <w:pPr>
              <w:rPr>
                <w:rFonts w:eastAsia="Times New Roman"/>
                <w:sz w:val="16"/>
                <w:szCs w:val="16"/>
              </w:rPr>
            </w:pPr>
            <w:r w:rsidRPr="00545DC0">
              <w:rPr>
                <w:rFonts w:eastAsia="Times New Roman"/>
                <w:sz w:val="16"/>
                <w:szCs w:val="16"/>
              </w:rPr>
              <w:t>0.00</w:t>
            </w:r>
          </w:p>
        </w:tc>
        <w:tc>
          <w:tcPr>
            <w:tcW w:w="0" w:type="auto"/>
            <w:vAlign w:val="center"/>
            <w:hideMark/>
          </w:tcPr>
          <w:p w14:paraId="0AE2F2D3" w14:textId="77777777" w:rsidR="00720CBC" w:rsidRPr="00545DC0" w:rsidRDefault="00720CBC" w:rsidP="00727382">
            <w:pPr>
              <w:rPr>
                <w:rFonts w:eastAsia="Times New Roman"/>
                <w:sz w:val="16"/>
                <w:szCs w:val="16"/>
              </w:rPr>
            </w:pPr>
            <w:r w:rsidRPr="00545DC0">
              <w:rPr>
                <w:rFonts w:eastAsia="Times New Roman"/>
                <w:sz w:val="16"/>
                <w:szCs w:val="16"/>
              </w:rPr>
              <w:t>0.00</w:t>
            </w:r>
          </w:p>
        </w:tc>
        <w:tc>
          <w:tcPr>
            <w:tcW w:w="0" w:type="auto"/>
            <w:vAlign w:val="center"/>
            <w:hideMark/>
          </w:tcPr>
          <w:p w14:paraId="3F8A4B57" w14:textId="77777777" w:rsidR="00720CBC" w:rsidRPr="00545DC0" w:rsidRDefault="00720CBC" w:rsidP="00727382">
            <w:pPr>
              <w:rPr>
                <w:rFonts w:eastAsia="Times New Roman"/>
                <w:sz w:val="16"/>
                <w:szCs w:val="16"/>
              </w:rPr>
            </w:pPr>
          </w:p>
        </w:tc>
        <w:tc>
          <w:tcPr>
            <w:tcW w:w="0" w:type="auto"/>
            <w:vAlign w:val="center"/>
            <w:hideMark/>
          </w:tcPr>
          <w:p w14:paraId="37791568" w14:textId="77777777" w:rsidR="00720CBC" w:rsidRPr="00545DC0" w:rsidRDefault="00720CBC" w:rsidP="00727382">
            <w:pPr>
              <w:rPr>
                <w:rFonts w:eastAsia="Times New Roman"/>
                <w:sz w:val="16"/>
                <w:szCs w:val="16"/>
              </w:rPr>
            </w:pPr>
            <w:r w:rsidRPr="00545DC0">
              <w:rPr>
                <w:rFonts w:eastAsia="Times New Roman"/>
                <w:sz w:val="16"/>
                <w:szCs w:val="16"/>
              </w:rPr>
              <w:t>0.00</w:t>
            </w:r>
          </w:p>
        </w:tc>
        <w:tc>
          <w:tcPr>
            <w:tcW w:w="0" w:type="auto"/>
            <w:vAlign w:val="center"/>
            <w:hideMark/>
          </w:tcPr>
          <w:p w14:paraId="3B371797" w14:textId="77777777" w:rsidR="00720CBC" w:rsidRPr="00545DC0" w:rsidRDefault="00720CBC" w:rsidP="00727382">
            <w:pPr>
              <w:rPr>
                <w:rFonts w:eastAsia="Times New Roman"/>
                <w:sz w:val="16"/>
                <w:szCs w:val="16"/>
              </w:rPr>
            </w:pPr>
            <w:r w:rsidRPr="00545DC0">
              <w:rPr>
                <w:rFonts w:eastAsia="Times New Roman"/>
                <w:sz w:val="16"/>
                <w:szCs w:val="16"/>
              </w:rPr>
              <w:t>0.00</w:t>
            </w:r>
          </w:p>
        </w:tc>
        <w:tc>
          <w:tcPr>
            <w:tcW w:w="0" w:type="auto"/>
            <w:vAlign w:val="center"/>
            <w:hideMark/>
          </w:tcPr>
          <w:p w14:paraId="4B90C968" w14:textId="77777777" w:rsidR="00720CBC" w:rsidRPr="00545DC0" w:rsidRDefault="00720CBC" w:rsidP="00727382">
            <w:pPr>
              <w:rPr>
                <w:rFonts w:eastAsia="Times New Roman"/>
                <w:sz w:val="16"/>
                <w:szCs w:val="16"/>
              </w:rPr>
            </w:pPr>
            <w:r w:rsidRPr="00545DC0">
              <w:rPr>
                <w:rFonts w:eastAsia="Times New Roman"/>
                <w:sz w:val="16"/>
                <w:szCs w:val="16"/>
              </w:rPr>
              <w:t>0.00</w:t>
            </w:r>
          </w:p>
        </w:tc>
        <w:tc>
          <w:tcPr>
            <w:tcW w:w="0" w:type="auto"/>
            <w:vAlign w:val="center"/>
            <w:hideMark/>
          </w:tcPr>
          <w:p w14:paraId="0C8B748C" w14:textId="77777777" w:rsidR="00720CBC" w:rsidRPr="00545DC0" w:rsidRDefault="00720CBC" w:rsidP="00727382">
            <w:pPr>
              <w:rPr>
                <w:rFonts w:eastAsia="Times New Roman"/>
                <w:sz w:val="16"/>
                <w:szCs w:val="16"/>
              </w:rPr>
            </w:pPr>
          </w:p>
        </w:tc>
        <w:tc>
          <w:tcPr>
            <w:tcW w:w="0" w:type="auto"/>
            <w:vAlign w:val="center"/>
            <w:hideMark/>
          </w:tcPr>
          <w:p w14:paraId="5D02E990" w14:textId="77777777" w:rsidR="00720CBC" w:rsidRPr="00545DC0" w:rsidRDefault="00720CBC" w:rsidP="00727382">
            <w:pPr>
              <w:rPr>
                <w:rFonts w:eastAsia="Times New Roman"/>
                <w:sz w:val="16"/>
                <w:szCs w:val="16"/>
              </w:rPr>
            </w:pPr>
            <w:r w:rsidRPr="00545DC0">
              <w:rPr>
                <w:rFonts w:eastAsia="Times New Roman"/>
                <w:sz w:val="16"/>
                <w:szCs w:val="16"/>
              </w:rPr>
              <w:t>0.03*</w:t>
            </w:r>
          </w:p>
        </w:tc>
        <w:tc>
          <w:tcPr>
            <w:tcW w:w="0" w:type="auto"/>
            <w:vAlign w:val="center"/>
            <w:hideMark/>
          </w:tcPr>
          <w:p w14:paraId="53C716D2" w14:textId="77777777" w:rsidR="00720CBC" w:rsidRPr="00545DC0" w:rsidRDefault="00720CBC" w:rsidP="00727382">
            <w:pPr>
              <w:rPr>
                <w:rFonts w:eastAsia="Times New Roman"/>
                <w:sz w:val="16"/>
                <w:szCs w:val="16"/>
              </w:rPr>
            </w:pPr>
            <w:r w:rsidRPr="00545DC0">
              <w:rPr>
                <w:rFonts w:eastAsia="Times New Roman"/>
                <w:sz w:val="16"/>
                <w:szCs w:val="16"/>
              </w:rPr>
              <w:t>0.03*</w:t>
            </w:r>
          </w:p>
        </w:tc>
        <w:tc>
          <w:tcPr>
            <w:tcW w:w="0" w:type="auto"/>
            <w:vAlign w:val="center"/>
            <w:hideMark/>
          </w:tcPr>
          <w:p w14:paraId="17C36A81" w14:textId="77777777" w:rsidR="00720CBC" w:rsidRPr="00545DC0" w:rsidRDefault="00720CBC" w:rsidP="00727382">
            <w:pPr>
              <w:rPr>
                <w:rFonts w:eastAsia="Times New Roman"/>
                <w:sz w:val="16"/>
                <w:szCs w:val="16"/>
              </w:rPr>
            </w:pPr>
            <w:r w:rsidRPr="00545DC0">
              <w:rPr>
                <w:rFonts w:eastAsia="Times New Roman"/>
                <w:sz w:val="16"/>
                <w:szCs w:val="16"/>
              </w:rPr>
              <w:t>0.03*</w:t>
            </w:r>
          </w:p>
        </w:tc>
        <w:tc>
          <w:tcPr>
            <w:tcW w:w="0" w:type="auto"/>
            <w:vAlign w:val="center"/>
            <w:hideMark/>
          </w:tcPr>
          <w:p w14:paraId="3ED9A623" w14:textId="77777777" w:rsidR="00720CBC" w:rsidRPr="00545DC0" w:rsidRDefault="00720CBC" w:rsidP="00727382">
            <w:pPr>
              <w:rPr>
                <w:rFonts w:eastAsia="Times New Roman"/>
                <w:sz w:val="16"/>
                <w:szCs w:val="16"/>
              </w:rPr>
            </w:pPr>
          </w:p>
        </w:tc>
        <w:tc>
          <w:tcPr>
            <w:tcW w:w="0" w:type="auto"/>
            <w:vAlign w:val="center"/>
            <w:hideMark/>
          </w:tcPr>
          <w:p w14:paraId="3EC76D4C" w14:textId="77777777" w:rsidR="00720CBC" w:rsidRPr="00545DC0" w:rsidRDefault="00720CBC" w:rsidP="00727382">
            <w:pPr>
              <w:rPr>
                <w:rFonts w:eastAsia="Times New Roman"/>
                <w:sz w:val="16"/>
                <w:szCs w:val="16"/>
              </w:rPr>
            </w:pPr>
            <w:r w:rsidRPr="00545DC0">
              <w:rPr>
                <w:rFonts w:eastAsia="Times New Roman"/>
                <w:sz w:val="16"/>
                <w:szCs w:val="16"/>
              </w:rPr>
              <w:t>0.02</w:t>
            </w:r>
          </w:p>
        </w:tc>
        <w:tc>
          <w:tcPr>
            <w:tcW w:w="0" w:type="auto"/>
            <w:vAlign w:val="center"/>
            <w:hideMark/>
          </w:tcPr>
          <w:p w14:paraId="03B8DB9F" w14:textId="77777777" w:rsidR="00720CBC" w:rsidRPr="00545DC0" w:rsidRDefault="00720CBC" w:rsidP="00727382">
            <w:pPr>
              <w:rPr>
                <w:rFonts w:eastAsia="Times New Roman"/>
                <w:sz w:val="16"/>
                <w:szCs w:val="16"/>
              </w:rPr>
            </w:pPr>
            <w:r w:rsidRPr="00545DC0">
              <w:rPr>
                <w:rFonts w:eastAsia="Times New Roman"/>
                <w:sz w:val="16"/>
                <w:szCs w:val="16"/>
              </w:rPr>
              <w:t>0.02</w:t>
            </w:r>
          </w:p>
        </w:tc>
        <w:tc>
          <w:tcPr>
            <w:tcW w:w="0" w:type="auto"/>
            <w:vAlign w:val="center"/>
            <w:hideMark/>
          </w:tcPr>
          <w:p w14:paraId="65CE2286" w14:textId="77777777" w:rsidR="00720CBC" w:rsidRPr="00545DC0" w:rsidRDefault="00720CBC" w:rsidP="00727382">
            <w:pPr>
              <w:rPr>
                <w:rFonts w:eastAsia="Times New Roman"/>
                <w:sz w:val="16"/>
                <w:szCs w:val="16"/>
              </w:rPr>
            </w:pPr>
            <w:r w:rsidRPr="00545DC0">
              <w:rPr>
                <w:rFonts w:eastAsia="Times New Roman"/>
                <w:sz w:val="16"/>
                <w:szCs w:val="16"/>
              </w:rPr>
              <w:t>0.02</w:t>
            </w:r>
          </w:p>
        </w:tc>
      </w:tr>
      <w:tr w:rsidR="00720CBC" w:rsidRPr="00545DC0" w14:paraId="45206071" w14:textId="77777777" w:rsidTr="00727382">
        <w:trPr>
          <w:tblCellSpacing w:w="15" w:type="dxa"/>
        </w:trPr>
        <w:tc>
          <w:tcPr>
            <w:tcW w:w="522" w:type="dxa"/>
            <w:vAlign w:val="center"/>
            <w:hideMark/>
          </w:tcPr>
          <w:p w14:paraId="58ADE1D6" w14:textId="77777777" w:rsidR="00720CBC" w:rsidRPr="00545DC0" w:rsidRDefault="00720CBC" w:rsidP="00727382">
            <w:pPr>
              <w:rPr>
                <w:rFonts w:eastAsia="Times New Roman"/>
                <w:sz w:val="16"/>
                <w:szCs w:val="16"/>
              </w:rPr>
            </w:pPr>
          </w:p>
        </w:tc>
        <w:tc>
          <w:tcPr>
            <w:tcW w:w="793" w:type="dxa"/>
            <w:vAlign w:val="center"/>
            <w:hideMark/>
          </w:tcPr>
          <w:p w14:paraId="21BDB40C" w14:textId="77777777" w:rsidR="00720CBC" w:rsidRPr="00545DC0" w:rsidRDefault="00720CBC" w:rsidP="00727382">
            <w:pPr>
              <w:rPr>
                <w:rFonts w:eastAsia="Times New Roman"/>
                <w:sz w:val="16"/>
                <w:szCs w:val="16"/>
              </w:rPr>
            </w:pPr>
          </w:p>
        </w:tc>
        <w:tc>
          <w:tcPr>
            <w:tcW w:w="0" w:type="auto"/>
            <w:vAlign w:val="center"/>
            <w:hideMark/>
          </w:tcPr>
          <w:p w14:paraId="05B0FA05"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71743422"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1200DD89"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463F9AE0" w14:textId="77777777" w:rsidR="00720CBC" w:rsidRPr="00545DC0" w:rsidRDefault="00720CBC" w:rsidP="00727382">
            <w:pPr>
              <w:rPr>
                <w:rFonts w:eastAsia="Times New Roman"/>
                <w:sz w:val="16"/>
                <w:szCs w:val="16"/>
              </w:rPr>
            </w:pPr>
          </w:p>
        </w:tc>
        <w:tc>
          <w:tcPr>
            <w:tcW w:w="0" w:type="auto"/>
            <w:vAlign w:val="center"/>
            <w:hideMark/>
          </w:tcPr>
          <w:p w14:paraId="11254F81"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5F67D051"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2CAFA611"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6982B091" w14:textId="77777777" w:rsidR="00720CBC" w:rsidRPr="00545DC0" w:rsidRDefault="00720CBC" w:rsidP="00727382">
            <w:pPr>
              <w:rPr>
                <w:rFonts w:eastAsia="Times New Roman"/>
                <w:sz w:val="16"/>
                <w:szCs w:val="16"/>
              </w:rPr>
            </w:pPr>
          </w:p>
        </w:tc>
        <w:tc>
          <w:tcPr>
            <w:tcW w:w="0" w:type="auto"/>
            <w:vAlign w:val="center"/>
            <w:hideMark/>
          </w:tcPr>
          <w:p w14:paraId="55BC9513"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3EAFD10B"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79F37659"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0C102EFE" w14:textId="77777777" w:rsidR="00720CBC" w:rsidRPr="00545DC0" w:rsidRDefault="00720CBC" w:rsidP="00727382">
            <w:pPr>
              <w:rPr>
                <w:rFonts w:eastAsia="Times New Roman"/>
                <w:sz w:val="16"/>
                <w:szCs w:val="16"/>
              </w:rPr>
            </w:pPr>
          </w:p>
        </w:tc>
        <w:tc>
          <w:tcPr>
            <w:tcW w:w="0" w:type="auto"/>
            <w:vAlign w:val="center"/>
            <w:hideMark/>
          </w:tcPr>
          <w:p w14:paraId="63E78716"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44363567"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6EAB8529" w14:textId="77777777" w:rsidR="00720CBC" w:rsidRPr="00545DC0" w:rsidRDefault="00720CBC" w:rsidP="00727382">
            <w:pPr>
              <w:rPr>
                <w:rFonts w:eastAsia="Times New Roman"/>
                <w:sz w:val="16"/>
                <w:szCs w:val="16"/>
              </w:rPr>
            </w:pPr>
            <w:r w:rsidRPr="00545DC0">
              <w:rPr>
                <w:rFonts w:eastAsia="Times New Roman"/>
                <w:sz w:val="16"/>
                <w:szCs w:val="16"/>
              </w:rPr>
              <w:t>(0.01)</w:t>
            </w:r>
          </w:p>
        </w:tc>
      </w:tr>
      <w:tr w:rsidR="00720CBC" w:rsidRPr="00545DC0" w14:paraId="2F76B4B0" w14:textId="77777777" w:rsidTr="00727382">
        <w:trPr>
          <w:tblCellSpacing w:w="15" w:type="dxa"/>
        </w:trPr>
        <w:tc>
          <w:tcPr>
            <w:tcW w:w="522" w:type="dxa"/>
            <w:vAlign w:val="center"/>
            <w:hideMark/>
          </w:tcPr>
          <w:p w14:paraId="0620B448" w14:textId="77777777" w:rsidR="00720CBC" w:rsidRPr="00545DC0" w:rsidRDefault="00720CBC" w:rsidP="00727382">
            <w:pPr>
              <w:rPr>
                <w:rFonts w:eastAsia="Times New Roman"/>
                <w:sz w:val="16"/>
                <w:szCs w:val="16"/>
              </w:rPr>
            </w:pPr>
            <w:r w:rsidRPr="00545DC0">
              <w:rPr>
                <w:rFonts w:eastAsia="Times New Roman"/>
                <w:sz w:val="16"/>
                <w:szCs w:val="16"/>
              </w:rPr>
              <w:t>Ideology</w:t>
            </w:r>
          </w:p>
        </w:tc>
        <w:tc>
          <w:tcPr>
            <w:tcW w:w="793" w:type="dxa"/>
            <w:vAlign w:val="center"/>
            <w:hideMark/>
          </w:tcPr>
          <w:p w14:paraId="2FB0F0D8" w14:textId="77777777" w:rsidR="00720CBC" w:rsidRPr="00545DC0" w:rsidRDefault="00720CBC" w:rsidP="00727382">
            <w:pPr>
              <w:rPr>
                <w:rFonts w:eastAsia="Times New Roman"/>
                <w:sz w:val="16"/>
                <w:szCs w:val="16"/>
              </w:rPr>
            </w:pPr>
          </w:p>
        </w:tc>
        <w:tc>
          <w:tcPr>
            <w:tcW w:w="0" w:type="auto"/>
            <w:vAlign w:val="center"/>
            <w:hideMark/>
          </w:tcPr>
          <w:p w14:paraId="32145B45" w14:textId="77777777" w:rsidR="00720CBC" w:rsidRPr="00545DC0" w:rsidRDefault="00720CBC" w:rsidP="00727382">
            <w:pPr>
              <w:rPr>
                <w:rFonts w:eastAsia="Times New Roman"/>
                <w:sz w:val="16"/>
                <w:szCs w:val="16"/>
              </w:rPr>
            </w:pPr>
          </w:p>
        </w:tc>
        <w:tc>
          <w:tcPr>
            <w:tcW w:w="0" w:type="auto"/>
            <w:vAlign w:val="center"/>
            <w:hideMark/>
          </w:tcPr>
          <w:p w14:paraId="51FE46DF" w14:textId="77777777" w:rsidR="00720CBC" w:rsidRPr="00545DC0" w:rsidRDefault="00720CBC" w:rsidP="00727382">
            <w:pPr>
              <w:rPr>
                <w:rFonts w:eastAsia="Times New Roman"/>
                <w:sz w:val="16"/>
                <w:szCs w:val="16"/>
              </w:rPr>
            </w:pPr>
            <w:r w:rsidRPr="00545DC0">
              <w:rPr>
                <w:rFonts w:eastAsia="Times New Roman"/>
                <w:sz w:val="16"/>
                <w:szCs w:val="16"/>
              </w:rPr>
              <w:t>0.42***</w:t>
            </w:r>
          </w:p>
        </w:tc>
        <w:tc>
          <w:tcPr>
            <w:tcW w:w="0" w:type="auto"/>
            <w:vAlign w:val="center"/>
            <w:hideMark/>
          </w:tcPr>
          <w:p w14:paraId="22F1CCEE" w14:textId="77777777" w:rsidR="00720CBC" w:rsidRPr="00545DC0" w:rsidRDefault="00720CBC" w:rsidP="00727382">
            <w:pPr>
              <w:rPr>
                <w:rFonts w:eastAsia="Times New Roman"/>
                <w:sz w:val="16"/>
                <w:szCs w:val="16"/>
              </w:rPr>
            </w:pPr>
            <w:r w:rsidRPr="00545DC0">
              <w:rPr>
                <w:rFonts w:eastAsia="Times New Roman"/>
                <w:sz w:val="16"/>
                <w:szCs w:val="16"/>
              </w:rPr>
              <w:t>0.42***</w:t>
            </w:r>
          </w:p>
        </w:tc>
        <w:tc>
          <w:tcPr>
            <w:tcW w:w="0" w:type="auto"/>
            <w:vAlign w:val="center"/>
            <w:hideMark/>
          </w:tcPr>
          <w:p w14:paraId="314F79DD" w14:textId="77777777" w:rsidR="00720CBC" w:rsidRPr="00545DC0" w:rsidRDefault="00720CBC" w:rsidP="00727382">
            <w:pPr>
              <w:rPr>
                <w:rFonts w:eastAsia="Times New Roman"/>
                <w:sz w:val="16"/>
                <w:szCs w:val="16"/>
              </w:rPr>
            </w:pPr>
          </w:p>
        </w:tc>
        <w:tc>
          <w:tcPr>
            <w:tcW w:w="0" w:type="auto"/>
            <w:vAlign w:val="center"/>
            <w:hideMark/>
          </w:tcPr>
          <w:p w14:paraId="5102DDFD" w14:textId="77777777" w:rsidR="00720CBC" w:rsidRPr="00545DC0" w:rsidRDefault="00720CBC" w:rsidP="00727382">
            <w:pPr>
              <w:rPr>
                <w:rFonts w:eastAsia="Times New Roman"/>
                <w:sz w:val="16"/>
                <w:szCs w:val="16"/>
              </w:rPr>
            </w:pPr>
          </w:p>
        </w:tc>
        <w:tc>
          <w:tcPr>
            <w:tcW w:w="0" w:type="auto"/>
            <w:vAlign w:val="center"/>
            <w:hideMark/>
          </w:tcPr>
          <w:p w14:paraId="760B106B" w14:textId="77777777" w:rsidR="00720CBC" w:rsidRPr="00545DC0" w:rsidRDefault="00720CBC" w:rsidP="00727382">
            <w:pPr>
              <w:rPr>
                <w:rFonts w:eastAsia="Times New Roman"/>
                <w:sz w:val="16"/>
                <w:szCs w:val="16"/>
              </w:rPr>
            </w:pPr>
            <w:r w:rsidRPr="00545DC0">
              <w:rPr>
                <w:rFonts w:eastAsia="Times New Roman"/>
                <w:sz w:val="16"/>
                <w:szCs w:val="16"/>
              </w:rPr>
              <w:t>0.33***</w:t>
            </w:r>
          </w:p>
        </w:tc>
        <w:tc>
          <w:tcPr>
            <w:tcW w:w="0" w:type="auto"/>
            <w:vAlign w:val="center"/>
            <w:hideMark/>
          </w:tcPr>
          <w:p w14:paraId="2181CD16" w14:textId="77777777" w:rsidR="00720CBC" w:rsidRPr="00545DC0" w:rsidRDefault="00720CBC" w:rsidP="00727382">
            <w:pPr>
              <w:rPr>
                <w:rFonts w:eastAsia="Times New Roman"/>
                <w:sz w:val="16"/>
                <w:szCs w:val="16"/>
              </w:rPr>
            </w:pPr>
            <w:r w:rsidRPr="00545DC0">
              <w:rPr>
                <w:rFonts w:eastAsia="Times New Roman"/>
                <w:sz w:val="16"/>
                <w:szCs w:val="16"/>
              </w:rPr>
              <w:t>0.33***</w:t>
            </w:r>
          </w:p>
        </w:tc>
        <w:tc>
          <w:tcPr>
            <w:tcW w:w="0" w:type="auto"/>
            <w:vAlign w:val="center"/>
            <w:hideMark/>
          </w:tcPr>
          <w:p w14:paraId="0BA59458" w14:textId="77777777" w:rsidR="00720CBC" w:rsidRPr="00545DC0" w:rsidRDefault="00720CBC" w:rsidP="00727382">
            <w:pPr>
              <w:rPr>
                <w:rFonts w:eastAsia="Times New Roman"/>
                <w:sz w:val="16"/>
                <w:szCs w:val="16"/>
              </w:rPr>
            </w:pPr>
          </w:p>
        </w:tc>
        <w:tc>
          <w:tcPr>
            <w:tcW w:w="0" w:type="auto"/>
            <w:vAlign w:val="center"/>
            <w:hideMark/>
          </w:tcPr>
          <w:p w14:paraId="6A38B527" w14:textId="77777777" w:rsidR="00720CBC" w:rsidRPr="00545DC0" w:rsidRDefault="00720CBC" w:rsidP="00727382">
            <w:pPr>
              <w:rPr>
                <w:rFonts w:eastAsia="Times New Roman"/>
                <w:sz w:val="16"/>
                <w:szCs w:val="16"/>
              </w:rPr>
            </w:pPr>
          </w:p>
        </w:tc>
        <w:tc>
          <w:tcPr>
            <w:tcW w:w="0" w:type="auto"/>
            <w:vAlign w:val="center"/>
            <w:hideMark/>
          </w:tcPr>
          <w:p w14:paraId="1C8A9A6C" w14:textId="77777777" w:rsidR="00720CBC" w:rsidRPr="00545DC0" w:rsidRDefault="00720CBC" w:rsidP="00727382">
            <w:pPr>
              <w:rPr>
                <w:rFonts w:eastAsia="Times New Roman"/>
                <w:sz w:val="16"/>
                <w:szCs w:val="16"/>
              </w:rPr>
            </w:pPr>
            <w:r w:rsidRPr="00545DC0">
              <w:rPr>
                <w:rFonts w:eastAsia="Times New Roman"/>
                <w:sz w:val="16"/>
                <w:szCs w:val="16"/>
              </w:rPr>
              <w:t>0.32***</w:t>
            </w:r>
          </w:p>
        </w:tc>
        <w:tc>
          <w:tcPr>
            <w:tcW w:w="0" w:type="auto"/>
            <w:vAlign w:val="center"/>
            <w:hideMark/>
          </w:tcPr>
          <w:p w14:paraId="0C52E160" w14:textId="77777777" w:rsidR="00720CBC" w:rsidRPr="00545DC0" w:rsidRDefault="00720CBC" w:rsidP="00727382">
            <w:pPr>
              <w:rPr>
                <w:rFonts w:eastAsia="Times New Roman"/>
                <w:sz w:val="16"/>
                <w:szCs w:val="16"/>
              </w:rPr>
            </w:pPr>
            <w:r w:rsidRPr="00545DC0">
              <w:rPr>
                <w:rFonts w:eastAsia="Times New Roman"/>
                <w:sz w:val="16"/>
                <w:szCs w:val="16"/>
              </w:rPr>
              <w:t>0.32***</w:t>
            </w:r>
          </w:p>
        </w:tc>
        <w:tc>
          <w:tcPr>
            <w:tcW w:w="0" w:type="auto"/>
            <w:vAlign w:val="center"/>
            <w:hideMark/>
          </w:tcPr>
          <w:p w14:paraId="629CE5EE" w14:textId="77777777" w:rsidR="00720CBC" w:rsidRPr="00545DC0" w:rsidRDefault="00720CBC" w:rsidP="00727382">
            <w:pPr>
              <w:rPr>
                <w:rFonts w:eastAsia="Times New Roman"/>
                <w:sz w:val="16"/>
                <w:szCs w:val="16"/>
              </w:rPr>
            </w:pPr>
          </w:p>
        </w:tc>
        <w:tc>
          <w:tcPr>
            <w:tcW w:w="0" w:type="auto"/>
            <w:vAlign w:val="center"/>
            <w:hideMark/>
          </w:tcPr>
          <w:p w14:paraId="382DD54C" w14:textId="77777777" w:rsidR="00720CBC" w:rsidRPr="00545DC0" w:rsidRDefault="00720CBC" w:rsidP="00727382">
            <w:pPr>
              <w:rPr>
                <w:rFonts w:eastAsia="Times New Roman"/>
                <w:sz w:val="16"/>
                <w:szCs w:val="16"/>
              </w:rPr>
            </w:pPr>
          </w:p>
        </w:tc>
        <w:tc>
          <w:tcPr>
            <w:tcW w:w="0" w:type="auto"/>
            <w:vAlign w:val="center"/>
            <w:hideMark/>
          </w:tcPr>
          <w:p w14:paraId="515C856C" w14:textId="77777777" w:rsidR="00720CBC" w:rsidRPr="00545DC0" w:rsidRDefault="00720CBC" w:rsidP="00727382">
            <w:pPr>
              <w:rPr>
                <w:rFonts w:eastAsia="Times New Roman"/>
                <w:sz w:val="16"/>
                <w:szCs w:val="16"/>
              </w:rPr>
            </w:pPr>
            <w:r w:rsidRPr="00545DC0">
              <w:rPr>
                <w:rFonts w:eastAsia="Times New Roman"/>
                <w:sz w:val="16"/>
                <w:szCs w:val="16"/>
              </w:rPr>
              <w:t>0.25***</w:t>
            </w:r>
          </w:p>
        </w:tc>
        <w:tc>
          <w:tcPr>
            <w:tcW w:w="0" w:type="auto"/>
            <w:vAlign w:val="center"/>
            <w:hideMark/>
          </w:tcPr>
          <w:p w14:paraId="65775EA4" w14:textId="77777777" w:rsidR="00720CBC" w:rsidRPr="00545DC0" w:rsidRDefault="00720CBC" w:rsidP="00727382">
            <w:pPr>
              <w:rPr>
                <w:rFonts w:eastAsia="Times New Roman"/>
                <w:sz w:val="16"/>
                <w:szCs w:val="16"/>
              </w:rPr>
            </w:pPr>
            <w:r w:rsidRPr="00545DC0">
              <w:rPr>
                <w:rFonts w:eastAsia="Times New Roman"/>
                <w:sz w:val="16"/>
                <w:szCs w:val="16"/>
              </w:rPr>
              <w:t>0.25***</w:t>
            </w:r>
          </w:p>
        </w:tc>
      </w:tr>
      <w:tr w:rsidR="00720CBC" w:rsidRPr="00545DC0" w14:paraId="0DBAEC42" w14:textId="77777777" w:rsidTr="00727382">
        <w:trPr>
          <w:tblCellSpacing w:w="15" w:type="dxa"/>
        </w:trPr>
        <w:tc>
          <w:tcPr>
            <w:tcW w:w="522" w:type="dxa"/>
            <w:vAlign w:val="center"/>
            <w:hideMark/>
          </w:tcPr>
          <w:p w14:paraId="77FE881F" w14:textId="77777777" w:rsidR="00720CBC" w:rsidRPr="00545DC0" w:rsidRDefault="00720CBC" w:rsidP="00727382">
            <w:pPr>
              <w:rPr>
                <w:rFonts w:eastAsia="Times New Roman"/>
                <w:sz w:val="16"/>
                <w:szCs w:val="16"/>
              </w:rPr>
            </w:pPr>
          </w:p>
        </w:tc>
        <w:tc>
          <w:tcPr>
            <w:tcW w:w="793" w:type="dxa"/>
            <w:vAlign w:val="center"/>
            <w:hideMark/>
          </w:tcPr>
          <w:p w14:paraId="7AB8F256" w14:textId="77777777" w:rsidR="00720CBC" w:rsidRPr="00545DC0" w:rsidRDefault="00720CBC" w:rsidP="00727382">
            <w:pPr>
              <w:rPr>
                <w:rFonts w:eastAsia="Times New Roman"/>
                <w:sz w:val="16"/>
                <w:szCs w:val="16"/>
              </w:rPr>
            </w:pPr>
          </w:p>
        </w:tc>
        <w:tc>
          <w:tcPr>
            <w:tcW w:w="0" w:type="auto"/>
            <w:vAlign w:val="center"/>
            <w:hideMark/>
          </w:tcPr>
          <w:p w14:paraId="2435CECC" w14:textId="77777777" w:rsidR="00720CBC" w:rsidRPr="00545DC0" w:rsidRDefault="00720CBC" w:rsidP="00727382">
            <w:pPr>
              <w:rPr>
                <w:rFonts w:eastAsia="Times New Roman"/>
                <w:sz w:val="16"/>
                <w:szCs w:val="16"/>
              </w:rPr>
            </w:pPr>
          </w:p>
        </w:tc>
        <w:tc>
          <w:tcPr>
            <w:tcW w:w="0" w:type="auto"/>
            <w:vAlign w:val="center"/>
            <w:hideMark/>
          </w:tcPr>
          <w:p w14:paraId="3F4B1DD5" w14:textId="77777777" w:rsidR="00720CBC" w:rsidRPr="00545DC0" w:rsidRDefault="00720CBC" w:rsidP="00727382">
            <w:pPr>
              <w:rPr>
                <w:rFonts w:eastAsia="Times New Roman"/>
                <w:sz w:val="16"/>
                <w:szCs w:val="16"/>
              </w:rPr>
            </w:pPr>
            <w:r w:rsidRPr="00545DC0">
              <w:rPr>
                <w:rFonts w:eastAsia="Times New Roman"/>
                <w:sz w:val="16"/>
                <w:szCs w:val="16"/>
              </w:rPr>
              <w:t>(0.03)</w:t>
            </w:r>
          </w:p>
        </w:tc>
        <w:tc>
          <w:tcPr>
            <w:tcW w:w="0" w:type="auto"/>
            <w:vAlign w:val="center"/>
            <w:hideMark/>
          </w:tcPr>
          <w:p w14:paraId="3FC45749" w14:textId="77777777" w:rsidR="00720CBC" w:rsidRPr="00545DC0" w:rsidRDefault="00720CBC" w:rsidP="00727382">
            <w:pPr>
              <w:rPr>
                <w:rFonts w:eastAsia="Times New Roman"/>
                <w:sz w:val="16"/>
                <w:szCs w:val="16"/>
              </w:rPr>
            </w:pPr>
            <w:r w:rsidRPr="00545DC0">
              <w:rPr>
                <w:rFonts w:eastAsia="Times New Roman"/>
                <w:sz w:val="16"/>
                <w:szCs w:val="16"/>
              </w:rPr>
              <w:t>(0.03)</w:t>
            </w:r>
          </w:p>
        </w:tc>
        <w:tc>
          <w:tcPr>
            <w:tcW w:w="0" w:type="auto"/>
            <w:vAlign w:val="center"/>
            <w:hideMark/>
          </w:tcPr>
          <w:p w14:paraId="6A555C5D" w14:textId="77777777" w:rsidR="00720CBC" w:rsidRPr="00545DC0" w:rsidRDefault="00720CBC" w:rsidP="00727382">
            <w:pPr>
              <w:rPr>
                <w:rFonts w:eastAsia="Times New Roman"/>
                <w:sz w:val="16"/>
                <w:szCs w:val="16"/>
              </w:rPr>
            </w:pPr>
          </w:p>
        </w:tc>
        <w:tc>
          <w:tcPr>
            <w:tcW w:w="0" w:type="auto"/>
            <w:vAlign w:val="center"/>
            <w:hideMark/>
          </w:tcPr>
          <w:p w14:paraId="67C55B9C" w14:textId="77777777" w:rsidR="00720CBC" w:rsidRPr="00545DC0" w:rsidRDefault="00720CBC" w:rsidP="00727382">
            <w:pPr>
              <w:rPr>
                <w:rFonts w:eastAsia="Times New Roman"/>
                <w:sz w:val="16"/>
                <w:szCs w:val="16"/>
              </w:rPr>
            </w:pPr>
          </w:p>
        </w:tc>
        <w:tc>
          <w:tcPr>
            <w:tcW w:w="0" w:type="auto"/>
            <w:vAlign w:val="center"/>
            <w:hideMark/>
          </w:tcPr>
          <w:p w14:paraId="19586B3B" w14:textId="77777777" w:rsidR="00720CBC" w:rsidRPr="00545DC0" w:rsidRDefault="00720CBC" w:rsidP="00727382">
            <w:pPr>
              <w:rPr>
                <w:rFonts w:eastAsia="Times New Roman"/>
                <w:sz w:val="16"/>
                <w:szCs w:val="16"/>
              </w:rPr>
            </w:pPr>
            <w:r w:rsidRPr="00545DC0">
              <w:rPr>
                <w:rFonts w:eastAsia="Times New Roman"/>
                <w:sz w:val="16"/>
                <w:szCs w:val="16"/>
              </w:rPr>
              <w:t>(0.03)</w:t>
            </w:r>
          </w:p>
        </w:tc>
        <w:tc>
          <w:tcPr>
            <w:tcW w:w="0" w:type="auto"/>
            <w:vAlign w:val="center"/>
            <w:hideMark/>
          </w:tcPr>
          <w:p w14:paraId="70167E10" w14:textId="77777777" w:rsidR="00720CBC" w:rsidRPr="00545DC0" w:rsidRDefault="00720CBC" w:rsidP="00727382">
            <w:pPr>
              <w:rPr>
                <w:rFonts w:eastAsia="Times New Roman"/>
                <w:sz w:val="16"/>
                <w:szCs w:val="16"/>
              </w:rPr>
            </w:pPr>
            <w:r w:rsidRPr="00545DC0">
              <w:rPr>
                <w:rFonts w:eastAsia="Times New Roman"/>
                <w:sz w:val="16"/>
                <w:szCs w:val="16"/>
              </w:rPr>
              <w:t>(0.03)</w:t>
            </w:r>
          </w:p>
        </w:tc>
        <w:tc>
          <w:tcPr>
            <w:tcW w:w="0" w:type="auto"/>
            <w:vAlign w:val="center"/>
            <w:hideMark/>
          </w:tcPr>
          <w:p w14:paraId="29EF1E88" w14:textId="77777777" w:rsidR="00720CBC" w:rsidRPr="00545DC0" w:rsidRDefault="00720CBC" w:rsidP="00727382">
            <w:pPr>
              <w:rPr>
                <w:rFonts w:eastAsia="Times New Roman"/>
                <w:sz w:val="16"/>
                <w:szCs w:val="16"/>
              </w:rPr>
            </w:pPr>
          </w:p>
        </w:tc>
        <w:tc>
          <w:tcPr>
            <w:tcW w:w="0" w:type="auto"/>
            <w:vAlign w:val="center"/>
            <w:hideMark/>
          </w:tcPr>
          <w:p w14:paraId="5572FE7A" w14:textId="77777777" w:rsidR="00720CBC" w:rsidRPr="00545DC0" w:rsidRDefault="00720CBC" w:rsidP="00727382">
            <w:pPr>
              <w:rPr>
                <w:rFonts w:eastAsia="Times New Roman"/>
                <w:sz w:val="16"/>
                <w:szCs w:val="16"/>
              </w:rPr>
            </w:pPr>
          </w:p>
        </w:tc>
        <w:tc>
          <w:tcPr>
            <w:tcW w:w="0" w:type="auto"/>
            <w:vAlign w:val="center"/>
            <w:hideMark/>
          </w:tcPr>
          <w:p w14:paraId="37997B91" w14:textId="77777777" w:rsidR="00720CBC" w:rsidRPr="00545DC0" w:rsidRDefault="00720CBC" w:rsidP="00727382">
            <w:pPr>
              <w:rPr>
                <w:rFonts w:eastAsia="Times New Roman"/>
                <w:sz w:val="16"/>
                <w:szCs w:val="16"/>
              </w:rPr>
            </w:pPr>
            <w:r w:rsidRPr="00545DC0">
              <w:rPr>
                <w:rFonts w:eastAsia="Times New Roman"/>
                <w:sz w:val="16"/>
                <w:szCs w:val="16"/>
              </w:rPr>
              <w:t>(0.03)</w:t>
            </w:r>
          </w:p>
        </w:tc>
        <w:tc>
          <w:tcPr>
            <w:tcW w:w="0" w:type="auto"/>
            <w:vAlign w:val="center"/>
            <w:hideMark/>
          </w:tcPr>
          <w:p w14:paraId="16263D13" w14:textId="77777777" w:rsidR="00720CBC" w:rsidRPr="00545DC0" w:rsidRDefault="00720CBC" w:rsidP="00727382">
            <w:pPr>
              <w:rPr>
                <w:rFonts w:eastAsia="Times New Roman"/>
                <w:sz w:val="16"/>
                <w:szCs w:val="16"/>
              </w:rPr>
            </w:pPr>
            <w:r w:rsidRPr="00545DC0">
              <w:rPr>
                <w:rFonts w:eastAsia="Times New Roman"/>
                <w:sz w:val="16"/>
                <w:szCs w:val="16"/>
              </w:rPr>
              <w:t>(0.03)</w:t>
            </w:r>
          </w:p>
        </w:tc>
        <w:tc>
          <w:tcPr>
            <w:tcW w:w="0" w:type="auto"/>
            <w:vAlign w:val="center"/>
            <w:hideMark/>
          </w:tcPr>
          <w:p w14:paraId="5401BBBF" w14:textId="77777777" w:rsidR="00720CBC" w:rsidRPr="00545DC0" w:rsidRDefault="00720CBC" w:rsidP="00727382">
            <w:pPr>
              <w:rPr>
                <w:rFonts w:eastAsia="Times New Roman"/>
                <w:sz w:val="16"/>
                <w:szCs w:val="16"/>
              </w:rPr>
            </w:pPr>
          </w:p>
        </w:tc>
        <w:tc>
          <w:tcPr>
            <w:tcW w:w="0" w:type="auto"/>
            <w:vAlign w:val="center"/>
            <w:hideMark/>
          </w:tcPr>
          <w:p w14:paraId="618C70EA" w14:textId="77777777" w:rsidR="00720CBC" w:rsidRPr="00545DC0" w:rsidRDefault="00720CBC" w:rsidP="00727382">
            <w:pPr>
              <w:rPr>
                <w:rFonts w:eastAsia="Times New Roman"/>
                <w:sz w:val="16"/>
                <w:szCs w:val="16"/>
              </w:rPr>
            </w:pPr>
          </w:p>
        </w:tc>
        <w:tc>
          <w:tcPr>
            <w:tcW w:w="0" w:type="auto"/>
            <w:vAlign w:val="center"/>
            <w:hideMark/>
          </w:tcPr>
          <w:p w14:paraId="63D4BBBD" w14:textId="77777777" w:rsidR="00720CBC" w:rsidRPr="00545DC0" w:rsidRDefault="00720CBC" w:rsidP="00727382">
            <w:pPr>
              <w:rPr>
                <w:rFonts w:eastAsia="Times New Roman"/>
                <w:sz w:val="16"/>
                <w:szCs w:val="16"/>
              </w:rPr>
            </w:pPr>
            <w:r w:rsidRPr="00545DC0">
              <w:rPr>
                <w:rFonts w:eastAsia="Times New Roman"/>
                <w:sz w:val="16"/>
                <w:szCs w:val="16"/>
              </w:rPr>
              <w:t>(0.03)</w:t>
            </w:r>
          </w:p>
        </w:tc>
        <w:tc>
          <w:tcPr>
            <w:tcW w:w="0" w:type="auto"/>
            <w:vAlign w:val="center"/>
            <w:hideMark/>
          </w:tcPr>
          <w:p w14:paraId="73332FBA" w14:textId="77777777" w:rsidR="00720CBC" w:rsidRPr="00545DC0" w:rsidRDefault="00720CBC" w:rsidP="00727382">
            <w:pPr>
              <w:rPr>
                <w:rFonts w:eastAsia="Times New Roman"/>
                <w:sz w:val="16"/>
                <w:szCs w:val="16"/>
              </w:rPr>
            </w:pPr>
            <w:r w:rsidRPr="00545DC0">
              <w:rPr>
                <w:rFonts w:eastAsia="Times New Roman"/>
                <w:sz w:val="16"/>
                <w:szCs w:val="16"/>
              </w:rPr>
              <w:t>(0.03)</w:t>
            </w:r>
          </w:p>
        </w:tc>
      </w:tr>
      <w:tr w:rsidR="00720CBC" w:rsidRPr="00545DC0" w14:paraId="0C61CC23" w14:textId="77777777" w:rsidTr="00727382">
        <w:trPr>
          <w:tblCellSpacing w:w="15" w:type="dxa"/>
        </w:trPr>
        <w:tc>
          <w:tcPr>
            <w:tcW w:w="522" w:type="dxa"/>
            <w:vAlign w:val="center"/>
            <w:hideMark/>
          </w:tcPr>
          <w:p w14:paraId="570652DA" w14:textId="77777777" w:rsidR="00720CBC" w:rsidRPr="00545DC0" w:rsidRDefault="00720CBC" w:rsidP="00727382">
            <w:pPr>
              <w:rPr>
                <w:rFonts w:eastAsia="Times New Roman"/>
                <w:sz w:val="16"/>
                <w:szCs w:val="16"/>
              </w:rPr>
            </w:pPr>
            <w:proofErr w:type="spellStart"/>
            <w:r w:rsidRPr="00545DC0">
              <w:rPr>
                <w:rFonts w:eastAsia="Times New Roman"/>
                <w:sz w:val="16"/>
                <w:szCs w:val="16"/>
              </w:rPr>
              <w:t>SamplePublic</w:t>
            </w:r>
            <w:proofErr w:type="spellEnd"/>
            <w:r w:rsidRPr="00545DC0">
              <w:rPr>
                <w:rFonts w:eastAsia="Times New Roman"/>
                <w:sz w:val="16"/>
                <w:szCs w:val="16"/>
              </w:rPr>
              <w:t xml:space="preserve"> Health × old2</w:t>
            </w:r>
          </w:p>
        </w:tc>
        <w:tc>
          <w:tcPr>
            <w:tcW w:w="793" w:type="dxa"/>
            <w:vAlign w:val="center"/>
            <w:hideMark/>
          </w:tcPr>
          <w:p w14:paraId="28A55BD9" w14:textId="77777777" w:rsidR="00720CBC" w:rsidRPr="00545DC0" w:rsidRDefault="00720CBC" w:rsidP="00727382">
            <w:pPr>
              <w:rPr>
                <w:rFonts w:eastAsia="Times New Roman"/>
                <w:sz w:val="16"/>
                <w:szCs w:val="16"/>
              </w:rPr>
            </w:pPr>
          </w:p>
        </w:tc>
        <w:tc>
          <w:tcPr>
            <w:tcW w:w="0" w:type="auto"/>
            <w:vAlign w:val="center"/>
            <w:hideMark/>
          </w:tcPr>
          <w:p w14:paraId="6AC167D3" w14:textId="77777777" w:rsidR="00720CBC" w:rsidRPr="00545DC0" w:rsidRDefault="00720CBC" w:rsidP="00727382">
            <w:pPr>
              <w:rPr>
                <w:rFonts w:eastAsia="Times New Roman"/>
                <w:sz w:val="16"/>
                <w:szCs w:val="16"/>
              </w:rPr>
            </w:pPr>
          </w:p>
        </w:tc>
        <w:tc>
          <w:tcPr>
            <w:tcW w:w="0" w:type="auto"/>
            <w:vAlign w:val="center"/>
            <w:hideMark/>
          </w:tcPr>
          <w:p w14:paraId="18B8FB3F" w14:textId="77777777" w:rsidR="00720CBC" w:rsidRPr="00545DC0" w:rsidRDefault="00720CBC" w:rsidP="00727382">
            <w:pPr>
              <w:rPr>
                <w:rFonts w:eastAsia="Times New Roman"/>
                <w:sz w:val="16"/>
                <w:szCs w:val="16"/>
              </w:rPr>
            </w:pPr>
          </w:p>
        </w:tc>
        <w:tc>
          <w:tcPr>
            <w:tcW w:w="0" w:type="auto"/>
            <w:vAlign w:val="center"/>
            <w:hideMark/>
          </w:tcPr>
          <w:p w14:paraId="0B8B6174" w14:textId="77777777" w:rsidR="00720CBC" w:rsidRPr="00545DC0" w:rsidRDefault="00720CBC" w:rsidP="00727382">
            <w:pPr>
              <w:rPr>
                <w:rFonts w:eastAsia="Times New Roman"/>
                <w:sz w:val="16"/>
                <w:szCs w:val="16"/>
              </w:rPr>
            </w:pPr>
            <w:r w:rsidRPr="00545DC0">
              <w:rPr>
                <w:rFonts w:eastAsia="Times New Roman"/>
                <w:sz w:val="16"/>
                <w:szCs w:val="16"/>
              </w:rPr>
              <w:t>0.10*</w:t>
            </w:r>
          </w:p>
        </w:tc>
        <w:tc>
          <w:tcPr>
            <w:tcW w:w="0" w:type="auto"/>
            <w:vAlign w:val="center"/>
            <w:hideMark/>
          </w:tcPr>
          <w:p w14:paraId="7D265024" w14:textId="77777777" w:rsidR="00720CBC" w:rsidRPr="00545DC0" w:rsidRDefault="00720CBC" w:rsidP="00727382">
            <w:pPr>
              <w:rPr>
                <w:rFonts w:eastAsia="Times New Roman"/>
                <w:sz w:val="16"/>
                <w:szCs w:val="16"/>
              </w:rPr>
            </w:pPr>
          </w:p>
        </w:tc>
        <w:tc>
          <w:tcPr>
            <w:tcW w:w="0" w:type="auto"/>
            <w:vAlign w:val="center"/>
            <w:hideMark/>
          </w:tcPr>
          <w:p w14:paraId="41DD6D57" w14:textId="77777777" w:rsidR="00720CBC" w:rsidRPr="00545DC0" w:rsidRDefault="00720CBC" w:rsidP="00727382">
            <w:pPr>
              <w:rPr>
                <w:rFonts w:eastAsia="Times New Roman"/>
                <w:sz w:val="16"/>
                <w:szCs w:val="16"/>
              </w:rPr>
            </w:pPr>
          </w:p>
        </w:tc>
        <w:tc>
          <w:tcPr>
            <w:tcW w:w="0" w:type="auto"/>
            <w:vAlign w:val="center"/>
            <w:hideMark/>
          </w:tcPr>
          <w:p w14:paraId="66B86A9C" w14:textId="77777777" w:rsidR="00720CBC" w:rsidRPr="00545DC0" w:rsidRDefault="00720CBC" w:rsidP="00727382">
            <w:pPr>
              <w:rPr>
                <w:rFonts w:eastAsia="Times New Roman"/>
                <w:sz w:val="16"/>
                <w:szCs w:val="16"/>
              </w:rPr>
            </w:pPr>
          </w:p>
        </w:tc>
        <w:tc>
          <w:tcPr>
            <w:tcW w:w="0" w:type="auto"/>
            <w:vAlign w:val="center"/>
            <w:hideMark/>
          </w:tcPr>
          <w:p w14:paraId="4BDED1DD" w14:textId="77777777" w:rsidR="00720CBC" w:rsidRPr="00545DC0" w:rsidRDefault="00720CBC" w:rsidP="00727382">
            <w:pPr>
              <w:rPr>
                <w:rFonts w:eastAsia="Times New Roman"/>
                <w:sz w:val="16"/>
                <w:szCs w:val="16"/>
              </w:rPr>
            </w:pPr>
            <w:r w:rsidRPr="00545DC0">
              <w:rPr>
                <w:rFonts w:eastAsia="Times New Roman"/>
                <w:sz w:val="16"/>
                <w:szCs w:val="16"/>
              </w:rPr>
              <w:t>0.04</w:t>
            </w:r>
          </w:p>
        </w:tc>
        <w:tc>
          <w:tcPr>
            <w:tcW w:w="0" w:type="auto"/>
            <w:vAlign w:val="center"/>
            <w:hideMark/>
          </w:tcPr>
          <w:p w14:paraId="3E25FA67" w14:textId="77777777" w:rsidR="00720CBC" w:rsidRPr="00545DC0" w:rsidRDefault="00720CBC" w:rsidP="00727382">
            <w:pPr>
              <w:rPr>
                <w:rFonts w:eastAsia="Times New Roman"/>
                <w:sz w:val="16"/>
                <w:szCs w:val="16"/>
              </w:rPr>
            </w:pPr>
          </w:p>
        </w:tc>
        <w:tc>
          <w:tcPr>
            <w:tcW w:w="0" w:type="auto"/>
            <w:vAlign w:val="center"/>
            <w:hideMark/>
          </w:tcPr>
          <w:p w14:paraId="52042991" w14:textId="77777777" w:rsidR="00720CBC" w:rsidRPr="00545DC0" w:rsidRDefault="00720CBC" w:rsidP="00727382">
            <w:pPr>
              <w:rPr>
                <w:rFonts w:eastAsia="Times New Roman"/>
                <w:sz w:val="16"/>
                <w:szCs w:val="16"/>
              </w:rPr>
            </w:pPr>
          </w:p>
        </w:tc>
        <w:tc>
          <w:tcPr>
            <w:tcW w:w="0" w:type="auto"/>
            <w:vAlign w:val="center"/>
            <w:hideMark/>
          </w:tcPr>
          <w:p w14:paraId="04BB8BF3" w14:textId="77777777" w:rsidR="00720CBC" w:rsidRPr="00545DC0" w:rsidRDefault="00720CBC" w:rsidP="00727382">
            <w:pPr>
              <w:rPr>
                <w:rFonts w:eastAsia="Times New Roman"/>
                <w:sz w:val="16"/>
                <w:szCs w:val="16"/>
              </w:rPr>
            </w:pPr>
          </w:p>
        </w:tc>
        <w:tc>
          <w:tcPr>
            <w:tcW w:w="0" w:type="auto"/>
            <w:vAlign w:val="center"/>
            <w:hideMark/>
          </w:tcPr>
          <w:p w14:paraId="29F4AED0" w14:textId="77777777" w:rsidR="00720CBC" w:rsidRPr="00545DC0" w:rsidRDefault="00720CBC" w:rsidP="00727382">
            <w:pPr>
              <w:rPr>
                <w:rFonts w:eastAsia="Times New Roman"/>
                <w:sz w:val="16"/>
                <w:szCs w:val="16"/>
              </w:rPr>
            </w:pPr>
            <w:r w:rsidRPr="00545DC0">
              <w:rPr>
                <w:rFonts w:eastAsia="Times New Roman"/>
                <w:sz w:val="16"/>
                <w:szCs w:val="16"/>
              </w:rPr>
              <w:t>0.01</w:t>
            </w:r>
          </w:p>
        </w:tc>
        <w:tc>
          <w:tcPr>
            <w:tcW w:w="0" w:type="auto"/>
            <w:vAlign w:val="center"/>
            <w:hideMark/>
          </w:tcPr>
          <w:p w14:paraId="2AE32A9F" w14:textId="77777777" w:rsidR="00720CBC" w:rsidRPr="00545DC0" w:rsidRDefault="00720CBC" w:rsidP="00727382">
            <w:pPr>
              <w:rPr>
                <w:rFonts w:eastAsia="Times New Roman"/>
                <w:sz w:val="16"/>
                <w:szCs w:val="16"/>
              </w:rPr>
            </w:pPr>
          </w:p>
        </w:tc>
        <w:tc>
          <w:tcPr>
            <w:tcW w:w="0" w:type="auto"/>
            <w:vAlign w:val="center"/>
            <w:hideMark/>
          </w:tcPr>
          <w:p w14:paraId="67E6CD0F" w14:textId="77777777" w:rsidR="00720CBC" w:rsidRPr="00545DC0" w:rsidRDefault="00720CBC" w:rsidP="00727382">
            <w:pPr>
              <w:rPr>
                <w:rFonts w:eastAsia="Times New Roman"/>
                <w:sz w:val="16"/>
                <w:szCs w:val="16"/>
              </w:rPr>
            </w:pPr>
          </w:p>
        </w:tc>
        <w:tc>
          <w:tcPr>
            <w:tcW w:w="0" w:type="auto"/>
            <w:vAlign w:val="center"/>
            <w:hideMark/>
          </w:tcPr>
          <w:p w14:paraId="1C55943D" w14:textId="77777777" w:rsidR="00720CBC" w:rsidRPr="00545DC0" w:rsidRDefault="00720CBC" w:rsidP="00727382">
            <w:pPr>
              <w:rPr>
                <w:rFonts w:eastAsia="Times New Roman"/>
                <w:sz w:val="16"/>
                <w:szCs w:val="16"/>
              </w:rPr>
            </w:pPr>
          </w:p>
        </w:tc>
        <w:tc>
          <w:tcPr>
            <w:tcW w:w="0" w:type="auto"/>
            <w:vAlign w:val="center"/>
            <w:hideMark/>
          </w:tcPr>
          <w:p w14:paraId="1A24AF32" w14:textId="77777777" w:rsidR="00720CBC" w:rsidRPr="00545DC0" w:rsidRDefault="00720CBC" w:rsidP="00727382">
            <w:pPr>
              <w:rPr>
                <w:rFonts w:eastAsia="Times New Roman"/>
                <w:sz w:val="16"/>
                <w:szCs w:val="16"/>
              </w:rPr>
            </w:pPr>
            <w:r w:rsidRPr="00545DC0">
              <w:rPr>
                <w:rFonts w:eastAsia="Times New Roman"/>
                <w:sz w:val="16"/>
                <w:szCs w:val="16"/>
              </w:rPr>
              <w:t>0.09*</w:t>
            </w:r>
          </w:p>
        </w:tc>
      </w:tr>
      <w:tr w:rsidR="00720CBC" w:rsidRPr="00545DC0" w14:paraId="774FFFB5" w14:textId="77777777" w:rsidTr="00727382">
        <w:trPr>
          <w:tblCellSpacing w:w="15" w:type="dxa"/>
        </w:trPr>
        <w:tc>
          <w:tcPr>
            <w:tcW w:w="522" w:type="dxa"/>
            <w:tcBorders>
              <w:bottom w:val="single" w:sz="6" w:space="0" w:color="000000"/>
            </w:tcBorders>
            <w:vAlign w:val="center"/>
            <w:hideMark/>
          </w:tcPr>
          <w:p w14:paraId="1EE10C52" w14:textId="77777777" w:rsidR="00720CBC" w:rsidRPr="00545DC0" w:rsidRDefault="00720CBC" w:rsidP="00727382">
            <w:pPr>
              <w:rPr>
                <w:rFonts w:eastAsia="Times New Roman"/>
                <w:sz w:val="16"/>
                <w:szCs w:val="16"/>
              </w:rPr>
            </w:pPr>
          </w:p>
        </w:tc>
        <w:tc>
          <w:tcPr>
            <w:tcW w:w="793" w:type="dxa"/>
            <w:tcBorders>
              <w:bottom w:val="single" w:sz="6" w:space="0" w:color="000000"/>
            </w:tcBorders>
            <w:vAlign w:val="center"/>
            <w:hideMark/>
          </w:tcPr>
          <w:p w14:paraId="3AA262B5" w14:textId="77777777" w:rsidR="00720CBC" w:rsidRPr="00545DC0" w:rsidRDefault="00720CBC" w:rsidP="00727382">
            <w:pPr>
              <w:rPr>
                <w:rFonts w:eastAsia="Times New Roman"/>
                <w:sz w:val="16"/>
                <w:szCs w:val="16"/>
              </w:rPr>
            </w:pPr>
          </w:p>
        </w:tc>
        <w:tc>
          <w:tcPr>
            <w:tcW w:w="0" w:type="auto"/>
            <w:tcBorders>
              <w:bottom w:val="single" w:sz="6" w:space="0" w:color="000000"/>
            </w:tcBorders>
            <w:vAlign w:val="center"/>
            <w:hideMark/>
          </w:tcPr>
          <w:p w14:paraId="02B18715" w14:textId="77777777" w:rsidR="00720CBC" w:rsidRPr="00545DC0" w:rsidRDefault="00720CBC" w:rsidP="00727382">
            <w:pPr>
              <w:rPr>
                <w:rFonts w:eastAsia="Times New Roman"/>
                <w:sz w:val="16"/>
                <w:szCs w:val="16"/>
              </w:rPr>
            </w:pPr>
          </w:p>
        </w:tc>
        <w:tc>
          <w:tcPr>
            <w:tcW w:w="0" w:type="auto"/>
            <w:tcBorders>
              <w:bottom w:val="single" w:sz="6" w:space="0" w:color="000000"/>
            </w:tcBorders>
            <w:vAlign w:val="center"/>
            <w:hideMark/>
          </w:tcPr>
          <w:p w14:paraId="6F97F57C" w14:textId="77777777" w:rsidR="00720CBC" w:rsidRPr="00545DC0" w:rsidRDefault="00720CBC" w:rsidP="00727382">
            <w:pPr>
              <w:rPr>
                <w:rFonts w:eastAsia="Times New Roman"/>
                <w:sz w:val="16"/>
                <w:szCs w:val="16"/>
              </w:rPr>
            </w:pPr>
          </w:p>
        </w:tc>
        <w:tc>
          <w:tcPr>
            <w:tcW w:w="0" w:type="auto"/>
            <w:tcBorders>
              <w:bottom w:val="single" w:sz="6" w:space="0" w:color="000000"/>
            </w:tcBorders>
            <w:vAlign w:val="center"/>
            <w:hideMark/>
          </w:tcPr>
          <w:p w14:paraId="33B1937B" w14:textId="77777777" w:rsidR="00720CBC" w:rsidRPr="00545DC0" w:rsidRDefault="00720CBC" w:rsidP="00727382">
            <w:pPr>
              <w:rPr>
                <w:rFonts w:eastAsia="Times New Roman"/>
                <w:sz w:val="16"/>
                <w:szCs w:val="16"/>
              </w:rPr>
            </w:pPr>
            <w:r w:rsidRPr="00545DC0">
              <w:rPr>
                <w:rFonts w:eastAsia="Times New Roman"/>
                <w:sz w:val="16"/>
                <w:szCs w:val="16"/>
              </w:rPr>
              <w:t>(0.04)</w:t>
            </w:r>
          </w:p>
        </w:tc>
        <w:tc>
          <w:tcPr>
            <w:tcW w:w="0" w:type="auto"/>
            <w:tcBorders>
              <w:bottom w:val="single" w:sz="6" w:space="0" w:color="000000"/>
            </w:tcBorders>
            <w:vAlign w:val="center"/>
            <w:hideMark/>
          </w:tcPr>
          <w:p w14:paraId="3E73A2C9" w14:textId="77777777" w:rsidR="00720CBC" w:rsidRPr="00545DC0" w:rsidRDefault="00720CBC" w:rsidP="00727382">
            <w:pPr>
              <w:rPr>
                <w:rFonts w:eastAsia="Times New Roman"/>
                <w:sz w:val="16"/>
                <w:szCs w:val="16"/>
              </w:rPr>
            </w:pPr>
          </w:p>
        </w:tc>
        <w:tc>
          <w:tcPr>
            <w:tcW w:w="0" w:type="auto"/>
            <w:tcBorders>
              <w:bottom w:val="single" w:sz="6" w:space="0" w:color="000000"/>
            </w:tcBorders>
            <w:vAlign w:val="center"/>
            <w:hideMark/>
          </w:tcPr>
          <w:p w14:paraId="7538CF56" w14:textId="77777777" w:rsidR="00720CBC" w:rsidRPr="00545DC0" w:rsidRDefault="00720CBC" w:rsidP="00727382">
            <w:pPr>
              <w:rPr>
                <w:rFonts w:eastAsia="Times New Roman"/>
                <w:sz w:val="16"/>
                <w:szCs w:val="16"/>
              </w:rPr>
            </w:pPr>
          </w:p>
        </w:tc>
        <w:tc>
          <w:tcPr>
            <w:tcW w:w="0" w:type="auto"/>
            <w:tcBorders>
              <w:bottom w:val="single" w:sz="6" w:space="0" w:color="000000"/>
            </w:tcBorders>
            <w:vAlign w:val="center"/>
            <w:hideMark/>
          </w:tcPr>
          <w:p w14:paraId="1F76F9AD" w14:textId="77777777" w:rsidR="00720CBC" w:rsidRPr="00545DC0" w:rsidRDefault="00720CBC" w:rsidP="00727382">
            <w:pPr>
              <w:rPr>
                <w:rFonts w:eastAsia="Times New Roman"/>
                <w:sz w:val="16"/>
                <w:szCs w:val="16"/>
              </w:rPr>
            </w:pPr>
          </w:p>
        </w:tc>
        <w:tc>
          <w:tcPr>
            <w:tcW w:w="0" w:type="auto"/>
            <w:tcBorders>
              <w:bottom w:val="single" w:sz="6" w:space="0" w:color="000000"/>
            </w:tcBorders>
            <w:vAlign w:val="center"/>
            <w:hideMark/>
          </w:tcPr>
          <w:p w14:paraId="325516D3" w14:textId="77777777" w:rsidR="00720CBC" w:rsidRPr="00545DC0" w:rsidRDefault="00720CBC" w:rsidP="00727382">
            <w:pPr>
              <w:rPr>
                <w:rFonts w:eastAsia="Times New Roman"/>
                <w:sz w:val="16"/>
                <w:szCs w:val="16"/>
              </w:rPr>
            </w:pPr>
            <w:r w:rsidRPr="00545DC0">
              <w:rPr>
                <w:rFonts w:eastAsia="Times New Roman"/>
                <w:sz w:val="16"/>
                <w:szCs w:val="16"/>
              </w:rPr>
              <w:t>(0.04)</w:t>
            </w:r>
          </w:p>
        </w:tc>
        <w:tc>
          <w:tcPr>
            <w:tcW w:w="0" w:type="auto"/>
            <w:tcBorders>
              <w:bottom w:val="single" w:sz="6" w:space="0" w:color="000000"/>
            </w:tcBorders>
            <w:vAlign w:val="center"/>
            <w:hideMark/>
          </w:tcPr>
          <w:p w14:paraId="0559603E" w14:textId="77777777" w:rsidR="00720CBC" w:rsidRPr="00545DC0" w:rsidRDefault="00720CBC" w:rsidP="00727382">
            <w:pPr>
              <w:rPr>
                <w:rFonts w:eastAsia="Times New Roman"/>
                <w:sz w:val="16"/>
                <w:szCs w:val="16"/>
              </w:rPr>
            </w:pPr>
          </w:p>
        </w:tc>
        <w:tc>
          <w:tcPr>
            <w:tcW w:w="0" w:type="auto"/>
            <w:tcBorders>
              <w:bottom w:val="single" w:sz="6" w:space="0" w:color="000000"/>
            </w:tcBorders>
            <w:vAlign w:val="center"/>
            <w:hideMark/>
          </w:tcPr>
          <w:p w14:paraId="50CDD7DB" w14:textId="77777777" w:rsidR="00720CBC" w:rsidRPr="00545DC0" w:rsidRDefault="00720CBC" w:rsidP="00727382">
            <w:pPr>
              <w:rPr>
                <w:rFonts w:eastAsia="Times New Roman"/>
                <w:sz w:val="16"/>
                <w:szCs w:val="16"/>
              </w:rPr>
            </w:pPr>
          </w:p>
        </w:tc>
        <w:tc>
          <w:tcPr>
            <w:tcW w:w="0" w:type="auto"/>
            <w:tcBorders>
              <w:bottom w:val="single" w:sz="6" w:space="0" w:color="000000"/>
            </w:tcBorders>
            <w:vAlign w:val="center"/>
            <w:hideMark/>
          </w:tcPr>
          <w:p w14:paraId="03DEC248" w14:textId="77777777" w:rsidR="00720CBC" w:rsidRPr="00545DC0" w:rsidRDefault="00720CBC" w:rsidP="00727382">
            <w:pPr>
              <w:rPr>
                <w:rFonts w:eastAsia="Times New Roman"/>
                <w:sz w:val="16"/>
                <w:szCs w:val="16"/>
              </w:rPr>
            </w:pPr>
          </w:p>
        </w:tc>
        <w:tc>
          <w:tcPr>
            <w:tcW w:w="0" w:type="auto"/>
            <w:tcBorders>
              <w:bottom w:val="single" w:sz="6" w:space="0" w:color="000000"/>
            </w:tcBorders>
            <w:vAlign w:val="center"/>
            <w:hideMark/>
          </w:tcPr>
          <w:p w14:paraId="13CFEFD8" w14:textId="77777777" w:rsidR="00720CBC" w:rsidRPr="00545DC0" w:rsidRDefault="00720CBC" w:rsidP="00727382">
            <w:pPr>
              <w:rPr>
                <w:rFonts w:eastAsia="Times New Roman"/>
                <w:sz w:val="16"/>
                <w:szCs w:val="16"/>
              </w:rPr>
            </w:pPr>
            <w:r w:rsidRPr="00545DC0">
              <w:rPr>
                <w:rFonts w:eastAsia="Times New Roman"/>
                <w:sz w:val="16"/>
                <w:szCs w:val="16"/>
              </w:rPr>
              <w:t>(0.04)</w:t>
            </w:r>
          </w:p>
        </w:tc>
        <w:tc>
          <w:tcPr>
            <w:tcW w:w="0" w:type="auto"/>
            <w:tcBorders>
              <w:bottom w:val="single" w:sz="6" w:space="0" w:color="000000"/>
            </w:tcBorders>
            <w:vAlign w:val="center"/>
            <w:hideMark/>
          </w:tcPr>
          <w:p w14:paraId="2B30E0FA" w14:textId="77777777" w:rsidR="00720CBC" w:rsidRPr="00545DC0" w:rsidRDefault="00720CBC" w:rsidP="00727382">
            <w:pPr>
              <w:rPr>
                <w:rFonts w:eastAsia="Times New Roman"/>
                <w:sz w:val="16"/>
                <w:szCs w:val="16"/>
              </w:rPr>
            </w:pPr>
          </w:p>
        </w:tc>
        <w:tc>
          <w:tcPr>
            <w:tcW w:w="0" w:type="auto"/>
            <w:tcBorders>
              <w:bottom w:val="single" w:sz="6" w:space="0" w:color="000000"/>
            </w:tcBorders>
            <w:vAlign w:val="center"/>
            <w:hideMark/>
          </w:tcPr>
          <w:p w14:paraId="0D339072" w14:textId="77777777" w:rsidR="00720CBC" w:rsidRPr="00545DC0" w:rsidRDefault="00720CBC" w:rsidP="00727382">
            <w:pPr>
              <w:rPr>
                <w:rFonts w:eastAsia="Times New Roman"/>
                <w:sz w:val="16"/>
                <w:szCs w:val="16"/>
              </w:rPr>
            </w:pPr>
          </w:p>
        </w:tc>
        <w:tc>
          <w:tcPr>
            <w:tcW w:w="0" w:type="auto"/>
            <w:tcBorders>
              <w:bottom w:val="single" w:sz="6" w:space="0" w:color="000000"/>
            </w:tcBorders>
            <w:vAlign w:val="center"/>
            <w:hideMark/>
          </w:tcPr>
          <w:p w14:paraId="0E390CAE" w14:textId="77777777" w:rsidR="00720CBC" w:rsidRPr="00545DC0" w:rsidRDefault="00720CBC" w:rsidP="00727382">
            <w:pPr>
              <w:rPr>
                <w:rFonts w:eastAsia="Times New Roman"/>
                <w:sz w:val="16"/>
                <w:szCs w:val="16"/>
              </w:rPr>
            </w:pPr>
          </w:p>
        </w:tc>
        <w:tc>
          <w:tcPr>
            <w:tcW w:w="0" w:type="auto"/>
            <w:tcBorders>
              <w:bottom w:val="single" w:sz="6" w:space="0" w:color="000000"/>
            </w:tcBorders>
            <w:vAlign w:val="center"/>
            <w:hideMark/>
          </w:tcPr>
          <w:p w14:paraId="3DA82995" w14:textId="77777777" w:rsidR="00720CBC" w:rsidRPr="00545DC0" w:rsidRDefault="00720CBC" w:rsidP="00727382">
            <w:pPr>
              <w:rPr>
                <w:rFonts w:eastAsia="Times New Roman"/>
                <w:sz w:val="16"/>
                <w:szCs w:val="16"/>
              </w:rPr>
            </w:pPr>
            <w:r w:rsidRPr="00545DC0">
              <w:rPr>
                <w:rFonts w:eastAsia="Times New Roman"/>
                <w:sz w:val="16"/>
                <w:szCs w:val="16"/>
              </w:rPr>
              <w:t>(0.04)</w:t>
            </w:r>
          </w:p>
        </w:tc>
      </w:tr>
      <w:tr w:rsidR="00720CBC" w:rsidRPr="00545DC0" w14:paraId="311362DB" w14:textId="77777777" w:rsidTr="00727382">
        <w:trPr>
          <w:tblCellSpacing w:w="15" w:type="dxa"/>
        </w:trPr>
        <w:tc>
          <w:tcPr>
            <w:tcW w:w="522" w:type="dxa"/>
            <w:vAlign w:val="center"/>
            <w:hideMark/>
          </w:tcPr>
          <w:p w14:paraId="5311C700" w14:textId="77777777" w:rsidR="00720CBC" w:rsidRPr="00545DC0" w:rsidRDefault="00720CBC" w:rsidP="00727382">
            <w:pPr>
              <w:rPr>
                <w:rFonts w:eastAsia="Times New Roman"/>
                <w:sz w:val="16"/>
                <w:szCs w:val="16"/>
              </w:rPr>
            </w:pPr>
            <w:proofErr w:type="spellStart"/>
            <w:r w:rsidRPr="00545DC0">
              <w:rPr>
                <w:rFonts w:eastAsia="Times New Roman"/>
                <w:sz w:val="16"/>
                <w:szCs w:val="16"/>
              </w:rPr>
              <w:t>Num.Obs</w:t>
            </w:r>
            <w:proofErr w:type="spellEnd"/>
            <w:r w:rsidRPr="00545DC0">
              <w:rPr>
                <w:rFonts w:eastAsia="Times New Roman"/>
                <w:sz w:val="16"/>
                <w:szCs w:val="16"/>
              </w:rPr>
              <w:t>.</w:t>
            </w:r>
          </w:p>
        </w:tc>
        <w:tc>
          <w:tcPr>
            <w:tcW w:w="793" w:type="dxa"/>
            <w:vAlign w:val="center"/>
            <w:hideMark/>
          </w:tcPr>
          <w:p w14:paraId="6C0C3BC4" w14:textId="77777777" w:rsidR="00720CBC" w:rsidRPr="00545DC0" w:rsidRDefault="00720CBC" w:rsidP="00727382">
            <w:pPr>
              <w:rPr>
                <w:rFonts w:eastAsia="Times New Roman"/>
                <w:sz w:val="16"/>
                <w:szCs w:val="16"/>
              </w:rPr>
            </w:pPr>
            <w:r w:rsidRPr="00545DC0">
              <w:rPr>
                <w:rFonts w:eastAsia="Times New Roman"/>
                <w:sz w:val="16"/>
                <w:szCs w:val="16"/>
              </w:rPr>
              <w:t>2196</w:t>
            </w:r>
          </w:p>
        </w:tc>
        <w:tc>
          <w:tcPr>
            <w:tcW w:w="0" w:type="auto"/>
            <w:vAlign w:val="center"/>
            <w:hideMark/>
          </w:tcPr>
          <w:p w14:paraId="2C5DB635" w14:textId="77777777" w:rsidR="00720CBC" w:rsidRPr="00545DC0" w:rsidRDefault="00720CBC" w:rsidP="00727382">
            <w:pPr>
              <w:rPr>
                <w:rFonts w:eastAsia="Times New Roman"/>
                <w:sz w:val="16"/>
                <w:szCs w:val="16"/>
              </w:rPr>
            </w:pPr>
            <w:r w:rsidRPr="00545DC0">
              <w:rPr>
                <w:rFonts w:eastAsia="Times New Roman"/>
                <w:sz w:val="16"/>
                <w:szCs w:val="16"/>
              </w:rPr>
              <w:t>2177</w:t>
            </w:r>
          </w:p>
        </w:tc>
        <w:tc>
          <w:tcPr>
            <w:tcW w:w="0" w:type="auto"/>
            <w:vAlign w:val="center"/>
            <w:hideMark/>
          </w:tcPr>
          <w:p w14:paraId="2223C73A" w14:textId="77777777" w:rsidR="00720CBC" w:rsidRPr="00545DC0" w:rsidRDefault="00720CBC" w:rsidP="00727382">
            <w:pPr>
              <w:rPr>
                <w:rFonts w:eastAsia="Times New Roman"/>
                <w:sz w:val="16"/>
                <w:szCs w:val="16"/>
              </w:rPr>
            </w:pPr>
            <w:r w:rsidRPr="00545DC0">
              <w:rPr>
                <w:rFonts w:eastAsia="Times New Roman"/>
                <w:sz w:val="16"/>
                <w:szCs w:val="16"/>
              </w:rPr>
              <w:t>2177</w:t>
            </w:r>
          </w:p>
        </w:tc>
        <w:tc>
          <w:tcPr>
            <w:tcW w:w="0" w:type="auto"/>
            <w:vAlign w:val="center"/>
            <w:hideMark/>
          </w:tcPr>
          <w:p w14:paraId="519EC9D8" w14:textId="77777777" w:rsidR="00720CBC" w:rsidRPr="00545DC0" w:rsidRDefault="00720CBC" w:rsidP="00727382">
            <w:pPr>
              <w:rPr>
                <w:rFonts w:eastAsia="Times New Roman"/>
                <w:sz w:val="16"/>
                <w:szCs w:val="16"/>
              </w:rPr>
            </w:pPr>
            <w:r w:rsidRPr="00545DC0">
              <w:rPr>
                <w:rFonts w:eastAsia="Times New Roman"/>
                <w:sz w:val="16"/>
                <w:szCs w:val="16"/>
              </w:rPr>
              <w:t>2177</w:t>
            </w:r>
          </w:p>
        </w:tc>
        <w:tc>
          <w:tcPr>
            <w:tcW w:w="0" w:type="auto"/>
            <w:vAlign w:val="center"/>
            <w:hideMark/>
          </w:tcPr>
          <w:p w14:paraId="53B25223" w14:textId="77777777" w:rsidR="00720CBC" w:rsidRPr="00545DC0" w:rsidRDefault="00720CBC" w:rsidP="00727382">
            <w:pPr>
              <w:rPr>
                <w:rFonts w:eastAsia="Times New Roman"/>
                <w:sz w:val="16"/>
                <w:szCs w:val="16"/>
              </w:rPr>
            </w:pPr>
            <w:r w:rsidRPr="00545DC0">
              <w:rPr>
                <w:rFonts w:eastAsia="Times New Roman"/>
                <w:sz w:val="16"/>
                <w:szCs w:val="16"/>
              </w:rPr>
              <w:t>2196</w:t>
            </w:r>
          </w:p>
        </w:tc>
        <w:tc>
          <w:tcPr>
            <w:tcW w:w="0" w:type="auto"/>
            <w:vAlign w:val="center"/>
            <w:hideMark/>
          </w:tcPr>
          <w:p w14:paraId="7B05ED6A" w14:textId="77777777" w:rsidR="00720CBC" w:rsidRPr="00545DC0" w:rsidRDefault="00720CBC" w:rsidP="00727382">
            <w:pPr>
              <w:rPr>
                <w:rFonts w:eastAsia="Times New Roman"/>
                <w:sz w:val="16"/>
                <w:szCs w:val="16"/>
              </w:rPr>
            </w:pPr>
            <w:r w:rsidRPr="00545DC0">
              <w:rPr>
                <w:rFonts w:eastAsia="Times New Roman"/>
                <w:sz w:val="16"/>
                <w:szCs w:val="16"/>
              </w:rPr>
              <w:t>2177</w:t>
            </w:r>
          </w:p>
        </w:tc>
        <w:tc>
          <w:tcPr>
            <w:tcW w:w="0" w:type="auto"/>
            <w:vAlign w:val="center"/>
            <w:hideMark/>
          </w:tcPr>
          <w:p w14:paraId="2D720082" w14:textId="77777777" w:rsidR="00720CBC" w:rsidRPr="00545DC0" w:rsidRDefault="00720CBC" w:rsidP="00727382">
            <w:pPr>
              <w:rPr>
                <w:rFonts w:eastAsia="Times New Roman"/>
                <w:sz w:val="16"/>
                <w:szCs w:val="16"/>
              </w:rPr>
            </w:pPr>
            <w:r w:rsidRPr="00545DC0">
              <w:rPr>
                <w:rFonts w:eastAsia="Times New Roman"/>
                <w:sz w:val="16"/>
                <w:szCs w:val="16"/>
              </w:rPr>
              <w:t>2177</w:t>
            </w:r>
          </w:p>
        </w:tc>
        <w:tc>
          <w:tcPr>
            <w:tcW w:w="0" w:type="auto"/>
            <w:vAlign w:val="center"/>
            <w:hideMark/>
          </w:tcPr>
          <w:p w14:paraId="098A3E97" w14:textId="77777777" w:rsidR="00720CBC" w:rsidRPr="00545DC0" w:rsidRDefault="00720CBC" w:rsidP="00727382">
            <w:pPr>
              <w:rPr>
                <w:rFonts w:eastAsia="Times New Roman"/>
                <w:sz w:val="16"/>
                <w:szCs w:val="16"/>
              </w:rPr>
            </w:pPr>
            <w:r w:rsidRPr="00545DC0">
              <w:rPr>
                <w:rFonts w:eastAsia="Times New Roman"/>
                <w:sz w:val="16"/>
                <w:szCs w:val="16"/>
              </w:rPr>
              <w:t>2177</w:t>
            </w:r>
          </w:p>
        </w:tc>
        <w:tc>
          <w:tcPr>
            <w:tcW w:w="0" w:type="auto"/>
            <w:vAlign w:val="center"/>
            <w:hideMark/>
          </w:tcPr>
          <w:p w14:paraId="178FE5A6" w14:textId="77777777" w:rsidR="00720CBC" w:rsidRPr="00545DC0" w:rsidRDefault="00720CBC" w:rsidP="00727382">
            <w:pPr>
              <w:rPr>
                <w:rFonts w:eastAsia="Times New Roman"/>
                <w:sz w:val="16"/>
                <w:szCs w:val="16"/>
              </w:rPr>
            </w:pPr>
            <w:r w:rsidRPr="00545DC0">
              <w:rPr>
                <w:rFonts w:eastAsia="Times New Roman"/>
                <w:sz w:val="16"/>
                <w:szCs w:val="16"/>
              </w:rPr>
              <w:t>2196</w:t>
            </w:r>
          </w:p>
        </w:tc>
        <w:tc>
          <w:tcPr>
            <w:tcW w:w="0" w:type="auto"/>
            <w:vAlign w:val="center"/>
            <w:hideMark/>
          </w:tcPr>
          <w:p w14:paraId="0669CD07" w14:textId="77777777" w:rsidR="00720CBC" w:rsidRPr="00545DC0" w:rsidRDefault="00720CBC" w:rsidP="00727382">
            <w:pPr>
              <w:rPr>
                <w:rFonts w:eastAsia="Times New Roman"/>
                <w:sz w:val="16"/>
                <w:szCs w:val="16"/>
              </w:rPr>
            </w:pPr>
            <w:r w:rsidRPr="00545DC0">
              <w:rPr>
                <w:rFonts w:eastAsia="Times New Roman"/>
                <w:sz w:val="16"/>
                <w:szCs w:val="16"/>
              </w:rPr>
              <w:t>2177</w:t>
            </w:r>
          </w:p>
        </w:tc>
        <w:tc>
          <w:tcPr>
            <w:tcW w:w="0" w:type="auto"/>
            <w:vAlign w:val="center"/>
            <w:hideMark/>
          </w:tcPr>
          <w:p w14:paraId="23EB301B" w14:textId="77777777" w:rsidR="00720CBC" w:rsidRPr="00545DC0" w:rsidRDefault="00720CBC" w:rsidP="00727382">
            <w:pPr>
              <w:rPr>
                <w:rFonts w:eastAsia="Times New Roman"/>
                <w:sz w:val="16"/>
                <w:szCs w:val="16"/>
              </w:rPr>
            </w:pPr>
            <w:r w:rsidRPr="00545DC0">
              <w:rPr>
                <w:rFonts w:eastAsia="Times New Roman"/>
                <w:sz w:val="16"/>
                <w:szCs w:val="16"/>
              </w:rPr>
              <w:t>2177</w:t>
            </w:r>
          </w:p>
        </w:tc>
        <w:tc>
          <w:tcPr>
            <w:tcW w:w="0" w:type="auto"/>
            <w:vAlign w:val="center"/>
            <w:hideMark/>
          </w:tcPr>
          <w:p w14:paraId="10A135E2" w14:textId="77777777" w:rsidR="00720CBC" w:rsidRPr="00545DC0" w:rsidRDefault="00720CBC" w:rsidP="00727382">
            <w:pPr>
              <w:rPr>
                <w:rFonts w:eastAsia="Times New Roman"/>
                <w:sz w:val="16"/>
                <w:szCs w:val="16"/>
              </w:rPr>
            </w:pPr>
            <w:r w:rsidRPr="00545DC0">
              <w:rPr>
                <w:rFonts w:eastAsia="Times New Roman"/>
                <w:sz w:val="16"/>
                <w:szCs w:val="16"/>
              </w:rPr>
              <w:t>2177</w:t>
            </w:r>
          </w:p>
        </w:tc>
        <w:tc>
          <w:tcPr>
            <w:tcW w:w="0" w:type="auto"/>
            <w:vAlign w:val="center"/>
            <w:hideMark/>
          </w:tcPr>
          <w:p w14:paraId="139CC9D0" w14:textId="77777777" w:rsidR="00720CBC" w:rsidRPr="00545DC0" w:rsidRDefault="00720CBC" w:rsidP="00727382">
            <w:pPr>
              <w:rPr>
                <w:rFonts w:eastAsia="Times New Roman"/>
                <w:sz w:val="16"/>
                <w:szCs w:val="16"/>
              </w:rPr>
            </w:pPr>
            <w:r w:rsidRPr="00545DC0">
              <w:rPr>
                <w:rFonts w:eastAsia="Times New Roman"/>
                <w:sz w:val="16"/>
                <w:szCs w:val="16"/>
              </w:rPr>
              <w:t>2196</w:t>
            </w:r>
          </w:p>
        </w:tc>
        <w:tc>
          <w:tcPr>
            <w:tcW w:w="0" w:type="auto"/>
            <w:vAlign w:val="center"/>
            <w:hideMark/>
          </w:tcPr>
          <w:p w14:paraId="00F6F893" w14:textId="77777777" w:rsidR="00720CBC" w:rsidRPr="00545DC0" w:rsidRDefault="00720CBC" w:rsidP="00727382">
            <w:pPr>
              <w:rPr>
                <w:rFonts w:eastAsia="Times New Roman"/>
                <w:sz w:val="16"/>
                <w:szCs w:val="16"/>
              </w:rPr>
            </w:pPr>
            <w:r w:rsidRPr="00545DC0">
              <w:rPr>
                <w:rFonts w:eastAsia="Times New Roman"/>
                <w:sz w:val="16"/>
                <w:szCs w:val="16"/>
              </w:rPr>
              <w:t>2177</w:t>
            </w:r>
          </w:p>
        </w:tc>
        <w:tc>
          <w:tcPr>
            <w:tcW w:w="0" w:type="auto"/>
            <w:vAlign w:val="center"/>
            <w:hideMark/>
          </w:tcPr>
          <w:p w14:paraId="1DAAC1DF" w14:textId="77777777" w:rsidR="00720CBC" w:rsidRPr="00545DC0" w:rsidRDefault="00720CBC" w:rsidP="00727382">
            <w:pPr>
              <w:rPr>
                <w:rFonts w:eastAsia="Times New Roman"/>
                <w:sz w:val="16"/>
                <w:szCs w:val="16"/>
              </w:rPr>
            </w:pPr>
            <w:r w:rsidRPr="00545DC0">
              <w:rPr>
                <w:rFonts w:eastAsia="Times New Roman"/>
                <w:sz w:val="16"/>
                <w:szCs w:val="16"/>
              </w:rPr>
              <w:t>2177</w:t>
            </w:r>
          </w:p>
        </w:tc>
        <w:tc>
          <w:tcPr>
            <w:tcW w:w="0" w:type="auto"/>
            <w:vAlign w:val="center"/>
            <w:hideMark/>
          </w:tcPr>
          <w:p w14:paraId="3ADC50C5" w14:textId="77777777" w:rsidR="00720CBC" w:rsidRPr="00545DC0" w:rsidRDefault="00720CBC" w:rsidP="00727382">
            <w:pPr>
              <w:rPr>
                <w:rFonts w:eastAsia="Times New Roman"/>
                <w:sz w:val="16"/>
                <w:szCs w:val="16"/>
              </w:rPr>
            </w:pPr>
            <w:r w:rsidRPr="00545DC0">
              <w:rPr>
                <w:rFonts w:eastAsia="Times New Roman"/>
                <w:sz w:val="16"/>
                <w:szCs w:val="16"/>
              </w:rPr>
              <w:t>2177</w:t>
            </w:r>
          </w:p>
        </w:tc>
      </w:tr>
      <w:tr w:rsidR="00720CBC" w:rsidRPr="00545DC0" w14:paraId="4CC2D3D8" w14:textId="77777777" w:rsidTr="00727382">
        <w:trPr>
          <w:tblCellSpacing w:w="15" w:type="dxa"/>
        </w:trPr>
        <w:tc>
          <w:tcPr>
            <w:tcW w:w="522" w:type="dxa"/>
            <w:vAlign w:val="center"/>
            <w:hideMark/>
          </w:tcPr>
          <w:p w14:paraId="4FC44014" w14:textId="77777777" w:rsidR="00720CBC" w:rsidRPr="00545DC0" w:rsidRDefault="00720CBC" w:rsidP="00727382">
            <w:pPr>
              <w:rPr>
                <w:rFonts w:eastAsia="Times New Roman"/>
                <w:sz w:val="16"/>
                <w:szCs w:val="16"/>
              </w:rPr>
            </w:pPr>
            <w:r w:rsidRPr="00545DC0">
              <w:rPr>
                <w:rFonts w:eastAsia="Times New Roman"/>
                <w:sz w:val="16"/>
                <w:szCs w:val="16"/>
              </w:rPr>
              <w:t>R2</w:t>
            </w:r>
          </w:p>
        </w:tc>
        <w:tc>
          <w:tcPr>
            <w:tcW w:w="793" w:type="dxa"/>
            <w:vAlign w:val="center"/>
            <w:hideMark/>
          </w:tcPr>
          <w:p w14:paraId="36DB14E9" w14:textId="77777777" w:rsidR="00720CBC" w:rsidRPr="00545DC0" w:rsidRDefault="00720CBC" w:rsidP="00727382">
            <w:pPr>
              <w:rPr>
                <w:rFonts w:eastAsia="Times New Roman"/>
                <w:sz w:val="16"/>
                <w:szCs w:val="16"/>
              </w:rPr>
            </w:pPr>
            <w:r w:rsidRPr="00545DC0">
              <w:rPr>
                <w:rFonts w:eastAsia="Times New Roman"/>
                <w:sz w:val="16"/>
                <w:szCs w:val="16"/>
              </w:rPr>
              <w:t>0.004</w:t>
            </w:r>
          </w:p>
        </w:tc>
        <w:tc>
          <w:tcPr>
            <w:tcW w:w="0" w:type="auto"/>
            <w:vAlign w:val="center"/>
            <w:hideMark/>
          </w:tcPr>
          <w:p w14:paraId="0DBDF9BA" w14:textId="77777777" w:rsidR="00720CBC" w:rsidRPr="00545DC0" w:rsidRDefault="00720CBC" w:rsidP="00727382">
            <w:pPr>
              <w:rPr>
                <w:rFonts w:eastAsia="Times New Roman"/>
                <w:sz w:val="16"/>
                <w:szCs w:val="16"/>
              </w:rPr>
            </w:pPr>
            <w:r w:rsidRPr="00545DC0">
              <w:rPr>
                <w:rFonts w:eastAsia="Times New Roman"/>
                <w:sz w:val="16"/>
                <w:szCs w:val="16"/>
              </w:rPr>
              <w:t>0.017</w:t>
            </w:r>
          </w:p>
        </w:tc>
        <w:tc>
          <w:tcPr>
            <w:tcW w:w="0" w:type="auto"/>
            <w:vAlign w:val="center"/>
            <w:hideMark/>
          </w:tcPr>
          <w:p w14:paraId="4C220832" w14:textId="77777777" w:rsidR="00720CBC" w:rsidRPr="00545DC0" w:rsidRDefault="00720CBC" w:rsidP="00727382">
            <w:pPr>
              <w:rPr>
                <w:rFonts w:eastAsia="Times New Roman"/>
                <w:sz w:val="16"/>
                <w:szCs w:val="16"/>
              </w:rPr>
            </w:pPr>
            <w:r w:rsidRPr="00545DC0">
              <w:rPr>
                <w:rFonts w:eastAsia="Times New Roman"/>
                <w:sz w:val="16"/>
                <w:szCs w:val="16"/>
              </w:rPr>
              <w:t>0.116</w:t>
            </w:r>
          </w:p>
        </w:tc>
        <w:tc>
          <w:tcPr>
            <w:tcW w:w="0" w:type="auto"/>
            <w:vAlign w:val="center"/>
            <w:hideMark/>
          </w:tcPr>
          <w:p w14:paraId="50A145C6" w14:textId="77777777" w:rsidR="00720CBC" w:rsidRPr="00545DC0" w:rsidRDefault="00720CBC" w:rsidP="00727382">
            <w:pPr>
              <w:rPr>
                <w:rFonts w:eastAsia="Times New Roman"/>
                <w:sz w:val="16"/>
                <w:szCs w:val="16"/>
              </w:rPr>
            </w:pPr>
            <w:r w:rsidRPr="00545DC0">
              <w:rPr>
                <w:rFonts w:eastAsia="Times New Roman"/>
                <w:sz w:val="16"/>
                <w:szCs w:val="16"/>
              </w:rPr>
              <w:t>0.118</w:t>
            </w:r>
          </w:p>
        </w:tc>
        <w:tc>
          <w:tcPr>
            <w:tcW w:w="0" w:type="auto"/>
            <w:vAlign w:val="center"/>
            <w:hideMark/>
          </w:tcPr>
          <w:p w14:paraId="55FE8E13" w14:textId="77777777" w:rsidR="00720CBC" w:rsidRPr="00545DC0" w:rsidRDefault="00720CBC" w:rsidP="00727382">
            <w:pPr>
              <w:rPr>
                <w:rFonts w:eastAsia="Times New Roman"/>
                <w:sz w:val="16"/>
                <w:szCs w:val="16"/>
              </w:rPr>
            </w:pPr>
            <w:r w:rsidRPr="00545DC0">
              <w:rPr>
                <w:rFonts w:eastAsia="Times New Roman"/>
                <w:sz w:val="16"/>
                <w:szCs w:val="16"/>
              </w:rPr>
              <w:t>0.000</w:t>
            </w:r>
          </w:p>
        </w:tc>
        <w:tc>
          <w:tcPr>
            <w:tcW w:w="0" w:type="auto"/>
            <w:vAlign w:val="center"/>
            <w:hideMark/>
          </w:tcPr>
          <w:p w14:paraId="219D643E" w14:textId="77777777" w:rsidR="00720CBC" w:rsidRPr="00545DC0" w:rsidRDefault="00720CBC" w:rsidP="00727382">
            <w:pPr>
              <w:rPr>
                <w:rFonts w:eastAsia="Times New Roman"/>
                <w:sz w:val="16"/>
                <w:szCs w:val="16"/>
              </w:rPr>
            </w:pPr>
            <w:r w:rsidRPr="00545DC0">
              <w:rPr>
                <w:rFonts w:eastAsia="Times New Roman"/>
                <w:sz w:val="16"/>
                <w:szCs w:val="16"/>
              </w:rPr>
              <w:t>0.013</w:t>
            </w:r>
          </w:p>
        </w:tc>
        <w:tc>
          <w:tcPr>
            <w:tcW w:w="0" w:type="auto"/>
            <w:vAlign w:val="center"/>
            <w:hideMark/>
          </w:tcPr>
          <w:p w14:paraId="2E1B633C" w14:textId="77777777" w:rsidR="00720CBC" w:rsidRPr="00545DC0" w:rsidRDefault="00720CBC" w:rsidP="00727382">
            <w:pPr>
              <w:rPr>
                <w:rFonts w:eastAsia="Times New Roman"/>
                <w:sz w:val="16"/>
                <w:szCs w:val="16"/>
              </w:rPr>
            </w:pPr>
            <w:r w:rsidRPr="00545DC0">
              <w:rPr>
                <w:rFonts w:eastAsia="Times New Roman"/>
                <w:sz w:val="16"/>
                <w:szCs w:val="16"/>
              </w:rPr>
              <w:t>0.077</w:t>
            </w:r>
          </w:p>
        </w:tc>
        <w:tc>
          <w:tcPr>
            <w:tcW w:w="0" w:type="auto"/>
            <w:vAlign w:val="center"/>
            <w:hideMark/>
          </w:tcPr>
          <w:p w14:paraId="6BBABDED" w14:textId="77777777" w:rsidR="00720CBC" w:rsidRPr="00545DC0" w:rsidRDefault="00720CBC" w:rsidP="00727382">
            <w:pPr>
              <w:rPr>
                <w:rFonts w:eastAsia="Times New Roman"/>
                <w:sz w:val="16"/>
                <w:szCs w:val="16"/>
              </w:rPr>
            </w:pPr>
            <w:r w:rsidRPr="00545DC0">
              <w:rPr>
                <w:rFonts w:eastAsia="Times New Roman"/>
                <w:sz w:val="16"/>
                <w:szCs w:val="16"/>
              </w:rPr>
              <w:t>0.077</w:t>
            </w:r>
          </w:p>
        </w:tc>
        <w:tc>
          <w:tcPr>
            <w:tcW w:w="0" w:type="auto"/>
            <w:vAlign w:val="center"/>
            <w:hideMark/>
          </w:tcPr>
          <w:p w14:paraId="761511B9" w14:textId="77777777" w:rsidR="00720CBC" w:rsidRPr="00545DC0" w:rsidRDefault="00720CBC" w:rsidP="00727382">
            <w:pPr>
              <w:rPr>
                <w:rFonts w:eastAsia="Times New Roman"/>
                <w:sz w:val="16"/>
                <w:szCs w:val="16"/>
              </w:rPr>
            </w:pPr>
            <w:r w:rsidRPr="00545DC0">
              <w:rPr>
                <w:rFonts w:eastAsia="Times New Roman"/>
                <w:sz w:val="16"/>
                <w:szCs w:val="16"/>
              </w:rPr>
              <w:t>0.008</w:t>
            </w:r>
          </w:p>
        </w:tc>
        <w:tc>
          <w:tcPr>
            <w:tcW w:w="0" w:type="auto"/>
            <w:vAlign w:val="center"/>
            <w:hideMark/>
          </w:tcPr>
          <w:p w14:paraId="2155E450" w14:textId="77777777" w:rsidR="00720CBC" w:rsidRPr="00545DC0" w:rsidRDefault="00720CBC" w:rsidP="00727382">
            <w:pPr>
              <w:rPr>
                <w:rFonts w:eastAsia="Times New Roman"/>
                <w:sz w:val="16"/>
                <w:szCs w:val="16"/>
              </w:rPr>
            </w:pPr>
            <w:r w:rsidRPr="00545DC0">
              <w:rPr>
                <w:rFonts w:eastAsia="Times New Roman"/>
                <w:sz w:val="16"/>
                <w:szCs w:val="16"/>
              </w:rPr>
              <w:t>0.015</w:t>
            </w:r>
          </w:p>
        </w:tc>
        <w:tc>
          <w:tcPr>
            <w:tcW w:w="0" w:type="auto"/>
            <w:vAlign w:val="center"/>
            <w:hideMark/>
          </w:tcPr>
          <w:p w14:paraId="77249F82" w14:textId="77777777" w:rsidR="00720CBC" w:rsidRPr="00545DC0" w:rsidRDefault="00720CBC" w:rsidP="00727382">
            <w:pPr>
              <w:rPr>
                <w:rFonts w:eastAsia="Times New Roman"/>
                <w:sz w:val="16"/>
                <w:szCs w:val="16"/>
              </w:rPr>
            </w:pPr>
            <w:r w:rsidRPr="00545DC0">
              <w:rPr>
                <w:rFonts w:eastAsia="Times New Roman"/>
                <w:sz w:val="16"/>
                <w:szCs w:val="16"/>
              </w:rPr>
              <w:t>0.067</w:t>
            </w:r>
          </w:p>
        </w:tc>
        <w:tc>
          <w:tcPr>
            <w:tcW w:w="0" w:type="auto"/>
            <w:vAlign w:val="center"/>
            <w:hideMark/>
          </w:tcPr>
          <w:p w14:paraId="5308453F" w14:textId="77777777" w:rsidR="00720CBC" w:rsidRPr="00545DC0" w:rsidRDefault="00720CBC" w:rsidP="00727382">
            <w:pPr>
              <w:rPr>
                <w:rFonts w:eastAsia="Times New Roman"/>
                <w:sz w:val="16"/>
                <w:szCs w:val="16"/>
              </w:rPr>
            </w:pPr>
            <w:r w:rsidRPr="00545DC0">
              <w:rPr>
                <w:rFonts w:eastAsia="Times New Roman"/>
                <w:sz w:val="16"/>
                <w:szCs w:val="16"/>
              </w:rPr>
              <w:t>0.067</w:t>
            </w:r>
          </w:p>
        </w:tc>
        <w:tc>
          <w:tcPr>
            <w:tcW w:w="0" w:type="auto"/>
            <w:vAlign w:val="center"/>
            <w:hideMark/>
          </w:tcPr>
          <w:p w14:paraId="7F556803" w14:textId="77777777" w:rsidR="00720CBC" w:rsidRPr="00545DC0" w:rsidRDefault="00720CBC" w:rsidP="00727382">
            <w:pPr>
              <w:rPr>
                <w:rFonts w:eastAsia="Times New Roman"/>
                <w:sz w:val="16"/>
                <w:szCs w:val="16"/>
              </w:rPr>
            </w:pPr>
            <w:r w:rsidRPr="00545DC0">
              <w:rPr>
                <w:rFonts w:eastAsia="Times New Roman"/>
                <w:sz w:val="16"/>
                <w:szCs w:val="16"/>
              </w:rPr>
              <w:t>0.000</w:t>
            </w:r>
          </w:p>
        </w:tc>
        <w:tc>
          <w:tcPr>
            <w:tcW w:w="0" w:type="auto"/>
            <w:vAlign w:val="center"/>
            <w:hideMark/>
          </w:tcPr>
          <w:p w14:paraId="0A842B09" w14:textId="77777777" w:rsidR="00720CBC" w:rsidRPr="00545DC0" w:rsidRDefault="00720CBC" w:rsidP="00727382">
            <w:pPr>
              <w:rPr>
                <w:rFonts w:eastAsia="Times New Roman"/>
                <w:sz w:val="16"/>
                <w:szCs w:val="16"/>
              </w:rPr>
            </w:pPr>
            <w:r w:rsidRPr="00545DC0">
              <w:rPr>
                <w:rFonts w:eastAsia="Times New Roman"/>
                <w:sz w:val="16"/>
                <w:szCs w:val="16"/>
              </w:rPr>
              <w:t>0.007</w:t>
            </w:r>
          </w:p>
        </w:tc>
        <w:tc>
          <w:tcPr>
            <w:tcW w:w="0" w:type="auto"/>
            <w:vAlign w:val="center"/>
            <w:hideMark/>
          </w:tcPr>
          <w:p w14:paraId="0B73BA23" w14:textId="77777777" w:rsidR="00720CBC" w:rsidRPr="00545DC0" w:rsidRDefault="00720CBC" w:rsidP="00727382">
            <w:pPr>
              <w:rPr>
                <w:rFonts w:eastAsia="Times New Roman"/>
                <w:sz w:val="16"/>
                <w:szCs w:val="16"/>
              </w:rPr>
            </w:pPr>
            <w:r w:rsidRPr="00545DC0">
              <w:rPr>
                <w:rFonts w:eastAsia="Times New Roman"/>
                <w:sz w:val="16"/>
                <w:szCs w:val="16"/>
              </w:rPr>
              <w:t>0.047</w:t>
            </w:r>
          </w:p>
        </w:tc>
        <w:tc>
          <w:tcPr>
            <w:tcW w:w="0" w:type="auto"/>
            <w:vAlign w:val="center"/>
            <w:hideMark/>
          </w:tcPr>
          <w:p w14:paraId="71B8773A" w14:textId="77777777" w:rsidR="00720CBC" w:rsidRPr="00545DC0" w:rsidRDefault="00720CBC" w:rsidP="00727382">
            <w:pPr>
              <w:rPr>
                <w:rFonts w:eastAsia="Times New Roman"/>
                <w:sz w:val="16"/>
                <w:szCs w:val="16"/>
              </w:rPr>
            </w:pPr>
            <w:r w:rsidRPr="00545DC0">
              <w:rPr>
                <w:rFonts w:eastAsia="Times New Roman"/>
                <w:sz w:val="16"/>
                <w:szCs w:val="16"/>
              </w:rPr>
              <w:t>0.049</w:t>
            </w:r>
          </w:p>
        </w:tc>
      </w:tr>
      <w:tr w:rsidR="00720CBC" w:rsidRPr="00545DC0" w14:paraId="6DE880ED" w14:textId="77777777" w:rsidTr="00727382">
        <w:trPr>
          <w:tblCellSpacing w:w="15" w:type="dxa"/>
        </w:trPr>
        <w:tc>
          <w:tcPr>
            <w:tcW w:w="522" w:type="dxa"/>
            <w:vAlign w:val="center"/>
            <w:hideMark/>
          </w:tcPr>
          <w:p w14:paraId="6945F556" w14:textId="77777777" w:rsidR="00720CBC" w:rsidRPr="00545DC0" w:rsidRDefault="00720CBC" w:rsidP="00727382">
            <w:pPr>
              <w:rPr>
                <w:rFonts w:eastAsia="Times New Roman"/>
                <w:sz w:val="16"/>
                <w:szCs w:val="16"/>
              </w:rPr>
            </w:pPr>
            <w:r w:rsidRPr="00545DC0">
              <w:rPr>
                <w:rFonts w:eastAsia="Times New Roman"/>
                <w:sz w:val="16"/>
                <w:szCs w:val="16"/>
              </w:rPr>
              <w:t>R2 Adj.</w:t>
            </w:r>
          </w:p>
        </w:tc>
        <w:tc>
          <w:tcPr>
            <w:tcW w:w="793" w:type="dxa"/>
            <w:vAlign w:val="center"/>
            <w:hideMark/>
          </w:tcPr>
          <w:p w14:paraId="3BE1C55A" w14:textId="77777777" w:rsidR="00720CBC" w:rsidRPr="00545DC0" w:rsidRDefault="00720CBC" w:rsidP="00727382">
            <w:pPr>
              <w:rPr>
                <w:rFonts w:eastAsia="Times New Roman"/>
                <w:sz w:val="16"/>
                <w:szCs w:val="16"/>
              </w:rPr>
            </w:pPr>
            <w:r w:rsidRPr="00545DC0">
              <w:rPr>
                <w:rFonts w:eastAsia="Times New Roman"/>
                <w:sz w:val="16"/>
                <w:szCs w:val="16"/>
              </w:rPr>
              <w:t>0.003</w:t>
            </w:r>
          </w:p>
        </w:tc>
        <w:tc>
          <w:tcPr>
            <w:tcW w:w="0" w:type="auto"/>
            <w:vAlign w:val="center"/>
            <w:hideMark/>
          </w:tcPr>
          <w:p w14:paraId="5F5CD0C1" w14:textId="77777777" w:rsidR="00720CBC" w:rsidRPr="00545DC0" w:rsidRDefault="00720CBC" w:rsidP="00727382">
            <w:pPr>
              <w:rPr>
                <w:rFonts w:eastAsia="Times New Roman"/>
                <w:sz w:val="16"/>
                <w:szCs w:val="16"/>
              </w:rPr>
            </w:pPr>
            <w:r w:rsidRPr="00545DC0">
              <w:rPr>
                <w:rFonts w:eastAsia="Times New Roman"/>
                <w:sz w:val="16"/>
                <w:szCs w:val="16"/>
              </w:rPr>
              <w:t>0.014</w:t>
            </w:r>
          </w:p>
        </w:tc>
        <w:tc>
          <w:tcPr>
            <w:tcW w:w="0" w:type="auto"/>
            <w:vAlign w:val="center"/>
            <w:hideMark/>
          </w:tcPr>
          <w:p w14:paraId="06C16BC3" w14:textId="77777777" w:rsidR="00720CBC" w:rsidRPr="00545DC0" w:rsidRDefault="00720CBC" w:rsidP="00727382">
            <w:pPr>
              <w:rPr>
                <w:rFonts w:eastAsia="Times New Roman"/>
                <w:sz w:val="16"/>
                <w:szCs w:val="16"/>
              </w:rPr>
            </w:pPr>
            <w:r w:rsidRPr="00545DC0">
              <w:rPr>
                <w:rFonts w:eastAsia="Times New Roman"/>
                <w:sz w:val="16"/>
                <w:szCs w:val="16"/>
              </w:rPr>
              <w:t>0.113</w:t>
            </w:r>
          </w:p>
        </w:tc>
        <w:tc>
          <w:tcPr>
            <w:tcW w:w="0" w:type="auto"/>
            <w:vAlign w:val="center"/>
            <w:hideMark/>
          </w:tcPr>
          <w:p w14:paraId="454FBDAE" w14:textId="77777777" w:rsidR="00720CBC" w:rsidRPr="00545DC0" w:rsidRDefault="00720CBC" w:rsidP="00727382">
            <w:pPr>
              <w:rPr>
                <w:rFonts w:eastAsia="Times New Roman"/>
                <w:sz w:val="16"/>
                <w:szCs w:val="16"/>
              </w:rPr>
            </w:pPr>
            <w:r w:rsidRPr="00545DC0">
              <w:rPr>
                <w:rFonts w:eastAsia="Times New Roman"/>
                <w:sz w:val="16"/>
                <w:szCs w:val="16"/>
              </w:rPr>
              <w:t>0.115</w:t>
            </w:r>
          </w:p>
        </w:tc>
        <w:tc>
          <w:tcPr>
            <w:tcW w:w="0" w:type="auto"/>
            <w:vAlign w:val="center"/>
            <w:hideMark/>
          </w:tcPr>
          <w:p w14:paraId="1F2C8BA3" w14:textId="77777777" w:rsidR="00720CBC" w:rsidRPr="00545DC0" w:rsidRDefault="00720CBC" w:rsidP="00727382">
            <w:pPr>
              <w:rPr>
                <w:rFonts w:eastAsia="Times New Roman"/>
                <w:sz w:val="16"/>
                <w:szCs w:val="16"/>
              </w:rPr>
            </w:pPr>
            <w:r w:rsidRPr="00545DC0">
              <w:rPr>
                <w:rFonts w:eastAsia="Times New Roman"/>
                <w:sz w:val="16"/>
                <w:szCs w:val="16"/>
              </w:rPr>
              <w:t>0.000</w:t>
            </w:r>
          </w:p>
        </w:tc>
        <w:tc>
          <w:tcPr>
            <w:tcW w:w="0" w:type="auto"/>
            <w:vAlign w:val="center"/>
            <w:hideMark/>
          </w:tcPr>
          <w:p w14:paraId="0AF5B460" w14:textId="77777777" w:rsidR="00720CBC" w:rsidRPr="00545DC0" w:rsidRDefault="00720CBC" w:rsidP="00727382">
            <w:pPr>
              <w:rPr>
                <w:rFonts w:eastAsia="Times New Roman"/>
                <w:sz w:val="16"/>
                <w:szCs w:val="16"/>
              </w:rPr>
            </w:pPr>
            <w:r w:rsidRPr="00545DC0">
              <w:rPr>
                <w:rFonts w:eastAsia="Times New Roman"/>
                <w:sz w:val="16"/>
                <w:szCs w:val="16"/>
              </w:rPr>
              <w:t>0.011</w:t>
            </w:r>
          </w:p>
        </w:tc>
        <w:tc>
          <w:tcPr>
            <w:tcW w:w="0" w:type="auto"/>
            <w:vAlign w:val="center"/>
            <w:hideMark/>
          </w:tcPr>
          <w:p w14:paraId="0F157748" w14:textId="77777777" w:rsidR="00720CBC" w:rsidRPr="00545DC0" w:rsidRDefault="00720CBC" w:rsidP="00727382">
            <w:pPr>
              <w:rPr>
                <w:rFonts w:eastAsia="Times New Roman"/>
                <w:sz w:val="16"/>
                <w:szCs w:val="16"/>
              </w:rPr>
            </w:pPr>
            <w:r w:rsidRPr="00545DC0">
              <w:rPr>
                <w:rFonts w:eastAsia="Times New Roman"/>
                <w:sz w:val="16"/>
                <w:szCs w:val="16"/>
              </w:rPr>
              <w:t>0.074</w:t>
            </w:r>
          </w:p>
        </w:tc>
        <w:tc>
          <w:tcPr>
            <w:tcW w:w="0" w:type="auto"/>
            <w:vAlign w:val="center"/>
            <w:hideMark/>
          </w:tcPr>
          <w:p w14:paraId="458DC5AB" w14:textId="77777777" w:rsidR="00720CBC" w:rsidRPr="00545DC0" w:rsidRDefault="00720CBC" w:rsidP="00727382">
            <w:pPr>
              <w:rPr>
                <w:rFonts w:eastAsia="Times New Roman"/>
                <w:sz w:val="16"/>
                <w:szCs w:val="16"/>
              </w:rPr>
            </w:pPr>
            <w:r w:rsidRPr="00545DC0">
              <w:rPr>
                <w:rFonts w:eastAsia="Times New Roman"/>
                <w:sz w:val="16"/>
                <w:szCs w:val="16"/>
              </w:rPr>
              <w:t>0.074</w:t>
            </w:r>
          </w:p>
        </w:tc>
        <w:tc>
          <w:tcPr>
            <w:tcW w:w="0" w:type="auto"/>
            <w:vAlign w:val="center"/>
            <w:hideMark/>
          </w:tcPr>
          <w:p w14:paraId="6AE51A05" w14:textId="77777777" w:rsidR="00720CBC" w:rsidRPr="00545DC0" w:rsidRDefault="00720CBC" w:rsidP="00727382">
            <w:pPr>
              <w:rPr>
                <w:rFonts w:eastAsia="Times New Roman"/>
                <w:sz w:val="16"/>
                <w:szCs w:val="16"/>
              </w:rPr>
            </w:pPr>
            <w:r w:rsidRPr="00545DC0">
              <w:rPr>
                <w:rFonts w:eastAsia="Times New Roman"/>
                <w:sz w:val="16"/>
                <w:szCs w:val="16"/>
              </w:rPr>
              <w:t>0.008</w:t>
            </w:r>
          </w:p>
        </w:tc>
        <w:tc>
          <w:tcPr>
            <w:tcW w:w="0" w:type="auto"/>
            <w:vAlign w:val="center"/>
            <w:hideMark/>
          </w:tcPr>
          <w:p w14:paraId="7224170B" w14:textId="77777777" w:rsidR="00720CBC" w:rsidRPr="00545DC0" w:rsidRDefault="00720CBC" w:rsidP="00727382">
            <w:pPr>
              <w:rPr>
                <w:rFonts w:eastAsia="Times New Roman"/>
                <w:sz w:val="16"/>
                <w:szCs w:val="16"/>
              </w:rPr>
            </w:pPr>
            <w:r w:rsidRPr="00545DC0">
              <w:rPr>
                <w:rFonts w:eastAsia="Times New Roman"/>
                <w:sz w:val="16"/>
                <w:szCs w:val="16"/>
              </w:rPr>
              <w:t>0.012</w:t>
            </w:r>
          </w:p>
        </w:tc>
        <w:tc>
          <w:tcPr>
            <w:tcW w:w="0" w:type="auto"/>
            <w:vAlign w:val="center"/>
            <w:hideMark/>
          </w:tcPr>
          <w:p w14:paraId="6D94EA1E" w14:textId="77777777" w:rsidR="00720CBC" w:rsidRPr="00545DC0" w:rsidRDefault="00720CBC" w:rsidP="00727382">
            <w:pPr>
              <w:rPr>
                <w:rFonts w:eastAsia="Times New Roman"/>
                <w:sz w:val="16"/>
                <w:szCs w:val="16"/>
              </w:rPr>
            </w:pPr>
            <w:r w:rsidRPr="00545DC0">
              <w:rPr>
                <w:rFonts w:eastAsia="Times New Roman"/>
                <w:sz w:val="16"/>
                <w:szCs w:val="16"/>
              </w:rPr>
              <w:t>0.064</w:t>
            </w:r>
          </w:p>
        </w:tc>
        <w:tc>
          <w:tcPr>
            <w:tcW w:w="0" w:type="auto"/>
            <w:vAlign w:val="center"/>
            <w:hideMark/>
          </w:tcPr>
          <w:p w14:paraId="04E67B1C" w14:textId="77777777" w:rsidR="00720CBC" w:rsidRPr="00545DC0" w:rsidRDefault="00720CBC" w:rsidP="00727382">
            <w:pPr>
              <w:rPr>
                <w:rFonts w:eastAsia="Times New Roman"/>
                <w:sz w:val="16"/>
                <w:szCs w:val="16"/>
              </w:rPr>
            </w:pPr>
            <w:r w:rsidRPr="00545DC0">
              <w:rPr>
                <w:rFonts w:eastAsia="Times New Roman"/>
                <w:sz w:val="16"/>
                <w:szCs w:val="16"/>
              </w:rPr>
              <w:t>0.063</w:t>
            </w:r>
          </w:p>
        </w:tc>
        <w:tc>
          <w:tcPr>
            <w:tcW w:w="0" w:type="auto"/>
            <w:vAlign w:val="center"/>
            <w:hideMark/>
          </w:tcPr>
          <w:p w14:paraId="190D9E8A" w14:textId="77777777" w:rsidR="00720CBC" w:rsidRPr="00545DC0" w:rsidRDefault="00720CBC" w:rsidP="00727382">
            <w:pPr>
              <w:rPr>
                <w:rFonts w:eastAsia="Times New Roman"/>
                <w:sz w:val="16"/>
                <w:szCs w:val="16"/>
              </w:rPr>
            </w:pPr>
            <w:r w:rsidRPr="00545DC0">
              <w:rPr>
                <w:rFonts w:eastAsia="Times New Roman"/>
                <w:sz w:val="16"/>
                <w:szCs w:val="16"/>
              </w:rPr>
              <w:t>0.000</w:t>
            </w:r>
          </w:p>
        </w:tc>
        <w:tc>
          <w:tcPr>
            <w:tcW w:w="0" w:type="auto"/>
            <w:vAlign w:val="center"/>
            <w:hideMark/>
          </w:tcPr>
          <w:p w14:paraId="3A87E4E8" w14:textId="77777777" w:rsidR="00720CBC" w:rsidRPr="00545DC0" w:rsidRDefault="00720CBC" w:rsidP="00727382">
            <w:pPr>
              <w:rPr>
                <w:rFonts w:eastAsia="Times New Roman"/>
                <w:sz w:val="16"/>
                <w:szCs w:val="16"/>
              </w:rPr>
            </w:pPr>
            <w:r w:rsidRPr="00545DC0">
              <w:rPr>
                <w:rFonts w:eastAsia="Times New Roman"/>
                <w:sz w:val="16"/>
                <w:szCs w:val="16"/>
              </w:rPr>
              <w:t>0.004</w:t>
            </w:r>
          </w:p>
        </w:tc>
        <w:tc>
          <w:tcPr>
            <w:tcW w:w="0" w:type="auto"/>
            <w:vAlign w:val="center"/>
            <w:hideMark/>
          </w:tcPr>
          <w:p w14:paraId="0A656AC8" w14:textId="77777777" w:rsidR="00720CBC" w:rsidRPr="00545DC0" w:rsidRDefault="00720CBC" w:rsidP="00727382">
            <w:pPr>
              <w:rPr>
                <w:rFonts w:eastAsia="Times New Roman"/>
                <w:sz w:val="16"/>
                <w:szCs w:val="16"/>
              </w:rPr>
            </w:pPr>
            <w:r w:rsidRPr="00545DC0">
              <w:rPr>
                <w:rFonts w:eastAsia="Times New Roman"/>
                <w:sz w:val="16"/>
                <w:szCs w:val="16"/>
              </w:rPr>
              <w:t>0.044</w:t>
            </w:r>
          </w:p>
        </w:tc>
        <w:tc>
          <w:tcPr>
            <w:tcW w:w="0" w:type="auto"/>
            <w:vAlign w:val="center"/>
            <w:hideMark/>
          </w:tcPr>
          <w:p w14:paraId="6FBE2D9B" w14:textId="77777777" w:rsidR="00720CBC" w:rsidRPr="00545DC0" w:rsidRDefault="00720CBC" w:rsidP="00727382">
            <w:pPr>
              <w:rPr>
                <w:rFonts w:eastAsia="Times New Roman"/>
                <w:sz w:val="16"/>
                <w:szCs w:val="16"/>
              </w:rPr>
            </w:pPr>
            <w:r w:rsidRPr="00545DC0">
              <w:rPr>
                <w:rFonts w:eastAsia="Times New Roman"/>
                <w:sz w:val="16"/>
                <w:szCs w:val="16"/>
              </w:rPr>
              <w:t>0.045</w:t>
            </w:r>
          </w:p>
        </w:tc>
      </w:tr>
      <w:tr w:rsidR="00720CBC" w:rsidRPr="00545DC0" w14:paraId="1FE160CB" w14:textId="77777777" w:rsidTr="00727382">
        <w:trPr>
          <w:tblCellSpacing w:w="15" w:type="dxa"/>
        </w:trPr>
        <w:tc>
          <w:tcPr>
            <w:tcW w:w="0" w:type="auto"/>
            <w:gridSpan w:val="17"/>
            <w:vAlign w:val="center"/>
            <w:hideMark/>
          </w:tcPr>
          <w:p w14:paraId="0BA6FA6A" w14:textId="77777777" w:rsidR="00720CBC" w:rsidRPr="00545DC0" w:rsidRDefault="00720CBC" w:rsidP="00727382">
            <w:pPr>
              <w:rPr>
                <w:rFonts w:eastAsia="Times New Roman"/>
                <w:sz w:val="16"/>
                <w:szCs w:val="16"/>
              </w:rPr>
            </w:pPr>
            <w:r w:rsidRPr="00545DC0">
              <w:rPr>
                <w:rFonts w:eastAsia="Times New Roman"/>
                <w:sz w:val="16"/>
                <w:szCs w:val="16"/>
              </w:rPr>
              <w:t>* p &lt; 0.05, ** p &lt; 0.01, *** p &lt; 0.001</w:t>
            </w:r>
          </w:p>
        </w:tc>
      </w:tr>
    </w:tbl>
    <w:p w14:paraId="244B0CA3" w14:textId="77777777" w:rsidR="00720CBC" w:rsidRDefault="00720CBC" w:rsidP="00720CBC">
      <w:pPr>
        <w:rPr>
          <w:rFonts w:eastAsia="Times New Roman"/>
        </w:rPr>
      </w:pPr>
    </w:p>
    <w:p w14:paraId="6E30883A" w14:textId="77777777" w:rsidR="00720CBC" w:rsidRDefault="00720CBC" w:rsidP="00720CBC">
      <w:pPr>
        <w:pStyle w:val="Caption"/>
        <w:jc w:val="both"/>
        <w:rPr>
          <w:sz w:val="24"/>
          <w:szCs w:val="24"/>
        </w:rPr>
      </w:pPr>
    </w:p>
    <w:p w14:paraId="56E7100E" w14:textId="4E8D046A" w:rsidR="00720CBC" w:rsidRPr="007071A0" w:rsidRDefault="00720CBC" w:rsidP="00720CBC">
      <w:pPr>
        <w:pStyle w:val="Caption"/>
        <w:jc w:val="both"/>
        <w:rPr>
          <w:sz w:val="24"/>
          <w:szCs w:val="24"/>
        </w:rPr>
      </w:pPr>
      <w:r w:rsidRPr="007071A0">
        <w:rPr>
          <w:sz w:val="24"/>
          <w:szCs w:val="24"/>
        </w:rPr>
        <w:t xml:space="preserve">Table </w:t>
      </w:r>
      <w:ins w:id="2424" w:author="Simon Kiss" w:date="2023-09-18T12:07:00Z">
        <w:r w:rsidR="00B93293">
          <w:rPr>
            <w:sz w:val="24"/>
            <w:szCs w:val="24"/>
          </w:rPr>
          <w:fldChar w:fldCharType="begin"/>
        </w:r>
        <w:r w:rsidR="00B93293">
          <w:rPr>
            <w:sz w:val="24"/>
            <w:szCs w:val="24"/>
          </w:rPr>
          <w:instrText xml:space="preserve"> SEQ Table \* ARABIC </w:instrText>
        </w:r>
      </w:ins>
      <w:r w:rsidR="00B93293">
        <w:rPr>
          <w:sz w:val="24"/>
          <w:szCs w:val="24"/>
        </w:rPr>
        <w:fldChar w:fldCharType="separate"/>
      </w:r>
      <w:ins w:id="2425" w:author="Simon Kiss" w:date="2023-09-18T12:07:00Z">
        <w:r w:rsidR="00B93293">
          <w:rPr>
            <w:noProof/>
            <w:sz w:val="24"/>
            <w:szCs w:val="24"/>
          </w:rPr>
          <w:t>2</w:t>
        </w:r>
        <w:r w:rsidR="00B93293">
          <w:rPr>
            <w:sz w:val="24"/>
            <w:szCs w:val="24"/>
          </w:rPr>
          <w:fldChar w:fldCharType="end"/>
        </w:r>
      </w:ins>
      <w:del w:id="2426" w:author="Simon Kiss" w:date="2023-09-14T23:54:00Z">
        <w:r w:rsidDel="000B02CF">
          <w:rPr>
            <w:sz w:val="24"/>
            <w:szCs w:val="24"/>
          </w:rPr>
          <w:fldChar w:fldCharType="begin"/>
        </w:r>
        <w:r w:rsidDel="000B02CF">
          <w:rPr>
            <w:sz w:val="24"/>
            <w:szCs w:val="24"/>
          </w:rPr>
          <w:delInstrText xml:space="preserve"> SEQ Table \* ARABIC </w:delInstrText>
        </w:r>
        <w:r w:rsidDel="000B02CF">
          <w:rPr>
            <w:sz w:val="24"/>
            <w:szCs w:val="24"/>
          </w:rPr>
          <w:fldChar w:fldCharType="separate"/>
        </w:r>
        <w:r w:rsidR="00293A78" w:rsidDel="000B02CF">
          <w:rPr>
            <w:noProof/>
            <w:sz w:val="24"/>
            <w:szCs w:val="24"/>
          </w:rPr>
          <w:delText>4</w:delText>
        </w:r>
        <w:r w:rsidDel="000B02CF">
          <w:rPr>
            <w:sz w:val="24"/>
            <w:szCs w:val="24"/>
          </w:rPr>
          <w:fldChar w:fldCharType="end"/>
        </w:r>
      </w:del>
      <w:bookmarkEnd w:id="2422"/>
      <w:r w:rsidRPr="007071A0">
        <w:rPr>
          <w:sz w:val="24"/>
          <w:szCs w:val="24"/>
        </w:rPr>
        <w:t xml:space="preserve">: OLS regressions of COVID19 Trade-offs as a function of sample, </w:t>
      </w:r>
      <w:del w:id="2427" w:author="Patrick Fafard" w:date="2023-01-31T11:39:00Z">
        <w:r w:rsidRPr="007071A0" w:rsidDel="00E93668">
          <w:rPr>
            <w:sz w:val="24"/>
            <w:szCs w:val="24"/>
          </w:rPr>
          <w:delText>demograhpics</w:delText>
        </w:r>
      </w:del>
      <w:ins w:id="2428" w:author="Patrick Fafard" w:date="2023-01-31T11:39:00Z">
        <w:r w:rsidRPr="007071A0">
          <w:rPr>
            <w:sz w:val="24"/>
            <w:szCs w:val="24"/>
          </w:rPr>
          <w:t>demographics</w:t>
        </w:r>
      </w:ins>
      <w:r w:rsidRPr="007071A0">
        <w:rPr>
          <w:sz w:val="24"/>
          <w:szCs w:val="24"/>
        </w:rPr>
        <w:t xml:space="preserve"> (degree status, high-income status, sex, age) and ideology.</w:t>
      </w:r>
      <w:r>
        <w:rPr>
          <w:sz w:val="24"/>
          <w:szCs w:val="24"/>
        </w:rPr>
        <w:t xml:space="preserve"> Dependent variable has been scaled 0 (support for stopping COVID19, 1 support for other policy goal)</w:t>
      </w:r>
    </w:p>
    <w:p w14:paraId="175B5783" w14:textId="77777777" w:rsidR="00720CBC" w:rsidRDefault="00720CBC" w:rsidP="00720CBC"/>
    <w:p w14:paraId="4460BB19" w14:textId="77777777" w:rsidR="003D44BA" w:rsidRDefault="003D44BA" w:rsidP="00720CBC"/>
    <w:p w14:paraId="49F2BDCD" w14:textId="79C4C1AB" w:rsidR="003D44BA" w:rsidRPr="007071A0" w:rsidRDefault="003D44BA" w:rsidP="003D44BA">
      <w:pPr>
        <w:keepNext/>
        <w:jc w:val="both"/>
      </w:pPr>
      <w:del w:id="2429" w:author="Simon Kiss" w:date="2023-08-01T15:12:00Z">
        <w:r w:rsidRPr="007071A0" w:rsidDel="007851A7">
          <w:rPr>
            <w:noProof/>
          </w:rPr>
          <w:drawing>
            <wp:inline distT="0" distB="0" distL="0" distR="0" wp14:anchorId="381D303B" wp14:editId="75726BC6">
              <wp:extent cx="5943600" cy="222885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del>
    </w:p>
    <w:p w14:paraId="0068309A" w14:textId="23F57B8C" w:rsidR="003D44BA" w:rsidRPr="007071A0" w:rsidDel="007851A7" w:rsidRDefault="003D44BA" w:rsidP="003D44BA">
      <w:pPr>
        <w:pStyle w:val="Caption"/>
        <w:jc w:val="both"/>
        <w:rPr>
          <w:del w:id="2430" w:author="Simon Kiss" w:date="2023-08-01T15:12:00Z"/>
          <w:sz w:val="24"/>
          <w:szCs w:val="24"/>
        </w:rPr>
      </w:pPr>
      <w:bookmarkStart w:id="2431" w:name="_Ref109734493"/>
      <w:commentRangeStart w:id="2432"/>
      <w:del w:id="2433" w:author="Simon Kiss" w:date="2023-08-01T15:12:00Z">
        <w:r w:rsidRPr="007071A0" w:rsidDel="007851A7">
          <w:rPr>
            <w:sz w:val="24"/>
            <w:szCs w:val="24"/>
          </w:rPr>
          <w:delText xml:space="preserve">Figure </w:delText>
        </w:r>
        <w:r w:rsidRPr="007071A0" w:rsidDel="007851A7">
          <w:rPr>
            <w:noProof/>
          </w:rPr>
          <w:fldChar w:fldCharType="begin"/>
        </w:r>
        <w:r w:rsidRPr="007071A0" w:rsidDel="007851A7">
          <w:rPr>
            <w:noProof/>
            <w:sz w:val="24"/>
            <w:szCs w:val="24"/>
          </w:rPr>
          <w:delInstrText xml:space="preserve"> SEQ Figure \* ARABIC </w:delInstrText>
        </w:r>
        <w:r w:rsidRPr="007071A0" w:rsidDel="007851A7">
          <w:rPr>
            <w:noProof/>
          </w:rPr>
          <w:fldChar w:fldCharType="separate"/>
        </w:r>
        <w:r w:rsidR="00293A78" w:rsidDel="007851A7">
          <w:rPr>
            <w:noProof/>
            <w:sz w:val="24"/>
            <w:szCs w:val="24"/>
          </w:rPr>
          <w:delText>7</w:delText>
        </w:r>
        <w:r w:rsidRPr="007071A0" w:rsidDel="007851A7">
          <w:rPr>
            <w:noProof/>
          </w:rPr>
          <w:fldChar w:fldCharType="end"/>
        </w:r>
        <w:bookmarkEnd w:id="2431"/>
        <w:r w:rsidRPr="007071A0" w:rsidDel="007851A7">
          <w:rPr>
            <w:sz w:val="24"/>
            <w:szCs w:val="24"/>
          </w:rPr>
          <w:delText>:</w:delText>
        </w:r>
        <w:r w:rsidDel="007851A7">
          <w:rPr>
            <w:sz w:val="24"/>
            <w:szCs w:val="24"/>
          </w:rPr>
          <w:delText>Correlation between policy preferences and l</w:delText>
        </w:r>
        <w:r w:rsidRPr="007071A0" w:rsidDel="007851A7">
          <w:rPr>
            <w:sz w:val="24"/>
            <w:szCs w:val="24"/>
          </w:rPr>
          <w:delText>ocal case severity policy preferences</w:delText>
        </w:r>
        <w:r w:rsidDel="007851A7">
          <w:rPr>
            <w:sz w:val="24"/>
            <w:szCs w:val="24"/>
          </w:rPr>
          <w:delText xml:space="preserve">, by sample group. </w:delText>
        </w:r>
        <w:commentRangeStart w:id="2434"/>
        <w:commentRangeEnd w:id="2434"/>
        <w:r w:rsidDel="007851A7">
          <w:rPr>
            <w:rStyle w:val="CommentReference"/>
            <w:i w:val="0"/>
            <w:iCs w:val="0"/>
            <w:color w:val="auto"/>
          </w:rPr>
          <w:commentReference w:id="2434"/>
        </w:r>
        <w:commentRangeEnd w:id="2432"/>
        <w:r w:rsidDel="007851A7">
          <w:rPr>
            <w:rStyle w:val="CommentReference"/>
            <w:i w:val="0"/>
            <w:iCs w:val="0"/>
            <w:color w:val="auto"/>
          </w:rPr>
          <w:commentReference w:id="2432"/>
        </w:r>
      </w:del>
    </w:p>
    <w:p w14:paraId="45192CA3" w14:textId="77777777" w:rsidR="003D44BA" w:rsidRDefault="003D44BA" w:rsidP="00720CBC"/>
    <w:p w14:paraId="6854A26A" w14:textId="4434C96D" w:rsidR="003D44BA" w:rsidDel="007851A7" w:rsidRDefault="003D44BA" w:rsidP="00720CBC">
      <w:pPr>
        <w:rPr>
          <w:del w:id="2435" w:author="Simon Kiss" w:date="2023-08-01T15:12:00Z"/>
        </w:rPr>
      </w:pPr>
    </w:p>
    <w:p w14:paraId="3B070B15" w14:textId="687E0CA3" w:rsidR="003D44BA" w:rsidRPr="007071A0" w:rsidDel="007851A7" w:rsidRDefault="003D44BA" w:rsidP="003D44BA">
      <w:pPr>
        <w:jc w:val="both"/>
        <w:rPr>
          <w:del w:id="2436" w:author="Simon Kiss" w:date="2023-08-01T15:12:00Z"/>
        </w:rPr>
      </w:pPr>
      <w:del w:id="2437" w:author="Simon Kiss" w:date="2023-08-01T15:12:00Z">
        <w:r w:rsidRPr="007071A0" w:rsidDel="007851A7">
          <w:rPr>
            <w:noProof/>
          </w:rPr>
          <w:drawing>
            <wp:inline distT="0" distB="0" distL="0" distR="0" wp14:anchorId="1112EBE6" wp14:editId="34238D7E">
              <wp:extent cx="5943600" cy="2228850"/>
              <wp:effectExtent l="0" t="0" r="0" b="0"/>
              <wp:docPr id="9" name="Picture 9" descr="Chart,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diagram, schematic&#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del>
    </w:p>
    <w:p w14:paraId="184102BE" w14:textId="4736E52C" w:rsidR="003D44BA" w:rsidRPr="007071A0" w:rsidDel="007851A7" w:rsidRDefault="003D44BA" w:rsidP="003D44BA">
      <w:pPr>
        <w:pStyle w:val="Caption"/>
        <w:jc w:val="both"/>
        <w:rPr>
          <w:del w:id="2438" w:author="Simon Kiss" w:date="2023-08-01T15:12:00Z"/>
          <w:sz w:val="24"/>
          <w:szCs w:val="24"/>
        </w:rPr>
      </w:pPr>
      <w:del w:id="2439" w:author="Simon Kiss" w:date="2023-08-01T15:12:00Z">
        <w:r w:rsidRPr="007071A0" w:rsidDel="007851A7">
          <w:rPr>
            <w:sz w:val="24"/>
            <w:szCs w:val="24"/>
          </w:rPr>
          <w:delText xml:space="preserve">Figure </w:delText>
        </w:r>
        <w:r w:rsidRPr="007071A0" w:rsidDel="007851A7">
          <w:rPr>
            <w:noProof/>
          </w:rPr>
          <w:fldChar w:fldCharType="begin"/>
        </w:r>
        <w:r w:rsidRPr="007071A0" w:rsidDel="007851A7">
          <w:rPr>
            <w:noProof/>
            <w:sz w:val="24"/>
            <w:szCs w:val="24"/>
          </w:rPr>
          <w:delInstrText xml:space="preserve"> SEQ Figure \* ARABIC </w:delInstrText>
        </w:r>
        <w:r w:rsidRPr="007071A0" w:rsidDel="007851A7">
          <w:rPr>
            <w:noProof/>
          </w:rPr>
          <w:fldChar w:fldCharType="separate"/>
        </w:r>
        <w:r w:rsidR="00293A78" w:rsidDel="007851A7">
          <w:rPr>
            <w:noProof/>
            <w:sz w:val="24"/>
            <w:szCs w:val="24"/>
          </w:rPr>
          <w:delText>8</w:delText>
        </w:r>
        <w:r w:rsidRPr="007071A0" w:rsidDel="007851A7">
          <w:rPr>
            <w:noProof/>
          </w:rPr>
          <w:fldChar w:fldCharType="end"/>
        </w:r>
        <w:r w:rsidRPr="007071A0" w:rsidDel="007851A7">
          <w:rPr>
            <w:sz w:val="24"/>
            <w:szCs w:val="24"/>
          </w:rPr>
          <w:delText>: Local case severity and trade-offs</w:delText>
        </w:r>
      </w:del>
    </w:p>
    <w:p w14:paraId="13F9722F" w14:textId="77777777" w:rsidR="003D44BA" w:rsidRDefault="003D44BA" w:rsidP="00720CBC"/>
    <w:tbl>
      <w:tblPr>
        <w:tblW w:w="0" w:type="auto"/>
        <w:jc w:val="center"/>
        <w:tblCellMar>
          <w:top w:w="15" w:type="dxa"/>
          <w:left w:w="15" w:type="dxa"/>
          <w:bottom w:w="15" w:type="dxa"/>
          <w:right w:w="15" w:type="dxa"/>
        </w:tblCellMar>
        <w:tblLook w:val="04A0" w:firstRow="1" w:lastRow="0" w:firstColumn="1" w:lastColumn="0" w:noHBand="0" w:noVBand="1"/>
      </w:tblPr>
      <w:tblGrid>
        <w:gridCol w:w="1802"/>
        <w:gridCol w:w="813"/>
      </w:tblGrid>
      <w:tr w:rsidR="003D44BA" w14:paraId="24559772" w14:textId="77777777" w:rsidTr="00727382">
        <w:trPr>
          <w:tblHeader/>
          <w:jc w:val="center"/>
        </w:trPr>
        <w:tc>
          <w:tcPr>
            <w:tcW w:w="0" w:type="auto"/>
            <w:shd w:val="clear" w:color="auto" w:fill="auto"/>
            <w:tcMar>
              <w:top w:w="0" w:type="dxa"/>
              <w:left w:w="0" w:type="dxa"/>
              <w:bottom w:w="0" w:type="dxa"/>
              <w:right w:w="0" w:type="dxa"/>
            </w:tcMar>
            <w:vAlign w:val="center"/>
            <w:hideMark/>
          </w:tcPr>
          <w:p w14:paraId="7A917FAD" w14:textId="77777777" w:rsidR="003D44BA" w:rsidRDefault="003D44BA" w:rsidP="00727382">
            <w:pPr>
              <w:rPr>
                <w:rFonts w:ascii="Open Sans" w:eastAsia="Times New Roman" w:hAnsi="Open Sans" w:cs="Open Sans"/>
                <w:b/>
                <w:bCs/>
                <w:color w:val="444444"/>
                <w:sz w:val="20"/>
                <w:szCs w:val="20"/>
              </w:rPr>
            </w:pPr>
            <w:r>
              <w:rPr>
                <w:rFonts w:ascii="Open Sans" w:eastAsia="Times New Roman" w:hAnsi="Open Sans" w:cs="Open Sans"/>
                <w:b/>
                <w:bCs/>
                <w:color w:val="444444"/>
                <w:sz w:val="20"/>
                <w:szCs w:val="20"/>
              </w:rPr>
              <w:t xml:space="preserve">Sample </w:t>
            </w:r>
          </w:p>
        </w:tc>
        <w:tc>
          <w:tcPr>
            <w:tcW w:w="0" w:type="auto"/>
            <w:shd w:val="clear" w:color="auto" w:fill="auto"/>
            <w:tcMar>
              <w:top w:w="0" w:type="dxa"/>
              <w:left w:w="0" w:type="dxa"/>
              <w:bottom w:w="0" w:type="dxa"/>
              <w:right w:w="0" w:type="dxa"/>
            </w:tcMar>
            <w:vAlign w:val="center"/>
            <w:hideMark/>
          </w:tcPr>
          <w:p w14:paraId="3ADBFBBF" w14:textId="77777777" w:rsidR="003D44BA" w:rsidRDefault="003D44BA" w:rsidP="00727382">
            <w:pPr>
              <w:jc w:val="right"/>
              <w:rPr>
                <w:rFonts w:ascii="Open Sans" w:eastAsia="Times New Roman" w:hAnsi="Open Sans" w:cs="Open Sans"/>
                <w:b/>
                <w:bCs/>
                <w:color w:val="444444"/>
                <w:sz w:val="20"/>
                <w:szCs w:val="20"/>
              </w:rPr>
            </w:pPr>
            <w:r>
              <w:rPr>
                <w:rFonts w:ascii="Open Sans" w:eastAsia="Times New Roman" w:hAnsi="Open Sans" w:cs="Open Sans"/>
                <w:b/>
                <w:bCs/>
                <w:color w:val="444444"/>
                <w:sz w:val="20"/>
                <w:szCs w:val="20"/>
              </w:rPr>
              <w:t xml:space="preserve">Average </w:t>
            </w:r>
          </w:p>
        </w:tc>
      </w:tr>
      <w:tr w:rsidR="003D44BA" w14:paraId="744EA750" w14:textId="77777777" w:rsidTr="00727382">
        <w:trPr>
          <w:jc w:val="center"/>
        </w:trPr>
        <w:tc>
          <w:tcPr>
            <w:tcW w:w="0" w:type="auto"/>
            <w:shd w:val="clear" w:color="auto" w:fill="auto"/>
            <w:tcMar>
              <w:top w:w="0" w:type="dxa"/>
              <w:left w:w="0" w:type="dxa"/>
              <w:bottom w:w="0" w:type="dxa"/>
              <w:right w:w="0" w:type="dxa"/>
            </w:tcMar>
            <w:vAlign w:val="center"/>
            <w:hideMark/>
          </w:tcPr>
          <w:p w14:paraId="029FA7B7" w14:textId="77777777" w:rsidR="003D44BA" w:rsidRDefault="003D44BA" w:rsidP="00727382">
            <w:pPr>
              <w:rPr>
                <w:rFonts w:ascii="Open Sans" w:eastAsia="Times New Roman" w:hAnsi="Open Sans" w:cs="Open Sans"/>
                <w:color w:val="777777"/>
                <w:sz w:val="20"/>
                <w:szCs w:val="20"/>
              </w:rPr>
            </w:pPr>
            <w:r>
              <w:rPr>
                <w:rFonts w:ascii="Open Sans" w:eastAsia="Times New Roman" w:hAnsi="Open Sans" w:cs="Open Sans"/>
                <w:color w:val="777777"/>
                <w:sz w:val="20"/>
                <w:szCs w:val="20"/>
              </w:rPr>
              <w:t xml:space="preserve">General Population </w:t>
            </w:r>
          </w:p>
        </w:tc>
        <w:tc>
          <w:tcPr>
            <w:tcW w:w="0" w:type="auto"/>
            <w:shd w:val="clear" w:color="auto" w:fill="auto"/>
            <w:tcMar>
              <w:top w:w="0" w:type="dxa"/>
              <w:left w:w="0" w:type="dxa"/>
              <w:bottom w:w="0" w:type="dxa"/>
              <w:right w:w="0" w:type="dxa"/>
            </w:tcMar>
            <w:vAlign w:val="center"/>
            <w:hideMark/>
          </w:tcPr>
          <w:p w14:paraId="41F1CCE8" w14:textId="77777777" w:rsidR="003D44BA" w:rsidRDefault="003D44BA" w:rsidP="00727382">
            <w:pPr>
              <w:jc w:val="right"/>
              <w:rPr>
                <w:rFonts w:ascii="Open Sans" w:eastAsia="Times New Roman" w:hAnsi="Open Sans" w:cs="Open Sans"/>
                <w:color w:val="777777"/>
                <w:sz w:val="20"/>
                <w:szCs w:val="20"/>
              </w:rPr>
            </w:pPr>
            <w:r>
              <w:rPr>
                <w:rFonts w:ascii="Open Sans" w:eastAsia="Times New Roman" w:hAnsi="Open Sans" w:cs="Open Sans"/>
                <w:color w:val="777777"/>
                <w:sz w:val="20"/>
                <w:szCs w:val="20"/>
              </w:rPr>
              <w:t xml:space="preserve">0.42 </w:t>
            </w:r>
          </w:p>
        </w:tc>
      </w:tr>
      <w:tr w:rsidR="003D44BA" w14:paraId="7B502F7C" w14:textId="77777777" w:rsidTr="00727382">
        <w:trPr>
          <w:jc w:val="center"/>
        </w:trPr>
        <w:tc>
          <w:tcPr>
            <w:tcW w:w="0" w:type="auto"/>
            <w:shd w:val="clear" w:color="auto" w:fill="auto"/>
            <w:tcMar>
              <w:top w:w="0" w:type="dxa"/>
              <w:left w:w="0" w:type="dxa"/>
              <w:bottom w:w="0" w:type="dxa"/>
              <w:right w:w="0" w:type="dxa"/>
            </w:tcMar>
            <w:vAlign w:val="center"/>
            <w:hideMark/>
          </w:tcPr>
          <w:p w14:paraId="0875A067" w14:textId="77777777" w:rsidR="003D44BA" w:rsidRDefault="003D44BA" w:rsidP="00727382">
            <w:pPr>
              <w:rPr>
                <w:rFonts w:ascii="Open Sans" w:eastAsia="Times New Roman" w:hAnsi="Open Sans" w:cs="Open Sans"/>
                <w:color w:val="777777"/>
                <w:sz w:val="20"/>
                <w:szCs w:val="20"/>
              </w:rPr>
            </w:pPr>
            <w:r>
              <w:rPr>
                <w:rFonts w:ascii="Open Sans" w:eastAsia="Times New Roman" w:hAnsi="Open Sans" w:cs="Open Sans"/>
                <w:color w:val="777777"/>
                <w:sz w:val="20"/>
                <w:szCs w:val="20"/>
              </w:rPr>
              <w:t xml:space="preserve">Public Health </w:t>
            </w:r>
          </w:p>
        </w:tc>
        <w:tc>
          <w:tcPr>
            <w:tcW w:w="0" w:type="auto"/>
            <w:shd w:val="clear" w:color="auto" w:fill="auto"/>
            <w:tcMar>
              <w:top w:w="0" w:type="dxa"/>
              <w:left w:w="0" w:type="dxa"/>
              <w:bottom w:w="0" w:type="dxa"/>
              <w:right w:w="0" w:type="dxa"/>
            </w:tcMar>
            <w:vAlign w:val="center"/>
            <w:hideMark/>
          </w:tcPr>
          <w:p w14:paraId="2397381B" w14:textId="77777777" w:rsidR="003D44BA" w:rsidRDefault="003D44BA" w:rsidP="00727382">
            <w:pPr>
              <w:keepNext/>
              <w:jc w:val="right"/>
              <w:rPr>
                <w:rFonts w:ascii="Open Sans" w:eastAsia="Times New Roman" w:hAnsi="Open Sans" w:cs="Open Sans"/>
                <w:color w:val="777777"/>
                <w:sz w:val="20"/>
                <w:szCs w:val="20"/>
              </w:rPr>
            </w:pPr>
            <w:r>
              <w:rPr>
                <w:rFonts w:ascii="Open Sans" w:eastAsia="Times New Roman" w:hAnsi="Open Sans" w:cs="Open Sans"/>
                <w:color w:val="777777"/>
                <w:sz w:val="20"/>
                <w:szCs w:val="20"/>
              </w:rPr>
              <w:t xml:space="preserve">0.49 </w:t>
            </w:r>
          </w:p>
        </w:tc>
      </w:tr>
    </w:tbl>
    <w:p w14:paraId="4E3A936B" w14:textId="348F31AA" w:rsidR="003D44BA" w:rsidRDefault="003D44BA" w:rsidP="003D44BA">
      <w:pPr>
        <w:pStyle w:val="Caption"/>
        <w:ind w:left="2268" w:right="2697"/>
        <w:rPr>
          <w:rFonts w:eastAsia="Times New Roman"/>
        </w:rPr>
      </w:pPr>
      <w:bookmarkStart w:id="2440" w:name="_Ref109739987"/>
      <w:r>
        <w:t xml:space="preserve">Table </w:t>
      </w:r>
      <w:ins w:id="2441" w:author="Simon Kiss" w:date="2023-09-18T12:07:00Z">
        <w:r w:rsidR="00B93293">
          <w:fldChar w:fldCharType="begin"/>
        </w:r>
        <w:r w:rsidR="00B93293">
          <w:instrText xml:space="preserve"> SEQ Table \* ARABIC </w:instrText>
        </w:r>
      </w:ins>
      <w:r w:rsidR="00B93293">
        <w:fldChar w:fldCharType="separate"/>
      </w:r>
      <w:ins w:id="2442" w:author="Simon Kiss" w:date="2023-09-18T12:07:00Z">
        <w:r w:rsidR="00B93293">
          <w:rPr>
            <w:noProof/>
          </w:rPr>
          <w:t>3</w:t>
        </w:r>
        <w:r w:rsidR="00B93293">
          <w:fldChar w:fldCharType="end"/>
        </w:r>
      </w:ins>
      <w:del w:id="2443" w:author="Simon Kiss" w:date="2023-09-14T23:54:00Z">
        <w:r w:rsidR="00513F0F" w:rsidDel="000B02CF">
          <w:fldChar w:fldCharType="begin"/>
        </w:r>
        <w:r w:rsidR="00513F0F" w:rsidDel="000B02CF">
          <w:delInstrText xml:space="preserve"> SEQ Table \* ARABIC </w:delInstrText>
        </w:r>
        <w:r w:rsidR="00513F0F" w:rsidDel="000B02CF">
          <w:fldChar w:fldCharType="separate"/>
        </w:r>
        <w:r w:rsidR="00293A78" w:rsidDel="000B02CF">
          <w:rPr>
            <w:noProof/>
          </w:rPr>
          <w:delText>5</w:delText>
        </w:r>
        <w:r w:rsidR="00513F0F" w:rsidDel="000B02CF">
          <w:rPr>
            <w:noProof/>
          </w:rPr>
          <w:fldChar w:fldCharType="end"/>
        </w:r>
      </w:del>
      <w:r>
        <w:t xml:space="preserve">: </w:t>
      </w:r>
      <w:r w:rsidRPr="00E23B41">
        <w:t>T-test of difference in means showed a t-value of 3.5</w:t>
      </w:r>
      <w:r>
        <w:t>5 on 245 degrees of freedom (p &lt;0.01)</w:t>
      </w:r>
      <w:bookmarkEnd w:id="2440"/>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426"/>
        <w:gridCol w:w="1297"/>
        <w:gridCol w:w="1232"/>
        <w:gridCol w:w="1297"/>
        <w:gridCol w:w="1312"/>
      </w:tblGrid>
      <w:tr w:rsidR="003D44BA" w:rsidRPr="007D474F" w:rsidDel="007851A7" w14:paraId="079B96C6" w14:textId="602945E5" w:rsidTr="00727382">
        <w:trPr>
          <w:tblCellSpacing w:w="15" w:type="dxa"/>
          <w:jc w:val="center"/>
          <w:del w:id="2444" w:author="Simon Kiss" w:date="2023-08-01T15:13:00Z"/>
        </w:trPr>
        <w:tc>
          <w:tcPr>
            <w:tcW w:w="0" w:type="auto"/>
            <w:gridSpan w:val="5"/>
            <w:tcBorders>
              <w:bottom w:val="single" w:sz="6" w:space="0" w:color="000000"/>
            </w:tcBorders>
            <w:vAlign w:val="center"/>
            <w:hideMark/>
          </w:tcPr>
          <w:p w14:paraId="2527EC29" w14:textId="147B7AF8" w:rsidR="003D44BA" w:rsidRPr="007D474F" w:rsidDel="007851A7" w:rsidRDefault="003D44BA" w:rsidP="00727382">
            <w:pPr>
              <w:rPr>
                <w:del w:id="2445" w:author="Simon Kiss" w:date="2023-08-01T15:13:00Z"/>
                <w:sz w:val="13"/>
                <w:szCs w:val="13"/>
              </w:rPr>
            </w:pPr>
          </w:p>
        </w:tc>
      </w:tr>
      <w:tr w:rsidR="003D44BA" w:rsidRPr="007D474F" w:rsidDel="007851A7" w14:paraId="2FF86005" w14:textId="56929701" w:rsidTr="00727382">
        <w:trPr>
          <w:tblCellSpacing w:w="15" w:type="dxa"/>
          <w:jc w:val="center"/>
          <w:del w:id="2446" w:author="Simon Kiss" w:date="2023-08-01T15:13:00Z"/>
        </w:trPr>
        <w:tc>
          <w:tcPr>
            <w:tcW w:w="0" w:type="auto"/>
            <w:vAlign w:val="center"/>
            <w:hideMark/>
          </w:tcPr>
          <w:p w14:paraId="76F3CE0B" w14:textId="2A6B5F2C" w:rsidR="003D44BA" w:rsidRPr="007D474F" w:rsidDel="007851A7" w:rsidRDefault="003D44BA" w:rsidP="00727382">
            <w:pPr>
              <w:jc w:val="center"/>
              <w:rPr>
                <w:del w:id="2447" w:author="Simon Kiss" w:date="2023-08-01T15:13:00Z"/>
                <w:rFonts w:eastAsia="Times New Roman"/>
                <w:sz w:val="13"/>
                <w:szCs w:val="13"/>
              </w:rPr>
            </w:pPr>
          </w:p>
        </w:tc>
        <w:tc>
          <w:tcPr>
            <w:tcW w:w="0" w:type="auto"/>
            <w:gridSpan w:val="4"/>
            <w:vAlign w:val="center"/>
            <w:hideMark/>
          </w:tcPr>
          <w:p w14:paraId="02346AF8" w14:textId="485095E0" w:rsidR="003D44BA" w:rsidRPr="007D474F" w:rsidDel="007851A7" w:rsidRDefault="003D44BA" w:rsidP="00727382">
            <w:pPr>
              <w:jc w:val="center"/>
              <w:rPr>
                <w:del w:id="2448" w:author="Simon Kiss" w:date="2023-08-01T15:13:00Z"/>
                <w:rFonts w:eastAsia="Times New Roman"/>
                <w:sz w:val="13"/>
                <w:szCs w:val="13"/>
              </w:rPr>
            </w:pPr>
            <w:del w:id="2449" w:author="Simon Kiss" w:date="2023-08-01T15:13:00Z">
              <w:r w:rsidRPr="007D474F" w:rsidDel="007851A7">
                <w:rPr>
                  <w:rStyle w:val="Emphasis"/>
                  <w:rFonts w:eastAsia="Times New Roman"/>
                  <w:sz w:val="13"/>
                  <w:szCs w:val="13"/>
                </w:rPr>
                <w:delText>Dependent variable:</w:delText>
              </w:r>
            </w:del>
          </w:p>
        </w:tc>
      </w:tr>
      <w:tr w:rsidR="003D44BA" w:rsidRPr="007D474F" w:rsidDel="007851A7" w14:paraId="054382F8" w14:textId="04D70DE0" w:rsidTr="00727382">
        <w:trPr>
          <w:tblCellSpacing w:w="15" w:type="dxa"/>
          <w:jc w:val="center"/>
          <w:del w:id="2450" w:author="Simon Kiss" w:date="2023-08-01T15:13:00Z"/>
        </w:trPr>
        <w:tc>
          <w:tcPr>
            <w:tcW w:w="0" w:type="auto"/>
            <w:vAlign w:val="center"/>
            <w:hideMark/>
          </w:tcPr>
          <w:p w14:paraId="668874EF" w14:textId="50B7D907" w:rsidR="003D44BA" w:rsidRPr="007D474F" w:rsidDel="007851A7" w:rsidRDefault="003D44BA" w:rsidP="00727382">
            <w:pPr>
              <w:jc w:val="center"/>
              <w:rPr>
                <w:del w:id="2451" w:author="Simon Kiss" w:date="2023-08-01T15:13:00Z"/>
                <w:rFonts w:eastAsia="Times New Roman"/>
                <w:sz w:val="13"/>
                <w:szCs w:val="13"/>
              </w:rPr>
            </w:pPr>
          </w:p>
        </w:tc>
        <w:tc>
          <w:tcPr>
            <w:tcW w:w="0" w:type="auto"/>
            <w:gridSpan w:val="4"/>
            <w:tcBorders>
              <w:bottom w:val="single" w:sz="6" w:space="0" w:color="000000"/>
            </w:tcBorders>
            <w:vAlign w:val="center"/>
            <w:hideMark/>
          </w:tcPr>
          <w:p w14:paraId="1BFAF2DB" w14:textId="380DCF50" w:rsidR="003D44BA" w:rsidRPr="007D474F" w:rsidDel="007851A7" w:rsidRDefault="003D44BA" w:rsidP="00727382">
            <w:pPr>
              <w:jc w:val="center"/>
              <w:rPr>
                <w:del w:id="2452" w:author="Simon Kiss" w:date="2023-08-01T15:13:00Z"/>
                <w:rFonts w:eastAsia="Times New Roman"/>
                <w:sz w:val="13"/>
                <w:szCs w:val="13"/>
              </w:rPr>
            </w:pPr>
          </w:p>
        </w:tc>
      </w:tr>
      <w:tr w:rsidR="003D44BA" w:rsidRPr="007D474F" w:rsidDel="007851A7" w14:paraId="7CF3C4B5" w14:textId="508BEBD8" w:rsidTr="00727382">
        <w:trPr>
          <w:tblCellSpacing w:w="15" w:type="dxa"/>
          <w:jc w:val="center"/>
          <w:del w:id="2453" w:author="Simon Kiss" w:date="2023-08-01T15:13:00Z"/>
        </w:trPr>
        <w:tc>
          <w:tcPr>
            <w:tcW w:w="0" w:type="auto"/>
            <w:vAlign w:val="center"/>
            <w:hideMark/>
          </w:tcPr>
          <w:p w14:paraId="0A041B8B" w14:textId="493C0DBC" w:rsidR="003D44BA" w:rsidRPr="007D474F" w:rsidDel="007851A7" w:rsidRDefault="003D44BA" w:rsidP="00727382">
            <w:pPr>
              <w:jc w:val="center"/>
              <w:rPr>
                <w:del w:id="2454" w:author="Simon Kiss" w:date="2023-08-01T15:13:00Z"/>
                <w:rFonts w:eastAsia="Times New Roman"/>
                <w:sz w:val="13"/>
                <w:szCs w:val="13"/>
              </w:rPr>
            </w:pPr>
          </w:p>
        </w:tc>
        <w:tc>
          <w:tcPr>
            <w:tcW w:w="0" w:type="auto"/>
            <w:gridSpan w:val="4"/>
            <w:vAlign w:val="center"/>
            <w:hideMark/>
          </w:tcPr>
          <w:p w14:paraId="5AA166DB" w14:textId="1A4E7FDC" w:rsidR="003D44BA" w:rsidRPr="007D474F" w:rsidDel="007851A7" w:rsidRDefault="003D44BA" w:rsidP="00727382">
            <w:pPr>
              <w:jc w:val="center"/>
              <w:rPr>
                <w:del w:id="2455" w:author="Simon Kiss" w:date="2023-08-01T15:13:00Z"/>
                <w:rFonts w:eastAsia="Times New Roman"/>
                <w:sz w:val="13"/>
                <w:szCs w:val="13"/>
              </w:rPr>
            </w:pPr>
            <w:del w:id="2456" w:author="Simon Kiss" w:date="2023-08-01T15:13:00Z">
              <w:r w:rsidRPr="007D474F" w:rsidDel="007851A7">
                <w:rPr>
                  <w:rFonts w:eastAsia="Times New Roman"/>
                  <w:sz w:val="13"/>
                  <w:szCs w:val="13"/>
                </w:rPr>
                <w:delText>Technocracy</w:delText>
              </w:r>
            </w:del>
          </w:p>
        </w:tc>
      </w:tr>
      <w:tr w:rsidR="003D44BA" w:rsidRPr="007D474F" w:rsidDel="007851A7" w14:paraId="201F320D" w14:textId="45E2087E" w:rsidTr="00727382">
        <w:trPr>
          <w:tblCellSpacing w:w="15" w:type="dxa"/>
          <w:jc w:val="center"/>
          <w:del w:id="2457" w:author="Simon Kiss" w:date="2023-08-01T15:13:00Z"/>
        </w:trPr>
        <w:tc>
          <w:tcPr>
            <w:tcW w:w="0" w:type="auto"/>
            <w:vAlign w:val="center"/>
            <w:hideMark/>
          </w:tcPr>
          <w:p w14:paraId="2ECE5C33" w14:textId="22E39DE7" w:rsidR="003D44BA" w:rsidRPr="007D474F" w:rsidDel="007851A7" w:rsidRDefault="003D44BA" w:rsidP="00727382">
            <w:pPr>
              <w:jc w:val="center"/>
              <w:rPr>
                <w:del w:id="2458" w:author="Simon Kiss" w:date="2023-08-01T15:13:00Z"/>
                <w:rFonts w:eastAsia="Times New Roman"/>
                <w:sz w:val="13"/>
                <w:szCs w:val="13"/>
              </w:rPr>
            </w:pPr>
          </w:p>
        </w:tc>
        <w:tc>
          <w:tcPr>
            <w:tcW w:w="0" w:type="auto"/>
            <w:vAlign w:val="center"/>
            <w:hideMark/>
          </w:tcPr>
          <w:p w14:paraId="3DB3E186" w14:textId="18611348" w:rsidR="003D44BA" w:rsidRPr="007D474F" w:rsidDel="007851A7" w:rsidRDefault="003D44BA" w:rsidP="00727382">
            <w:pPr>
              <w:jc w:val="center"/>
              <w:rPr>
                <w:del w:id="2459" w:author="Simon Kiss" w:date="2023-08-01T15:13:00Z"/>
                <w:rFonts w:eastAsia="Times New Roman"/>
                <w:sz w:val="13"/>
                <w:szCs w:val="13"/>
              </w:rPr>
            </w:pPr>
            <w:del w:id="2460" w:author="Simon Kiss" w:date="2023-08-01T15:13:00Z">
              <w:r w:rsidRPr="007D474F" w:rsidDel="007851A7">
                <w:rPr>
                  <w:rFonts w:eastAsia="Times New Roman"/>
                  <w:sz w:val="13"/>
                  <w:szCs w:val="13"/>
                </w:rPr>
                <w:delText>(1)</w:delText>
              </w:r>
            </w:del>
          </w:p>
        </w:tc>
        <w:tc>
          <w:tcPr>
            <w:tcW w:w="0" w:type="auto"/>
            <w:vAlign w:val="center"/>
            <w:hideMark/>
          </w:tcPr>
          <w:p w14:paraId="38DFB915" w14:textId="6EADA7AA" w:rsidR="003D44BA" w:rsidRPr="007D474F" w:rsidDel="007851A7" w:rsidRDefault="003D44BA" w:rsidP="00727382">
            <w:pPr>
              <w:jc w:val="center"/>
              <w:rPr>
                <w:del w:id="2461" w:author="Simon Kiss" w:date="2023-08-01T15:13:00Z"/>
                <w:rFonts w:eastAsia="Times New Roman"/>
                <w:sz w:val="13"/>
                <w:szCs w:val="13"/>
              </w:rPr>
            </w:pPr>
            <w:del w:id="2462" w:author="Simon Kiss" w:date="2023-08-01T15:13:00Z">
              <w:r w:rsidRPr="007D474F" w:rsidDel="007851A7">
                <w:rPr>
                  <w:rFonts w:eastAsia="Times New Roman"/>
                  <w:sz w:val="13"/>
                  <w:szCs w:val="13"/>
                </w:rPr>
                <w:delText>(2)</w:delText>
              </w:r>
            </w:del>
          </w:p>
        </w:tc>
        <w:tc>
          <w:tcPr>
            <w:tcW w:w="0" w:type="auto"/>
            <w:vAlign w:val="center"/>
            <w:hideMark/>
          </w:tcPr>
          <w:p w14:paraId="79CC2794" w14:textId="5E2A0CB3" w:rsidR="003D44BA" w:rsidRPr="007D474F" w:rsidDel="007851A7" w:rsidRDefault="003D44BA" w:rsidP="00727382">
            <w:pPr>
              <w:jc w:val="center"/>
              <w:rPr>
                <w:del w:id="2463" w:author="Simon Kiss" w:date="2023-08-01T15:13:00Z"/>
                <w:rFonts w:eastAsia="Times New Roman"/>
                <w:sz w:val="13"/>
                <w:szCs w:val="13"/>
              </w:rPr>
            </w:pPr>
            <w:del w:id="2464" w:author="Simon Kiss" w:date="2023-08-01T15:13:00Z">
              <w:r w:rsidRPr="007D474F" w:rsidDel="007851A7">
                <w:rPr>
                  <w:rFonts w:eastAsia="Times New Roman"/>
                  <w:sz w:val="13"/>
                  <w:szCs w:val="13"/>
                </w:rPr>
                <w:delText>(3)</w:delText>
              </w:r>
            </w:del>
          </w:p>
        </w:tc>
        <w:tc>
          <w:tcPr>
            <w:tcW w:w="0" w:type="auto"/>
            <w:vAlign w:val="center"/>
            <w:hideMark/>
          </w:tcPr>
          <w:p w14:paraId="28174783" w14:textId="4ECA6719" w:rsidR="003D44BA" w:rsidRPr="007D474F" w:rsidDel="007851A7" w:rsidRDefault="003D44BA" w:rsidP="00727382">
            <w:pPr>
              <w:jc w:val="center"/>
              <w:rPr>
                <w:del w:id="2465" w:author="Simon Kiss" w:date="2023-08-01T15:13:00Z"/>
                <w:rFonts w:eastAsia="Times New Roman"/>
                <w:sz w:val="13"/>
                <w:szCs w:val="13"/>
              </w:rPr>
            </w:pPr>
            <w:del w:id="2466" w:author="Simon Kiss" w:date="2023-08-01T15:13:00Z">
              <w:r w:rsidRPr="007D474F" w:rsidDel="007851A7">
                <w:rPr>
                  <w:rFonts w:eastAsia="Times New Roman"/>
                  <w:sz w:val="13"/>
                  <w:szCs w:val="13"/>
                </w:rPr>
                <w:delText>(4)</w:delText>
              </w:r>
            </w:del>
          </w:p>
        </w:tc>
      </w:tr>
      <w:tr w:rsidR="003D44BA" w:rsidRPr="007D474F" w:rsidDel="007851A7" w14:paraId="2CA38CFB" w14:textId="610A1880" w:rsidTr="00727382">
        <w:trPr>
          <w:tblCellSpacing w:w="15" w:type="dxa"/>
          <w:jc w:val="center"/>
          <w:del w:id="2467" w:author="Simon Kiss" w:date="2023-08-01T15:13:00Z"/>
        </w:trPr>
        <w:tc>
          <w:tcPr>
            <w:tcW w:w="0" w:type="auto"/>
            <w:gridSpan w:val="5"/>
            <w:tcBorders>
              <w:bottom w:val="single" w:sz="6" w:space="0" w:color="000000"/>
            </w:tcBorders>
            <w:vAlign w:val="center"/>
            <w:hideMark/>
          </w:tcPr>
          <w:p w14:paraId="67CFDECF" w14:textId="0B6C9E85" w:rsidR="003D44BA" w:rsidRPr="007D474F" w:rsidDel="007851A7" w:rsidRDefault="003D44BA" w:rsidP="00727382">
            <w:pPr>
              <w:jc w:val="center"/>
              <w:rPr>
                <w:del w:id="2468" w:author="Simon Kiss" w:date="2023-08-01T15:13:00Z"/>
                <w:rFonts w:eastAsia="Times New Roman"/>
                <w:sz w:val="13"/>
                <w:szCs w:val="13"/>
              </w:rPr>
            </w:pPr>
          </w:p>
        </w:tc>
      </w:tr>
      <w:tr w:rsidR="003D44BA" w:rsidRPr="007D474F" w:rsidDel="007851A7" w14:paraId="70AF9676" w14:textId="02713469" w:rsidTr="00727382">
        <w:trPr>
          <w:tblCellSpacing w:w="15" w:type="dxa"/>
          <w:jc w:val="center"/>
          <w:del w:id="2469" w:author="Simon Kiss" w:date="2023-08-01T15:13:00Z"/>
        </w:trPr>
        <w:tc>
          <w:tcPr>
            <w:tcW w:w="0" w:type="auto"/>
            <w:vAlign w:val="center"/>
            <w:hideMark/>
          </w:tcPr>
          <w:p w14:paraId="19645499" w14:textId="4540C7E1" w:rsidR="003D44BA" w:rsidRPr="007D474F" w:rsidDel="007851A7" w:rsidRDefault="003D44BA" w:rsidP="00727382">
            <w:pPr>
              <w:rPr>
                <w:del w:id="2470" w:author="Simon Kiss" w:date="2023-08-01T15:13:00Z"/>
                <w:rFonts w:eastAsia="Times New Roman"/>
                <w:sz w:val="13"/>
                <w:szCs w:val="13"/>
              </w:rPr>
            </w:pPr>
            <w:del w:id="2471" w:author="Simon Kiss" w:date="2023-08-01T15:13:00Z">
              <w:r w:rsidRPr="007D474F" w:rsidDel="007851A7">
                <w:rPr>
                  <w:rFonts w:eastAsia="Times New Roman"/>
                  <w:sz w:val="13"/>
                  <w:szCs w:val="13"/>
                </w:rPr>
                <w:delText>SamplePublic Health</w:delText>
              </w:r>
            </w:del>
          </w:p>
        </w:tc>
        <w:tc>
          <w:tcPr>
            <w:tcW w:w="0" w:type="auto"/>
            <w:vAlign w:val="center"/>
            <w:hideMark/>
          </w:tcPr>
          <w:p w14:paraId="390E3C23" w14:textId="796C8812" w:rsidR="003D44BA" w:rsidRPr="007D474F" w:rsidDel="007851A7" w:rsidRDefault="003D44BA" w:rsidP="00727382">
            <w:pPr>
              <w:jc w:val="center"/>
              <w:rPr>
                <w:del w:id="2472" w:author="Simon Kiss" w:date="2023-08-01T15:13:00Z"/>
                <w:rFonts w:eastAsia="Times New Roman"/>
                <w:sz w:val="13"/>
                <w:szCs w:val="13"/>
              </w:rPr>
            </w:pPr>
            <w:del w:id="2473" w:author="Simon Kiss" w:date="2023-08-01T15:13:00Z">
              <w:r w:rsidRPr="007D474F" w:rsidDel="007851A7">
                <w:rPr>
                  <w:rFonts w:eastAsia="Times New Roman"/>
                  <w:sz w:val="13"/>
                  <w:szCs w:val="13"/>
                </w:rPr>
                <w:delText>0.067</w:delText>
              </w:r>
              <w:r w:rsidRPr="007D474F" w:rsidDel="007851A7">
                <w:rPr>
                  <w:rFonts w:eastAsia="Times New Roman"/>
                  <w:sz w:val="13"/>
                  <w:szCs w:val="13"/>
                  <w:vertAlign w:val="superscript"/>
                </w:rPr>
                <w:delText>***</w:delText>
              </w:r>
            </w:del>
          </w:p>
        </w:tc>
        <w:tc>
          <w:tcPr>
            <w:tcW w:w="0" w:type="auto"/>
            <w:vAlign w:val="center"/>
            <w:hideMark/>
          </w:tcPr>
          <w:p w14:paraId="7225DA49" w14:textId="335217E9" w:rsidR="003D44BA" w:rsidRPr="007D474F" w:rsidDel="007851A7" w:rsidRDefault="003D44BA" w:rsidP="00727382">
            <w:pPr>
              <w:jc w:val="center"/>
              <w:rPr>
                <w:del w:id="2474" w:author="Simon Kiss" w:date="2023-08-01T15:13:00Z"/>
                <w:rFonts w:eastAsia="Times New Roman"/>
                <w:sz w:val="13"/>
                <w:szCs w:val="13"/>
              </w:rPr>
            </w:pPr>
            <w:del w:id="2475" w:author="Simon Kiss" w:date="2023-08-01T15:13:00Z">
              <w:r w:rsidRPr="007D474F" w:rsidDel="007851A7">
                <w:rPr>
                  <w:rFonts w:eastAsia="Times New Roman"/>
                  <w:sz w:val="13"/>
                  <w:szCs w:val="13"/>
                </w:rPr>
                <w:delText>0.067</w:delText>
              </w:r>
            </w:del>
          </w:p>
        </w:tc>
        <w:tc>
          <w:tcPr>
            <w:tcW w:w="0" w:type="auto"/>
            <w:vAlign w:val="center"/>
            <w:hideMark/>
          </w:tcPr>
          <w:p w14:paraId="31341EFA" w14:textId="2214C8D1" w:rsidR="003D44BA" w:rsidRPr="007D474F" w:rsidDel="007851A7" w:rsidRDefault="003D44BA" w:rsidP="00727382">
            <w:pPr>
              <w:jc w:val="center"/>
              <w:rPr>
                <w:del w:id="2476" w:author="Simon Kiss" w:date="2023-08-01T15:13:00Z"/>
                <w:rFonts w:eastAsia="Times New Roman"/>
                <w:sz w:val="13"/>
                <w:szCs w:val="13"/>
              </w:rPr>
            </w:pPr>
            <w:del w:id="2477" w:author="Simon Kiss" w:date="2023-08-01T15:13:00Z">
              <w:r w:rsidRPr="007D474F" w:rsidDel="007851A7">
                <w:rPr>
                  <w:rFonts w:eastAsia="Times New Roman"/>
                  <w:sz w:val="13"/>
                  <w:szCs w:val="13"/>
                </w:rPr>
                <w:delText>0.022</w:delText>
              </w:r>
            </w:del>
          </w:p>
        </w:tc>
        <w:tc>
          <w:tcPr>
            <w:tcW w:w="0" w:type="auto"/>
            <w:vAlign w:val="center"/>
            <w:hideMark/>
          </w:tcPr>
          <w:p w14:paraId="37952B6C" w14:textId="562FCA50" w:rsidR="003D44BA" w:rsidRPr="007D474F" w:rsidDel="007851A7" w:rsidRDefault="003D44BA" w:rsidP="00727382">
            <w:pPr>
              <w:jc w:val="center"/>
              <w:rPr>
                <w:del w:id="2478" w:author="Simon Kiss" w:date="2023-08-01T15:13:00Z"/>
                <w:rFonts w:eastAsia="Times New Roman"/>
                <w:sz w:val="13"/>
                <w:szCs w:val="13"/>
              </w:rPr>
            </w:pPr>
            <w:del w:id="2479" w:author="Simon Kiss" w:date="2023-08-01T15:13:00Z">
              <w:r w:rsidRPr="007D474F" w:rsidDel="007851A7">
                <w:rPr>
                  <w:rFonts w:eastAsia="Times New Roman"/>
                  <w:sz w:val="13"/>
                  <w:szCs w:val="13"/>
                </w:rPr>
                <w:delText>-0.047</w:delText>
              </w:r>
            </w:del>
          </w:p>
        </w:tc>
      </w:tr>
      <w:tr w:rsidR="003D44BA" w:rsidRPr="007D474F" w:rsidDel="007851A7" w14:paraId="65FD552C" w14:textId="0F1729C4" w:rsidTr="00727382">
        <w:trPr>
          <w:tblCellSpacing w:w="15" w:type="dxa"/>
          <w:jc w:val="center"/>
          <w:del w:id="2480" w:author="Simon Kiss" w:date="2023-08-01T15:13:00Z"/>
        </w:trPr>
        <w:tc>
          <w:tcPr>
            <w:tcW w:w="0" w:type="auto"/>
            <w:vAlign w:val="center"/>
            <w:hideMark/>
          </w:tcPr>
          <w:p w14:paraId="1B2C30F8" w14:textId="4BF44F59" w:rsidR="003D44BA" w:rsidRPr="007D474F" w:rsidDel="007851A7" w:rsidRDefault="003D44BA" w:rsidP="00727382">
            <w:pPr>
              <w:jc w:val="center"/>
              <w:rPr>
                <w:del w:id="2481" w:author="Simon Kiss" w:date="2023-08-01T15:13:00Z"/>
                <w:rFonts w:eastAsia="Times New Roman"/>
                <w:sz w:val="13"/>
                <w:szCs w:val="13"/>
              </w:rPr>
            </w:pPr>
          </w:p>
        </w:tc>
        <w:tc>
          <w:tcPr>
            <w:tcW w:w="0" w:type="auto"/>
            <w:vAlign w:val="center"/>
            <w:hideMark/>
          </w:tcPr>
          <w:p w14:paraId="095F5691" w14:textId="4B5A1AF3" w:rsidR="003D44BA" w:rsidRPr="007D474F" w:rsidDel="007851A7" w:rsidRDefault="003D44BA" w:rsidP="00727382">
            <w:pPr>
              <w:jc w:val="center"/>
              <w:rPr>
                <w:del w:id="2482" w:author="Simon Kiss" w:date="2023-08-01T15:13:00Z"/>
                <w:rFonts w:eastAsia="Times New Roman"/>
                <w:sz w:val="13"/>
                <w:szCs w:val="13"/>
              </w:rPr>
            </w:pPr>
            <w:del w:id="2483" w:author="Simon Kiss" w:date="2023-08-01T15:13:00Z">
              <w:r w:rsidRPr="007D474F" w:rsidDel="007851A7">
                <w:rPr>
                  <w:rFonts w:eastAsia="Times New Roman"/>
                  <w:sz w:val="13"/>
                  <w:szCs w:val="13"/>
                </w:rPr>
                <w:delText>(0.022)</w:delText>
              </w:r>
            </w:del>
          </w:p>
        </w:tc>
        <w:tc>
          <w:tcPr>
            <w:tcW w:w="0" w:type="auto"/>
            <w:vAlign w:val="center"/>
            <w:hideMark/>
          </w:tcPr>
          <w:p w14:paraId="29889C32" w14:textId="607574C7" w:rsidR="003D44BA" w:rsidRPr="007D474F" w:rsidDel="007851A7" w:rsidRDefault="003D44BA" w:rsidP="00727382">
            <w:pPr>
              <w:jc w:val="center"/>
              <w:rPr>
                <w:del w:id="2484" w:author="Simon Kiss" w:date="2023-08-01T15:13:00Z"/>
                <w:rFonts w:eastAsia="Times New Roman"/>
                <w:sz w:val="13"/>
                <w:szCs w:val="13"/>
              </w:rPr>
            </w:pPr>
            <w:del w:id="2485" w:author="Simon Kiss" w:date="2023-08-01T15:13:00Z">
              <w:r w:rsidRPr="007D474F" w:rsidDel="007851A7">
                <w:rPr>
                  <w:rFonts w:eastAsia="Times New Roman"/>
                  <w:sz w:val="13"/>
                  <w:szCs w:val="13"/>
                </w:rPr>
                <w:delText>(0.048)</w:delText>
              </w:r>
            </w:del>
          </w:p>
        </w:tc>
        <w:tc>
          <w:tcPr>
            <w:tcW w:w="0" w:type="auto"/>
            <w:vAlign w:val="center"/>
            <w:hideMark/>
          </w:tcPr>
          <w:p w14:paraId="78DCE162" w14:textId="4ECB3074" w:rsidR="003D44BA" w:rsidRPr="007D474F" w:rsidDel="007851A7" w:rsidRDefault="003D44BA" w:rsidP="00727382">
            <w:pPr>
              <w:jc w:val="center"/>
              <w:rPr>
                <w:del w:id="2486" w:author="Simon Kiss" w:date="2023-08-01T15:13:00Z"/>
                <w:rFonts w:eastAsia="Times New Roman"/>
                <w:sz w:val="13"/>
                <w:szCs w:val="13"/>
              </w:rPr>
            </w:pPr>
            <w:del w:id="2487" w:author="Simon Kiss" w:date="2023-08-01T15:13:00Z">
              <w:r w:rsidRPr="007D474F" w:rsidDel="007851A7">
                <w:rPr>
                  <w:rFonts w:eastAsia="Times New Roman"/>
                  <w:sz w:val="13"/>
                  <w:szCs w:val="13"/>
                </w:rPr>
                <w:delText>(0.022)</w:delText>
              </w:r>
            </w:del>
          </w:p>
        </w:tc>
        <w:tc>
          <w:tcPr>
            <w:tcW w:w="0" w:type="auto"/>
            <w:vAlign w:val="center"/>
            <w:hideMark/>
          </w:tcPr>
          <w:p w14:paraId="4CBF67C9" w14:textId="22220B45" w:rsidR="003D44BA" w:rsidRPr="007D474F" w:rsidDel="007851A7" w:rsidRDefault="003D44BA" w:rsidP="00727382">
            <w:pPr>
              <w:jc w:val="center"/>
              <w:rPr>
                <w:del w:id="2488" w:author="Simon Kiss" w:date="2023-08-01T15:13:00Z"/>
                <w:rFonts w:eastAsia="Times New Roman"/>
                <w:sz w:val="13"/>
                <w:szCs w:val="13"/>
              </w:rPr>
            </w:pPr>
            <w:del w:id="2489" w:author="Simon Kiss" w:date="2023-08-01T15:13:00Z">
              <w:r w:rsidRPr="007D474F" w:rsidDel="007851A7">
                <w:rPr>
                  <w:rFonts w:eastAsia="Times New Roman"/>
                  <w:sz w:val="13"/>
                  <w:szCs w:val="13"/>
                </w:rPr>
                <w:delText>(0.049)</w:delText>
              </w:r>
            </w:del>
          </w:p>
        </w:tc>
      </w:tr>
      <w:tr w:rsidR="003D44BA" w:rsidRPr="007D474F" w:rsidDel="007851A7" w14:paraId="781D6A74" w14:textId="52E5A93C" w:rsidTr="00727382">
        <w:trPr>
          <w:tblCellSpacing w:w="15" w:type="dxa"/>
          <w:jc w:val="center"/>
          <w:del w:id="2490" w:author="Simon Kiss" w:date="2023-08-01T15:13:00Z"/>
        </w:trPr>
        <w:tc>
          <w:tcPr>
            <w:tcW w:w="0" w:type="auto"/>
            <w:vAlign w:val="center"/>
            <w:hideMark/>
          </w:tcPr>
          <w:p w14:paraId="42B959F1" w14:textId="06A9F390" w:rsidR="003D44BA" w:rsidRPr="007D474F" w:rsidDel="007851A7" w:rsidRDefault="003D44BA" w:rsidP="00727382">
            <w:pPr>
              <w:jc w:val="center"/>
              <w:rPr>
                <w:del w:id="2491" w:author="Simon Kiss" w:date="2023-08-01T15:13:00Z"/>
                <w:rFonts w:eastAsia="Times New Roman"/>
                <w:sz w:val="13"/>
                <w:szCs w:val="13"/>
              </w:rPr>
            </w:pPr>
          </w:p>
        </w:tc>
        <w:tc>
          <w:tcPr>
            <w:tcW w:w="0" w:type="auto"/>
            <w:vAlign w:val="center"/>
            <w:hideMark/>
          </w:tcPr>
          <w:p w14:paraId="5BBC4E09" w14:textId="40F186FF" w:rsidR="003D44BA" w:rsidRPr="007D474F" w:rsidDel="007851A7" w:rsidRDefault="003D44BA" w:rsidP="00727382">
            <w:pPr>
              <w:rPr>
                <w:del w:id="2492" w:author="Simon Kiss" w:date="2023-08-01T15:13:00Z"/>
                <w:rFonts w:eastAsia="Times New Roman"/>
                <w:sz w:val="13"/>
                <w:szCs w:val="13"/>
              </w:rPr>
            </w:pPr>
          </w:p>
        </w:tc>
        <w:tc>
          <w:tcPr>
            <w:tcW w:w="0" w:type="auto"/>
            <w:vAlign w:val="center"/>
            <w:hideMark/>
          </w:tcPr>
          <w:p w14:paraId="620AA727" w14:textId="0CD4BA82" w:rsidR="003D44BA" w:rsidRPr="007D474F" w:rsidDel="007851A7" w:rsidRDefault="003D44BA" w:rsidP="00727382">
            <w:pPr>
              <w:jc w:val="center"/>
              <w:rPr>
                <w:del w:id="2493" w:author="Simon Kiss" w:date="2023-08-01T15:13:00Z"/>
                <w:rFonts w:eastAsia="Times New Roman"/>
                <w:sz w:val="13"/>
                <w:szCs w:val="13"/>
              </w:rPr>
            </w:pPr>
          </w:p>
        </w:tc>
        <w:tc>
          <w:tcPr>
            <w:tcW w:w="0" w:type="auto"/>
            <w:vAlign w:val="center"/>
            <w:hideMark/>
          </w:tcPr>
          <w:p w14:paraId="4DBB74FC" w14:textId="5803C6D8" w:rsidR="003D44BA" w:rsidRPr="007D474F" w:rsidDel="007851A7" w:rsidRDefault="003D44BA" w:rsidP="00727382">
            <w:pPr>
              <w:jc w:val="center"/>
              <w:rPr>
                <w:del w:id="2494" w:author="Simon Kiss" w:date="2023-08-01T15:13:00Z"/>
                <w:rFonts w:eastAsia="Times New Roman"/>
                <w:sz w:val="13"/>
                <w:szCs w:val="13"/>
              </w:rPr>
            </w:pPr>
          </w:p>
        </w:tc>
        <w:tc>
          <w:tcPr>
            <w:tcW w:w="0" w:type="auto"/>
            <w:vAlign w:val="center"/>
            <w:hideMark/>
          </w:tcPr>
          <w:p w14:paraId="2B83BE04" w14:textId="23F04076" w:rsidR="003D44BA" w:rsidRPr="007D474F" w:rsidDel="007851A7" w:rsidRDefault="003D44BA" w:rsidP="00727382">
            <w:pPr>
              <w:jc w:val="center"/>
              <w:rPr>
                <w:del w:id="2495" w:author="Simon Kiss" w:date="2023-08-01T15:13:00Z"/>
                <w:rFonts w:eastAsia="Times New Roman"/>
                <w:sz w:val="13"/>
                <w:szCs w:val="13"/>
              </w:rPr>
            </w:pPr>
          </w:p>
        </w:tc>
      </w:tr>
      <w:tr w:rsidR="003D44BA" w:rsidRPr="007D474F" w:rsidDel="007851A7" w14:paraId="6F2B31FC" w14:textId="04B8FA28" w:rsidTr="00727382">
        <w:trPr>
          <w:tblCellSpacing w:w="15" w:type="dxa"/>
          <w:jc w:val="center"/>
          <w:del w:id="2496" w:author="Simon Kiss" w:date="2023-08-01T15:13:00Z"/>
        </w:trPr>
        <w:tc>
          <w:tcPr>
            <w:tcW w:w="0" w:type="auto"/>
            <w:vAlign w:val="center"/>
            <w:hideMark/>
          </w:tcPr>
          <w:p w14:paraId="1B89DD87" w14:textId="6DF209E8" w:rsidR="003D44BA" w:rsidRPr="007D474F" w:rsidDel="007851A7" w:rsidRDefault="003D44BA" w:rsidP="00727382">
            <w:pPr>
              <w:rPr>
                <w:del w:id="2497" w:author="Simon Kiss" w:date="2023-08-01T15:13:00Z"/>
                <w:rFonts w:eastAsia="Times New Roman"/>
                <w:sz w:val="13"/>
                <w:szCs w:val="13"/>
              </w:rPr>
            </w:pPr>
            <w:del w:id="2498" w:author="Simon Kiss" w:date="2023-08-01T15:13:00Z">
              <w:r w:rsidRPr="007D474F" w:rsidDel="007851A7">
                <w:rPr>
                  <w:rFonts w:eastAsia="Times New Roman"/>
                  <w:sz w:val="13"/>
                  <w:szCs w:val="13"/>
                </w:rPr>
                <w:delText>trust_government</w:delText>
              </w:r>
            </w:del>
          </w:p>
        </w:tc>
        <w:tc>
          <w:tcPr>
            <w:tcW w:w="0" w:type="auto"/>
            <w:vAlign w:val="center"/>
            <w:hideMark/>
          </w:tcPr>
          <w:p w14:paraId="1304416A" w14:textId="73BBEBF0" w:rsidR="003D44BA" w:rsidRPr="007D474F" w:rsidDel="007851A7" w:rsidRDefault="003D44BA" w:rsidP="00727382">
            <w:pPr>
              <w:jc w:val="center"/>
              <w:rPr>
                <w:del w:id="2499" w:author="Simon Kiss" w:date="2023-08-01T15:13:00Z"/>
                <w:rFonts w:eastAsia="Times New Roman"/>
                <w:sz w:val="13"/>
                <w:szCs w:val="13"/>
              </w:rPr>
            </w:pPr>
            <w:del w:id="2500" w:author="Simon Kiss" w:date="2023-08-01T15:13:00Z">
              <w:r w:rsidRPr="007D474F" w:rsidDel="007851A7">
                <w:rPr>
                  <w:rFonts w:eastAsia="Times New Roman"/>
                  <w:sz w:val="13"/>
                  <w:szCs w:val="13"/>
                </w:rPr>
                <w:delText>0.081</w:delText>
              </w:r>
              <w:r w:rsidRPr="007D474F" w:rsidDel="007851A7">
                <w:rPr>
                  <w:rFonts w:eastAsia="Times New Roman"/>
                  <w:sz w:val="13"/>
                  <w:szCs w:val="13"/>
                  <w:vertAlign w:val="superscript"/>
                </w:rPr>
                <w:delText>***</w:delText>
              </w:r>
            </w:del>
          </w:p>
        </w:tc>
        <w:tc>
          <w:tcPr>
            <w:tcW w:w="0" w:type="auto"/>
            <w:vAlign w:val="center"/>
            <w:hideMark/>
          </w:tcPr>
          <w:p w14:paraId="254E29EB" w14:textId="0B5750EC" w:rsidR="003D44BA" w:rsidRPr="007D474F" w:rsidDel="007851A7" w:rsidRDefault="003D44BA" w:rsidP="00727382">
            <w:pPr>
              <w:jc w:val="center"/>
              <w:rPr>
                <w:del w:id="2501" w:author="Simon Kiss" w:date="2023-08-01T15:13:00Z"/>
                <w:rFonts w:eastAsia="Times New Roman"/>
                <w:sz w:val="13"/>
                <w:szCs w:val="13"/>
              </w:rPr>
            </w:pPr>
          </w:p>
        </w:tc>
        <w:tc>
          <w:tcPr>
            <w:tcW w:w="0" w:type="auto"/>
            <w:vAlign w:val="center"/>
            <w:hideMark/>
          </w:tcPr>
          <w:p w14:paraId="42AAEEDE" w14:textId="2EBCC31D" w:rsidR="003D44BA" w:rsidRPr="007D474F" w:rsidDel="007851A7" w:rsidRDefault="003D44BA" w:rsidP="00727382">
            <w:pPr>
              <w:jc w:val="center"/>
              <w:rPr>
                <w:del w:id="2502" w:author="Simon Kiss" w:date="2023-08-01T15:13:00Z"/>
                <w:rFonts w:eastAsia="Times New Roman"/>
                <w:sz w:val="13"/>
                <w:szCs w:val="13"/>
              </w:rPr>
            </w:pPr>
            <w:del w:id="2503" w:author="Simon Kiss" w:date="2023-08-01T15:13:00Z">
              <w:r w:rsidRPr="007D474F" w:rsidDel="007851A7">
                <w:rPr>
                  <w:rFonts w:eastAsia="Times New Roman"/>
                  <w:sz w:val="13"/>
                  <w:szCs w:val="13"/>
                </w:rPr>
                <w:delText>0.021</w:delText>
              </w:r>
            </w:del>
          </w:p>
        </w:tc>
        <w:tc>
          <w:tcPr>
            <w:tcW w:w="0" w:type="auto"/>
            <w:vAlign w:val="center"/>
            <w:hideMark/>
          </w:tcPr>
          <w:p w14:paraId="329A93F7" w14:textId="079F48D0" w:rsidR="003D44BA" w:rsidRPr="007D474F" w:rsidDel="007851A7" w:rsidRDefault="003D44BA" w:rsidP="00727382">
            <w:pPr>
              <w:jc w:val="center"/>
              <w:rPr>
                <w:del w:id="2504" w:author="Simon Kiss" w:date="2023-08-01T15:13:00Z"/>
                <w:rFonts w:eastAsia="Times New Roman"/>
                <w:sz w:val="13"/>
                <w:szCs w:val="13"/>
              </w:rPr>
            </w:pPr>
            <w:del w:id="2505" w:author="Simon Kiss" w:date="2023-08-01T15:13:00Z">
              <w:r w:rsidRPr="007D474F" w:rsidDel="007851A7">
                <w:rPr>
                  <w:rFonts w:eastAsia="Times New Roman"/>
                  <w:sz w:val="13"/>
                  <w:szCs w:val="13"/>
                </w:rPr>
                <w:delText>0.021</w:delText>
              </w:r>
            </w:del>
          </w:p>
        </w:tc>
      </w:tr>
      <w:tr w:rsidR="003D44BA" w:rsidRPr="007D474F" w:rsidDel="007851A7" w14:paraId="77C7C2CE" w14:textId="47B04DD4" w:rsidTr="00727382">
        <w:trPr>
          <w:tblCellSpacing w:w="15" w:type="dxa"/>
          <w:jc w:val="center"/>
          <w:del w:id="2506" w:author="Simon Kiss" w:date="2023-08-01T15:13:00Z"/>
        </w:trPr>
        <w:tc>
          <w:tcPr>
            <w:tcW w:w="0" w:type="auto"/>
            <w:vAlign w:val="center"/>
            <w:hideMark/>
          </w:tcPr>
          <w:p w14:paraId="672986C8" w14:textId="4761728C" w:rsidR="003D44BA" w:rsidRPr="007D474F" w:rsidDel="007851A7" w:rsidRDefault="003D44BA" w:rsidP="00727382">
            <w:pPr>
              <w:jc w:val="center"/>
              <w:rPr>
                <w:del w:id="2507" w:author="Simon Kiss" w:date="2023-08-01T15:13:00Z"/>
                <w:rFonts w:eastAsia="Times New Roman"/>
                <w:sz w:val="13"/>
                <w:szCs w:val="13"/>
              </w:rPr>
            </w:pPr>
          </w:p>
        </w:tc>
        <w:tc>
          <w:tcPr>
            <w:tcW w:w="0" w:type="auto"/>
            <w:vAlign w:val="center"/>
            <w:hideMark/>
          </w:tcPr>
          <w:p w14:paraId="3F2498C6" w14:textId="09424BEC" w:rsidR="003D44BA" w:rsidRPr="007D474F" w:rsidDel="007851A7" w:rsidRDefault="003D44BA" w:rsidP="00727382">
            <w:pPr>
              <w:jc w:val="center"/>
              <w:rPr>
                <w:del w:id="2508" w:author="Simon Kiss" w:date="2023-08-01T15:13:00Z"/>
                <w:rFonts w:eastAsia="Times New Roman"/>
                <w:sz w:val="13"/>
                <w:szCs w:val="13"/>
              </w:rPr>
            </w:pPr>
            <w:del w:id="2509" w:author="Simon Kiss" w:date="2023-08-01T15:13:00Z">
              <w:r w:rsidRPr="007D474F" w:rsidDel="007851A7">
                <w:rPr>
                  <w:rFonts w:eastAsia="Times New Roman"/>
                  <w:sz w:val="13"/>
                  <w:szCs w:val="13"/>
                </w:rPr>
                <w:delText>(0.027)</w:delText>
              </w:r>
            </w:del>
          </w:p>
        </w:tc>
        <w:tc>
          <w:tcPr>
            <w:tcW w:w="0" w:type="auto"/>
            <w:vAlign w:val="center"/>
            <w:hideMark/>
          </w:tcPr>
          <w:p w14:paraId="7A05AFE7" w14:textId="4F676065" w:rsidR="003D44BA" w:rsidRPr="007D474F" w:rsidDel="007851A7" w:rsidRDefault="003D44BA" w:rsidP="00727382">
            <w:pPr>
              <w:jc w:val="center"/>
              <w:rPr>
                <w:del w:id="2510" w:author="Simon Kiss" w:date="2023-08-01T15:13:00Z"/>
                <w:rFonts w:eastAsia="Times New Roman"/>
                <w:sz w:val="13"/>
                <w:szCs w:val="13"/>
              </w:rPr>
            </w:pPr>
          </w:p>
        </w:tc>
        <w:tc>
          <w:tcPr>
            <w:tcW w:w="0" w:type="auto"/>
            <w:vAlign w:val="center"/>
            <w:hideMark/>
          </w:tcPr>
          <w:p w14:paraId="473A382A" w14:textId="6796F9C4" w:rsidR="003D44BA" w:rsidRPr="007D474F" w:rsidDel="007851A7" w:rsidRDefault="003D44BA" w:rsidP="00727382">
            <w:pPr>
              <w:jc w:val="center"/>
              <w:rPr>
                <w:del w:id="2511" w:author="Simon Kiss" w:date="2023-08-01T15:13:00Z"/>
                <w:rFonts w:eastAsia="Times New Roman"/>
                <w:sz w:val="13"/>
                <w:szCs w:val="13"/>
              </w:rPr>
            </w:pPr>
            <w:del w:id="2512" w:author="Simon Kiss" w:date="2023-08-01T15:13:00Z">
              <w:r w:rsidRPr="007D474F" w:rsidDel="007851A7">
                <w:rPr>
                  <w:rFonts w:eastAsia="Times New Roman"/>
                  <w:sz w:val="13"/>
                  <w:szCs w:val="13"/>
                </w:rPr>
                <w:delText>(0.027)</w:delText>
              </w:r>
            </w:del>
          </w:p>
        </w:tc>
        <w:tc>
          <w:tcPr>
            <w:tcW w:w="0" w:type="auto"/>
            <w:vAlign w:val="center"/>
            <w:hideMark/>
          </w:tcPr>
          <w:p w14:paraId="1F8977DB" w14:textId="51871EAA" w:rsidR="003D44BA" w:rsidRPr="007D474F" w:rsidDel="007851A7" w:rsidRDefault="003D44BA" w:rsidP="00727382">
            <w:pPr>
              <w:jc w:val="center"/>
              <w:rPr>
                <w:del w:id="2513" w:author="Simon Kiss" w:date="2023-08-01T15:13:00Z"/>
                <w:rFonts w:eastAsia="Times New Roman"/>
                <w:sz w:val="13"/>
                <w:szCs w:val="13"/>
              </w:rPr>
            </w:pPr>
            <w:del w:id="2514" w:author="Simon Kiss" w:date="2023-08-01T15:13:00Z">
              <w:r w:rsidRPr="007D474F" w:rsidDel="007851A7">
                <w:rPr>
                  <w:rFonts w:eastAsia="Times New Roman"/>
                  <w:sz w:val="13"/>
                  <w:szCs w:val="13"/>
                </w:rPr>
                <w:delText>(0.027)</w:delText>
              </w:r>
            </w:del>
          </w:p>
        </w:tc>
      </w:tr>
      <w:tr w:rsidR="003D44BA" w:rsidRPr="007D474F" w:rsidDel="007851A7" w14:paraId="6BA9B635" w14:textId="5FC175AC" w:rsidTr="00727382">
        <w:trPr>
          <w:tblCellSpacing w:w="15" w:type="dxa"/>
          <w:jc w:val="center"/>
          <w:del w:id="2515" w:author="Simon Kiss" w:date="2023-08-01T15:13:00Z"/>
        </w:trPr>
        <w:tc>
          <w:tcPr>
            <w:tcW w:w="0" w:type="auto"/>
            <w:vAlign w:val="center"/>
            <w:hideMark/>
          </w:tcPr>
          <w:p w14:paraId="45894628" w14:textId="51A69156" w:rsidR="003D44BA" w:rsidRPr="007D474F" w:rsidDel="007851A7" w:rsidRDefault="003D44BA" w:rsidP="00727382">
            <w:pPr>
              <w:jc w:val="center"/>
              <w:rPr>
                <w:del w:id="2516" w:author="Simon Kiss" w:date="2023-08-01T15:13:00Z"/>
                <w:rFonts w:eastAsia="Times New Roman"/>
                <w:sz w:val="13"/>
                <w:szCs w:val="13"/>
              </w:rPr>
            </w:pPr>
          </w:p>
        </w:tc>
        <w:tc>
          <w:tcPr>
            <w:tcW w:w="0" w:type="auto"/>
            <w:vAlign w:val="center"/>
            <w:hideMark/>
          </w:tcPr>
          <w:p w14:paraId="3E5546F8" w14:textId="7E22697A" w:rsidR="003D44BA" w:rsidRPr="007D474F" w:rsidDel="007851A7" w:rsidRDefault="003D44BA" w:rsidP="00727382">
            <w:pPr>
              <w:rPr>
                <w:del w:id="2517" w:author="Simon Kiss" w:date="2023-08-01T15:13:00Z"/>
                <w:rFonts w:eastAsia="Times New Roman"/>
                <w:sz w:val="13"/>
                <w:szCs w:val="13"/>
              </w:rPr>
            </w:pPr>
          </w:p>
        </w:tc>
        <w:tc>
          <w:tcPr>
            <w:tcW w:w="0" w:type="auto"/>
            <w:vAlign w:val="center"/>
            <w:hideMark/>
          </w:tcPr>
          <w:p w14:paraId="68907B26" w14:textId="09357A57" w:rsidR="003D44BA" w:rsidRPr="007D474F" w:rsidDel="007851A7" w:rsidRDefault="003D44BA" w:rsidP="00727382">
            <w:pPr>
              <w:jc w:val="center"/>
              <w:rPr>
                <w:del w:id="2518" w:author="Simon Kiss" w:date="2023-08-01T15:13:00Z"/>
                <w:rFonts w:eastAsia="Times New Roman"/>
                <w:sz w:val="13"/>
                <w:szCs w:val="13"/>
              </w:rPr>
            </w:pPr>
          </w:p>
        </w:tc>
        <w:tc>
          <w:tcPr>
            <w:tcW w:w="0" w:type="auto"/>
            <w:vAlign w:val="center"/>
            <w:hideMark/>
          </w:tcPr>
          <w:p w14:paraId="09D13F98" w14:textId="63A30963" w:rsidR="003D44BA" w:rsidRPr="007D474F" w:rsidDel="007851A7" w:rsidRDefault="003D44BA" w:rsidP="00727382">
            <w:pPr>
              <w:jc w:val="center"/>
              <w:rPr>
                <w:del w:id="2519" w:author="Simon Kiss" w:date="2023-08-01T15:13:00Z"/>
                <w:rFonts w:eastAsia="Times New Roman"/>
                <w:sz w:val="13"/>
                <w:szCs w:val="13"/>
              </w:rPr>
            </w:pPr>
          </w:p>
        </w:tc>
        <w:tc>
          <w:tcPr>
            <w:tcW w:w="0" w:type="auto"/>
            <w:vAlign w:val="center"/>
            <w:hideMark/>
          </w:tcPr>
          <w:p w14:paraId="3B815514" w14:textId="00ABF422" w:rsidR="003D44BA" w:rsidRPr="007D474F" w:rsidDel="007851A7" w:rsidRDefault="003D44BA" w:rsidP="00727382">
            <w:pPr>
              <w:jc w:val="center"/>
              <w:rPr>
                <w:del w:id="2520" w:author="Simon Kiss" w:date="2023-08-01T15:13:00Z"/>
                <w:rFonts w:eastAsia="Times New Roman"/>
                <w:sz w:val="13"/>
                <w:szCs w:val="13"/>
              </w:rPr>
            </w:pPr>
          </w:p>
        </w:tc>
      </w:tr>
      <w:tr w:rsidR="003D44BA" w:rsidRPr="007D474F" w:rsidDel="007851A7" w14:paraId="57ADCB96" w14:textId="4747BA55" w:rsidTr="00727382">
        <w:trPr>
          <w:tblCellSpacing w:w="15" w:type="dxa"/>
          <w:jc w:val="center"/>
          <w:del w:id="2521" w:author="Simon Kiss" w:date="2023-08-01T15:13:00Z"/>
        </w:trPr>
        <w:tc>
          <w:tcPr>
            <w:tcW w:w="0" w:type="auto"/>
            <w:vAlign w:val="center"/>
            <w:hideMark/>
          </w:tcPr>
          <w:p w14:paraId="68BFF634" w14:textId="730646C4" w:rsidR="003D44BA" w:rsidRPr="007D474F" w:rsidDel="007851A7" w:rsidRDefault="003D44BA" w:rsidP="00727382">
            <w:pPr>
              <w:rPr>
                <w:del w:id="2522" w:author="Simon Kiss" w:date="2023-08-01T15:13:00Z"/>
                <w:rFonts w:eastAsia="Times New Roman"/>
                <w:sz w:val="13"/>
                <w:szCs w:val="13"/>
              </w:rPr>
            </w:pPr>
            <w:del w:id="2523" w:author="Simon Kiss" w:date="2023-08-01T15:13:00Z">
              <w:r w:rsidRPr="007D474F" w:rsidDel="007851A7">
                <w:rPr>
                  <w:rFonts w:eastAsia="Times New Roman"/>
                  <w:sz w:val="13"/>
                  <w:szCs w:val="13"/>
                </w:rPr>
                <w:delText>SampleGeneral Population:trust_government</w:delText>
              </w:r>
            </w:del>
          </w:p>
        </w:tc>
        <w:tc>
          <w:tcPr>
            <w:tcW w:w="0" w:type="auto"/>
            <w:vAlign w:val="center"/>
            <w:hideMark/>
          </w:tcPr>
          <w:p w14:paraId="275518E9" w14:textId="52D5CED4" w:rsidR="003D44BA" w:rsidRPr="007D474F" w:rsidDel="007851A7" w:rsidRDefault="003D44BA" w:rsidP="00727382">
            <w:pPr>
              <w:rPr>
                <w:del w:id="2524" w:author="Simon Kiss" w:date="2023-08-01T15:13:00Z"/>
                <w:rFonts w:eastAsia="Times New Roman"/>
                <w:sz w:val="13"/>
                <w:szCs w:val="13"/>
              </w:rPr>
            </w:pPr>
          </w:p>
        </w:tc>
        <w:tc>
          <w:tcPr>
            <w:tcW w:w="0" w:type="auto"/>
            <w:vAlign w:val="center"/>
            <w:hideMark/>
          </w:tcPr>
          <w:p w14:paraId="06A96B54" w14:textId="3E9125CC" w:rsidR="003D44BA" w:rsidRPr="007D474F" w:rsidDel="007851A7" w:rsidRDefault="003D44BA" w:rsidP="00727382">
            <w:pPr>
              <w:jc w:val="center"/>
              <w:rPr>
                <w:del w:id="2525" w:author="Simon Kiss" w:date="2023-08-01T15:13:00Z"/>
                <w:rFonts w:eastAsia="Times New Roman"/>
                <w:sz w:val="13"/>
                <w:szCs w:val="13"/>
              </w:rPr>
            </w:pPr>
            <w:del w:id="2526" w:author="Simon Kiss" w:date="2023-08-01T15:13:00Z">
              <w:r w:rsidRPr="007D474F" w:rsidDel="007851A7">
                <w:rPr>
                  <w:rFonts w:eastAsia="Times New Roman"/>
                  <w:sz w:val="13"/>
                  <w:szCs w:val="13"/>
                </w:rPr>
                <w:delText>0.081</w:delText>
              </w:r>
              <w:r w:rsidRPr="007D474F" w:rsidDel="007851A7">
                <w:rPr>
                  <w:rFonts w:eastAsia="Times New Roman"/>
                  <w:sz w:val="13"/>
                  <w:szCs w:val="13"/>
                  <w:vertAlign w:val="superscript"/>
                </w:rPr>
                <w:delText>***</w:delText>
              </w:r>
            </w:del>
          </w:p>
        </w:tc>
        <w:tc>
          <w:tcPr>
            <w:tcW w:w="0" w:type="auto"/>
            <w:vAlign w:val="center"/>
            <w:hideMark/>
          </w:tcPr>
          <w:p w14:paraId="2C873056" w14:textId="6163D395" w:rsidR="003D44BA" w:rsidRPr="007D474F" w:rsidDel="007851A7" w:rsidRDefault="003D44BA" w:rsidP="00727382">
            <w:pPr>
              <w:jc w:val="center"/>
              <w:rPr>
                <w:del w:id="2527" w:author="Simon Kiss" w:date="2023-08-01T15:13:00Z"/>
                <w:rFonts w:eastAsia="Times New Roman"/>
                <w:sz w:val="13"/>
                <w:szCs w:val="13"/>
              </w:rPr>
            </w:pPr>
          </w:p>
        </w:tc>
        <w:tc>
          <w:tcPr>
            <w:tcW w:w="0" w:type="auto"/>
            <w:vAlign w:val="center"/>
            <w:hideMark/>
          </w:tcPr>
          <w:p w14:paraId="59561D45" w14:textId="4DB8D81D" w:rsidR="003D44BA" w:rsidRPr="007D474F" w:rsidDel="007851A7" w:rsidRDefault="003D44BA" w:rsidP="00727382">
            <w:pPr>
              <w:jc w:val="center"/>
              <w:rPr>
                <w:del w:id="2528" w:author="Simon Kiss" w:date="2023-08-01T15:13:00Z"/>
                <w:rFonts w:eastAsia="Times New Roman"/>
                <w:sz w:val="13"/>
                <w:szCs w:val="13"/>
              </w:rPr>
            </w:pPr>
          </w:p>
        </w:tc>
      </w:tr>
      <w:tr w:rsidR="003D44BA" w:rsidRPr="007D474F" w:rsidDel="007851A7" w14:paraId="4F7FD45A" w14:textId="57BBF81A" w:rsidTr="00727382">
        <w:trPr>
          <w:tblCellSpacing w:w="15" w:type="dxa"/>
          <w:jc w:val="center"/>
          <w:del w:id="2529" w:author="Simon Kiss" w:date="2023-08-01T15:13:00Z"/>
        </w:trPr>
        <w:tc>
          <w:tcPr>
            <w:tcW w:w="0" w:type="auto"/>
            <w:vAlign w:val="center"/>
            <w:hideMark/>
          </w:tcPr>
          <w:p w14:paraId="41682C6F" w14:textId="25C43B01" w:rsidR="003D44BA" w:rsidRPr="007D474F" w:rsidDel="007851A7" w:rsidRDefault="003D44BA" w:rsidP="00727382">
            <w:pPr>
              <w:jc w:val="center"/>
              <w:rPr>
                <w:del w:id="2530" w:author="Simon Kiss" w:date="2023-08-01T15:13:00Z"/>
                <w:rFonts w:eastAsia="Times New Roman"/>
                <w:sz w:val="13"/>
                <w:szCs w:val="13"/>
              </w:rPr>
            </w:pPr>
          </w:p>
        </w:tc>
        <w:tc>
          <w:tcPr>
            <w:tcW w:w="0" w:type="auto"/>
            <w:vAlign w:val="center"/>
            <w:hideMark/>
          </w:tcPr>
          <w:p w14:paraId="547D6A3A" w14:textId="74184CF5" w:rsidR="003D44BA" w:rsidRPr="007D474F" w:rsidDel="007851A7" w:rsidRDefault="003D44BA" w:rsidP="00727382">
            <w:pPr>
              <w:rPr>
                <w:del w:id="2531" w:author="Simon Kiss" w:date="2023-08-01T15:13:00Z"/>
                <w:rFonts w:eastAsia="Times New Roman"/>
                <w:sz w:val="13"/>
                <w:szCs w:val="13"/>
              </w:rPr>
            </w:pPr>
          </w:p>
        </w:tc>
        <w:tc>
          <w:tcPr>
            <w:tcW w:w="0" w:type="auto"/>
            <w:vAlign w:val="center"/>
            <w:hideMark/>
          </w:tcPr>
          <w:p w14:paraId="6A610CFB" w14:textId="273638BF" w:rsidR="003D44BA" w:rsidRPr="007D474F" w:rsidDel="007851A7" w:rsidRDefault="003D44BA" w:rsidP="00727382">
            <w:pPr>
              <w:jc w:val="center"/>
              <w:rPr>
                <w:del w:id="2532" w:author="Simon Kiss" w:date="2023-08-01T15:13:00Z"/>
                <w:rFonts w:eastAsia="Times New Roman"/>
                <w:sz w:val="13"/>
                <w:szCs w:val="13"/>
              </w:rPr>
            </w:pPr>
            <w:del w:id="2533" w:author="Simon Kiss" w:date="2023-08-01T15:13:00Z">
              <w:r w:rsidRPr="007D474F" w:rsidDel="007851A7">
                <w:rPr>
                  <w:rFonts w:eastAsia="Times New Roman"/>
                  <w:sz w:val="13"/>
                  <w:szCs w:val="13"/>
                </w:rPr>
                <w:delText>(0.029)</w:delText>
              </w:r>
            </w:del>
          </w:p>
        </w:tc>
        <w:tc>
          <w:tcPr>
            <w:tcW w:w="0" w:type="auto"/>
            <w:vAlign w:val="center"/>
            <w:hideMark/>
          </w:tcPr>
          <w:p w14:paraId="283BF830" w14:textId="662BBAD2" w:rsidR="003D44BA" w:rsidRPr="007D474F" w:rsidDel="007851A7" w:rsidRDefault="003D44BA" w:rsidP="00727382">
            <w:pPr>
              <w:jc w:val="center"/>
              <w:rPr>
                <w:del w:id="2534" w:author="Simon Kiss" w:date="2023-08-01T15:13:00Z"/>
                <w:rFonts w:eastAsia="Times New Roman"/>
                <w:sz w:val="13"/>
                <w:szCs w:val="13"/>
              </w:rPr>
            </w:pPr>
          </w:p>
        </w:tc>
        <w:tc>
          <w:tcPr>
            <w:tcW w:w="0" w:type="auto"/>
            <w:vAlign w:val="center"/>
            <w:hideMark/>
          </w:tcPr>
          <w:p w14:paraId="1FAD1EB5" w14:textId="36AAF669" w:rsidR="003D44BA" w:rsidRPr="007D474F" w:rsidDel="007851A7" w:rsidRDefault="003D44BA" w:rsidP="00727382">
            <w:pPr>
              <w:jc w:val="center"/>
              <w:rPr>
                <w:del w:id="2535" w:author="Simon Kiss" w:date="2023-08-01T15:13:00Z"/>
                <w:rFonts w:eastAsia="Times New Roman"/>
                <w:sz w:val="13"/>
                <w:szCs w:val="13"/>
              </w:rPr>
            </w:pPr>
          </w:p>
        </w:tc>
      </w:tr>
      <w:tr w:rsidR="003D44BA" w:rsidRPr="007D474F" w:rsidDel="007851A7" w14:paraId="04171721" w14:textId="76CBEFD0" w:rsidTr="00727382">
        <w:trPr>
          <w:tblCellSpacing w:w="15" w:type="dxa"/>
          <w:jc w:val="center"/>
          <w:del w:id="2536" w:author="Simon Kiss" w:date="2023-08-01T15:13:00Z"/>
        </w:trPr>
        <w:tc>
          <w:tcPr>
            <w:tcW w:w="0" w:type="auto"/>
            <w:vAlign w:val="center"/>
            <w:hideMark/>
          </w:tcPr>
          <w:p w14:paraId="76026F49" w14:textId="6129F51B" w:rsidR="003D44BA" w:rsidRPr="007D474F" w:rsidDel="007851A7" w:rsidRDefault="003D44BA" w:rsidP="00727382">
            <w:pPr>
              <w:jc w:val="center"/>
              <w:rPr>
                <w:del w:id="2537" w:author="Simon Kiss" w:date="2023-08-01T15:13:00Z"/>
                <w:rFonts w:eastAsia="Times New Roman"/>
                <w:sz w:val="13"/>
                <w:szCs w:val="13"/>
              </w:rPr>
            </w:pPr>
          </w:p>
        </w:tc>
        <w:tc>
          <w:tcPr>
            <w:tcW w:w="0" w:type="auto"/>
            <w:vAlign w:val="center"/>
            <w:hideMark/>
          </w:tcPr>
          <w:p w14:paraId="5674479E" w14:textId="21ACE9B9" w:rsidR="003D44BA" w:rsidRPr="007D474F" w:rsidDel="007851A7" w:rsidRDefault="003D44BA" w:rsidP="00727382">
            <w:pPr>
              <w:rPr>
                <w:del w:id="2538" w:author="Simon Kiss" w:date="2023-08-01T15:13:00Z"/>
                <w:rFonts w:eastAsia="Times New Roman"/>
                <w:sz w:val="13"/>
                <w:szCs w:val="13"/>
              </w:rPr>
            </w:pPr>
          </w:p>
        </w:tc>
        <w:tc>
          <w:tcPr>
            <w:tcW w:w="0" w:type="auto"/>
            <w:vAlign w:val="center"/>
            <w:hideMark/>
          </w:tcPr>
          <w:p w14:paraId="45EC5B3B" w14:textId="018F1AAE" w:rsidR="003D44BA" w:rsidRPr="007D474F" w:rsidDel="007851A7" w:rsidRDefault="003D44BA" w:rsidP="00727382">
            <w:pPr>
              <w:jc w:val="center"/>
              <w:rPr>
                <w:del w:id="2539" w:author="Simon Kiss" w:date="2023-08-01T15:13:00Z"/>
                <w:rFonts w:eastAsia="Times New Roman"/>
                <w:sz w:val="13"/>
                <w:szCs w:val="13"/>
              </w:rPr>
            </w:pPr>
          </w:p>
        </w:tc>
        <w:tc>
          <w:tcPr>
            <w:tcW w:w="0" w:type="auto"/>
            <w:vAlign w:val="center"/>
            <w:hideMark/>
          </w:tcPr>
          <w:p w14:paraId="1774B051" w14:textId="69FF28BA" w:rsidR="003D44BA" w:rsidRPr="007D474F" w:rsidDel="007851A7" w:rsidRDefault="003D44BA" w:rsidP="00727382">
            <w:pPr>
              <w:jc w:val="center"/>
              <w:rPr>
                <w:del w:id="2540" w:author="Simon Kiss" w:date="2023-08-01T15:13:00Z"/>
                <w:rFonts w:eastAsia="Times New Roman"/>
                <w:sz w:val="13"/>
                <w:szCs w:val="13"/>
              </w:rPr>
            </w:pPr>
          </w:p>
        </w:tc>
        <w:tc>
          <w:tcPr>
            <w:tcW w:w="0" w:type="auto"/>
            <w:vAlign w:val="center"/>
            <w:hideMark/>
          </w:tcPr>
          <w:p w14:paraId="729CCAA5" w14:textId="7CCA4527" w:rsidR="003D44BA" w:rsidRPr="007D474F" w:rsidDel="007851A7" w:rsidRDefault="003D44BA" w:rsidP="00727382">
            <w:pPr>
              <w:jc w:val="center"/>
              <w:rPr>
                <w:del w:id="2541" w:author="Simon Kiss" w:date="2023-08-01T15:13:00Z"/>
                <w:rFonts w:eastAsia="Times New Roman"/>
                <w:sz w:val="13"/>
                <w:szCs w:val="13"/>
              </w:rPr>
            </w:pPr>
          </w:p>
        </w:tc>
      </w:tr>
      <w:tr w:rsidR="003D44BA" w:rsidRPr="007D474F" w:rsidDel="007851A7" w14:paraId="2C03F767" w14:textId="499150DC" w:rsidTr="00727382">
        <w:trPr>
          <w:tblCellSpacing w:w="15" w:type="dxa"/>
          <w:jc w:val="center"/>
          <w:del w:id="2542" w:author="Simon Kiss" w:date="2023-08-01T15:13:00Z"/>
        </w:trPr>
        <w:tc>
          <w:tcPr>
            <w:tcW w:w="0" w:type="auto"/>
            <w:vAlign w:val="center"/>
            <w:hideMark/>
          </w:tcPr>
          <w:p w14:paraId="04DEF1C8" w14:textId="2BC55E02" w:rsidR="003D44BA" w:rsidRPr="007D474F" w:rsidDel="007851A7" w:rsidRDefault="003D44BA" w:rsidP="00727382">
            <w:pPr>
              <w:rPr>
                <w:del w:id="2543" w:author="Simon Kiss" w:date="2023-08-01T15:13:00Z"/>
                <w:rFonts w:eastAsia="Times New Roman"/>
                <w:sz w:val="13"/>
                <w:szCs w:val="13"/>
              </w:rPr>
            </w:pPr>
            <w:del w:id="2544" w:author="Simon Kiss" w:date="2023-08-01T15:13:00Z">
              <w:r w:rsidRPr="007D474F" w:rsidDel="007851A7">
                <w:rPr>
                  <w:rFonts w:eastAsia="Times New Roman"/>
                  <w:sz w:val="13"/>
                  <w:szCs w:val="13"/>
                </w:rPr>
                <w:delText>SamplePublic Health:trust_government</w:delText>
              </w:r>
            </w:del>
          </w:p>
        </w:tc>
        <w:tc>
          <w:tcPr>
            <w:tcW w:w="0" w:type="auto"/>
            <w:vAlign w:val="center"/>
            <w:hideMark/>
          </w:tcPr>
          <w:p w14:paraId="77EE403F" w14:textId="4DB43DA8" w:rsidR="003D44BA" w:rsidRPr="007D474F" w:rsidDel="007851A7" w:rsidRDefault="003D44BA" w:rsidP="00727382">
            <w:pPr>
              <w:rPr>
                <w:del w:id="2545" w:author="Simon Kiss" w:date="2023-08-01T15:13:00Z"/>
                <w:rFonts w:eastAsia="Times New Roman"/>
                <w:sz w:val="13"/>
                <w:szCs w:val="13"/>
              </w:rPr>
            </w:pPr>
          </w:p>
        </w:tc>
        <w:tc>
          <w:tcPr>
            <w:tcW w:w="0" w:type="auto"/>
            <w:vAlign w:val="center"/>
            <w:hideMark/>
          </w:tcPr>
          <w:p w14:paraId="0A23B2BE" w14:textId="315E677B" w:rsidR="003D44BA" w:rsidRPr="007D474F" w:rsidDel="007851A7" w:rsidRDefault="003D44BA" w:rsidP="00727382">
            <w:pPr>
              <w:jc w:val="center"/>
              <w:rPr>
                <w:del w:id="2546" w:author="Simon Kiss" w:date="2023-08-01T15:13:00Z"/>
                <w:rFonts w:eastAsia="Times New Roman"/>
                <w:sz w:val="13"/>
                <w:szCs w:val="13"/>
              </w:rPr>
            </w:pPr>
            <w:del w:id="2547" w:author="Simon Kiss" w:date="2023-08-01T15:13:00Z">
              <w:r w:rsidRPr="007D474F" w:rsidDel="007851A7">
                <w:rPr>
                  <w:rFonts w:eastAsia="Times New Roman"/>
                  <w:sz w:val="13"/>
                  <w:szCs w:val="13"/>
                </w:rPr>
                <w:delText>0.081</w:delText>
              </w:r>
            </w:del>
          </w:p>
        </w:tc>
        <w:tc>
          <w:tcPr>
            <w:tcW w:w="0" w:type="auto"/>
            <w:vAlign w:val="center"/>
            <w:hideMark/>
          </w:tcPr>
          <w:p w14:paraId="168CCE43" w14:textId="0DB4AA16" w:rsidR="003D44BA" w:rsidRPr="007D474F" w:rsidDel="007851A7" w:rsidRDefault="003D44BA" w:rsidP="00727382">
            <w:pPr>
              <w:jc w:val="center"/>
              <w:rPr>
                <w:del w:id="2548" w:author="Simon Kiss" w:date="2023-08-01T15:13:00Z"/>
                <w:rFonts w:eastAsia="Times New Roman"/>
                <w:sz w:val="13"/>
                <w:szCs w:val="13"/>
              </w:rPr>
            </w:pPr>
          </w:p>
        </w:tc>
        <w:tc>
          <w:tcPr>
            <w:tcW w:w="0" w:type="auto"/>
            <w:vAlign w:val="center"/>
            <w:hideMark/>
          </w:tcPr>
          <w:p w14:paraId="32D18C66" w14:textId="66EDBDA5" w:rsidR="003D44BA" w:rsidRPr="007D474F" w:rsidDel="007851A7" w:rsidRDefault="003D44BA" w:rsidP="00727382">
            <w:pPr>
              <w:jc w:val="center"/>
              <w:rPr>
                <w:del w:id="2549" w:author="Simon Kiss" w:date="2023-08-01T15:13:00Z"/>
                <w:rFonts w:eastAsia="Times New Roman"/>
                <w:sz w:val="13"/>
                <w:szCs w:val="13"/>
              </w:rPr>
            </w:pPr>
          </w:p>
        </w:tc>
      </w:tr>
      <w:tr w:rsidR="003D44BA" w:rsidRPr="007D474F" w:rsidDel="007851A7" w14:paraId="0C2EED2B" w14:textId="3504E934" w:rsidTr="00727382">
        <w:trPr>
          <w:tblCellSpacing w:w="15" w:type="dxa"/>
          <w:jc w:val="center"/>
          <w:del w:id="2550" w:author="Simon Kiss" w:date="2023-08-01T15:13:00Z"/>
        </w:trPr>
        <w:tc>
          <w:tcPr>
            <w:tcW w:w="0" w:type="auto"/>
            <w:vAlign w:val="center"/>
            <w:hideMark/>
          </w:tcPr>
          <w:p w14:paraId="2F36F5CC" w14:textId="66D7F3AB" w:rsidR="003D44BA" w:rsidRPr="007D474F" w:rsidDel="007851A7" w:rsidRDefault="003D44BA" w:rsidP="00727382">
            <w:pPr>
              <w:jc w:val="center"/>
              <w:rPr>
                <w:del w:id="2551" w:author="Simon Kiss" w:date="2023-08-01T15:13:00Z"/>
                <w:rFonts w:eastAsia="Times New Roman"/>
                <w:sz w:val="13"/>
                <w:szCs w:val="13"/>
              </w:rPr>
            </w:pPr>
          </w:p>
        </w:tc>
        <w:tc>
          <w:tcPr>
            <w:tcW w:w="0" w:type="auto"/>
            <w:vAlign w:val="center"/>
            <w:hideMark/>
          </w:tcPr>
          <w:p w14:paraId="6A80629B" w14:textId="05ABC89B" w:rsidR="003D44BA" w:rsidRPr="007D474F" w:rsidDel="007851A7" w:rsidRDefault="003D44BA" w:rsidP="00727382">
            <w:pPr>
              <w:rPr>
                <w:del w:id="2552" w:author="Simon Kiss" w:date="2023-08-01T15:13:00Z"/>
                <w:rFonts w:eastAsia="Times New Roman"/>
                <w:sz w:val="13"/>
                <w:szCs w:val="13"/>
              </w:rPr>
            </w:pPr>
          </w:p>
        </w:tc>
        <w:tc>
          <w:tcPr>
            <w:tcW w:w="0" w:type="auto"/>
            <w:vAlign w:val="center"/>
            <w:hideMark/>
          </w:tcPr>
          <w:p w14:paraId="5A53C9CB" w14:textId="4CBCDCDF" w:rsidR="003D44BA" w:rsidRPr="007D474F" w:rsidDel="007851A7" w:rsidRDefault="003D44BA" w:rsidP="00727382">
            <w:pPr>
              <w:jc w:val="center"/>
              <w:rPr>
                <w:del w:id="2553" w:author="Simon Kiss" w:date="2023-08-01T15:13:00Z"/>
                <w:rFonts w:eastAsia="Times New Roman"/>
                <w:sz w:val="13"/>
                <w:szCs w:val="13"/>
              </w:rPr>
            </w:pPr>
            <w:del w:id="2554" w:author="Simon Kiss" w:date="2023-08-01T15:13:00Z">
              <w:r w:rsidRPr="007D474F" w:rsidDel="007851A7">
                <w:rPr>
                  <w:rFonts w:eastAsia="Times New Roman"/>
                  <w:sz w:val="13"/>
                  <w:szCs w:val="13"/>
                </w:rPr>
                <w:delText>(0.095)</w:delText>
              </w:r>
            </w:del>
          </w:p>
        </w:tc>
        <w:tc>
          <w:tcPr>
            <w:tcW w:w="0" w:type="auto"/>
            <w:vAlign w:val="center"/>
            <w:hideMark/>
          </w:tcPr>
          <w:p w14:paraId="5B7169C1" w14:textId="04722517" w:rsidR="003D44BA" w:rsidRPr="007D474F" w:rsidDel="007851A7" w:rsidRDefault="003D44BA" w:rsidP="00727382">
            <w:pPr>
              <w:jc w:val="center"/>
              <w:rPr>
                <w:del w:id="2555" w:author="Simon Kiss" w:date="2023-08-01T15:13:00Z"/>
                <w:rFonts w:eastAsia="Times New Roman"/>
                <w:sz w:val="13"/>
                <w:szCs w:val="13"/>
              </w:rPr>
            </w:pPr>
          </w:p>
        </w:tc>
        <w:tc>
          <w:tcPr>
            <w:tcW w:w="0" w:type="auto"/>
            <w:vAlign w:val="center"/>
            <w:hideMark/>
          </w:tcPr>
          <w:p w14:paraId="28F2F85E" w14:textId="2A05A12C" w:rsidR="003D44BA" w:rsidRPr="007D474F" w:rsidDel="007851A7" w:rsidRDefault="003D44BA" w:rsidP="00727382">
            <w:pPr>
              <w:jc w:val="center"/>
              <w:rPr>
                <w:del w:id="2556" w:author="Simon Kiss" w:date="2023-08-01T15:13:00Z"/>
                <w:rFonts w:eastAsia="Times New Roman"/>
                <w:sz w:val="13"/>
                <w:szCs w:val="13"/>
              </w:rPr>
            </w:pPr>
          </w:p>
        </w:tc>
      </w:tr>
      <w:tr w:rsidR="003D44BA" w:rsidRPr="007D474F" w:rsidDel="007851A7" w14:paraId="39A0F8EF" w14:textId="03E47F46" w:rsidTr="00727382">
        <w:trPr>
          <w:tblCellSpacing w:w="15" w:type="dxa"/>
          <w:jc w:val="center"/>
          <w:del w:id="2557" w:author="Simon Kiss" w:date="2023-08-01T15:13:00Z"/>
        </w:trPr>
        <w:tc>
          <w:tcPr>
            <w:tcW w:w="0" w:type="auto"/>
            <w:vAlign w:val="center"/>
            <w:hideMark/>
          </w:tcPr>
          <w:p w14:paraId="7F4D34E1" w14:textId="18735007" w:rsidR="003D44BA" w:rsidRPr="007D474F" w:rsidDel="007851A7" w:rsidRDefault="003D44BA" w:rsidP="00727382">
            <w:pPr>
              <w:jc w:val="center"/>
              <w:rPr>
                <w:del w:id="2558" w:author="Simon Kiss" w:date="2023-08-01T15:13:00Z"/>
                <w:rFonts w:eastAsia="Times New Roman"/>
                <w:sz w:val="13"/>
                <w:szCs w:val="13"/>
              </w:rPr>
            </w:pPr>
          </w:p>
        </w:tc>
        <w:tc>
          <w:tcPr>
            <w:tcW w:w="0" w:type="auto"/>
            <w:vAlign w:val="center"/>
            <w:hideMark/>
          </w:tcPr>
          <w:p w14:paraId="4FF286A9" w14:textId="1AD1D1BF" w:rsidR="003D44BA" w:rsidRPr="007D474F" w:rsidDel="007851A7" w:rsidRDefault="003D44BA" w:rsidP="00727382">
            <w:pPr>
              <w:rPr>
                <w:del w:id="2559" w:author="Simon Kiss" w:date="2023-08-01T15:13:00Z"/>
                <w:rFonts w:eastAsia="Times New Roman"/>
                <w:sz w:val="13"/>
                <w:szCs w:val="13"/>
              </w:rPr>
            </w:pPr>
          </w:p>
        </w:tc>
        <w:tc>
          <w:tcPr>
            <w:tcW w:w="0" w:type="auto"/>
            <w:vAlign w:val="center"/>
            <w:hideMark/>
          </w:tcPr>
          <w:p w14:paraId="2624E307" w14:textId="7E683E83" w:rsidR="003D44BA" w:rsidRPr="007D474F" w:rsidDel="007851A7" w:rsidRDefault="003D44BA" w:rsidP="00727382">
            <w:pPr>
              <w:jc w:val="center"/>
              <w:rPr>
                <w:del w:id="2560" w:author="Simon Kiss" w:date="2023-08-01T15:13:00Z"/>
                <w:rFonts w:eastAsia="Times New Roman"/>
                <w:sz w:val="13"/>
                <w:szCs w:val="13"/>
              </w:rPr>
            </w:pPr>
          </w:p>
        </w:tc>
        <w:tc>
          <w:tcPr>
            <w:tcW w:w="0" w:type="auto"/>
            <w:vAlign w:val="center"/>
            <w:hideMark/>
          </w:tcPr>
          <w:p w14:paraId="70265104" w14:textId="0033154A" w:rsidR="003D44BA" w:rsidRPr="007D474F" w:rsidDel="007851A7" w:rsidRDefault="003D44BA" w:rsidP="00727382">
            <w:pPr>
              <w:jc w:val="center"/>
              <w:rPr>
                <w:del w:id="2561" w:author="Simon Kiss" w:date="2023-08-01T15:13:00Z"/>
                <w:rFonts w:eastAsia="Times New Roman"/>
                <w:sz w:val="13"/>
                <w:szCs w:val="13"/>
              </w:rPr>
            </w:pPr>
          </w:p>
        </w:tc>
        <w:tc>
          <w:tcPr>
            <w:tcW w:w="0" w:type="auto"/>
            <w:vAlign w:val="center"/>
            <w:hideMark/>
          </w:tcPr>
          <w:p w14:paraId="08FEFF9E" w14:textId="42C4685D" w:rsidR="003D44BA" w:rsidRPr="007D474F" w:rsidDel="007851A7" w:rsidRDefault="003D44BA" w:rsidP="00727382">
            <w:pPr>
              <w:jc w:val="center"/>
              <w:rPr>
                <w:del w:id="2562" w:author="Simon Kiss" w:date="2023-08-01T15:13:00Z"/>
                <w:rFonts w:eastAsia="Times New Roman"/>
                <w:sz w:val="13"/>
                <w:szCs w:val="13"/>
              </w:rPr>
            </w:pPr>
          </w:p>
        </w:tc>
      </w:tr>
      <w:tr w:rsidR="003D44BA" w:rsidRPr="007D474F" w:rsidDel="007851A7" w14:paraId="748922C5" w14:textId="5964F861" w:rsidTr="00727382">
        <w:trPr>
          <w:tblCellSpacing w:w="15" w:type="dxa"/>
          <w:jc w:val="center"/>
          <w:del w:id="2563" w:author="Simon Kiss" w:date="2023-08-01T15:13:00Z"/>
        </w:trPr>
        <w:tc>
          <w:tcPr>
            <w:tcW w:w="0" w:type="auto"/>
            <w:vAlign w:val="center"/>
            <w:hideMark/>
          </w:tcPr>
          <w:p w14:paraId="6F7ACCED" w14:textId="62F29374" w:rsidR="003D44BA" w:rsidRPr="007D474F" w:rsidDel="007851A7" w:rsidRDefault="003D44BA" w:rsidP="00727382">
            <w:pPr>
              <w:rPr>
                <w:del w:id="2564" w:author="Simon Kiss" w:date="2023-08-01T15:13:00Z"/>
                <w:rFonts w:eastAsia="Times New Roman"/>
                <w:sz w:val="13"/>
                <w:szCs w:val="13"/>
              </w:rPr>
            </w:pPr>
            <w:del w:id="2565" w:author="Simon Kiss" w:date="2023-08-01T15:13:00Z">
              <w:r w:rsidRPr="007D474F" w:rsidDel="007851A7">
                <w:rPr>
                  <w:rFonts w:eastAsia="Times New Roman"/>
                  <w:sz w:val="13"/>
                  <w:szCs w:val="13"/>
                </w:rPr>
                <w:delText>Ideology</w:delText>
              </w:r>
            </w:del>
          </w:p>
        </w:tc>
        <w:tc>
          <w:tcPr>
            <w:tcW w:w="0" w:type="auto"/>
            <w:vAlign w:val="center"/>
            <w:hideMark/>
          </w:tcPr>
          <w:p w14:paraId="551493B6" w14:textId="0F0FBD0F" w:rsidR="003D44BA" w:rsidRPr="007D474F" w:rsidDel="007851A7" w:rsidRDefault="003D44BA" w:rsidP="00727382">
            <w:pPr>
              <w:rPr>
                <w:del w:id="2566" w:author="Simon Kiss" w:date="2023-08-01T15:13:00Z"/>
                <w:rFonts w:eastAsia="Times New Roman"/>
                <w:sz w:val="13"/>
                <w:szCs w:val="13"/>
              </w:rPr>
            </w:pPr>
          </w:p>
        </w:tc>
        <w:tc>
          <w:tcPr>
            <w:tcW w:w="0" w:type="auto"/>
            <w:vAlign w:val="center"/>
            <w:hideMark/>
          </w:tcPr>
          <w:p w14:paraId="11739173" w14:textId="69D49BD9" w:rsidR="003D44BA" w:rsidRPr="007D474F" w:rsidDel="007851A7" w:rsidRDefault="003D44BA" w:rsidP="00727382">
            <w:pPr>
              <w:jc w:val="center"/>
              <w:rPr>
                <w:del w:id="2567" w:author="Simon Kiss" w:date="2023-08-01T15:13:00Z"/>
                <w:rFonts w:eastAsia="Times New Roman"/>
                <w:sz w:val="13"/>
                <w:szCs w:val="13"/>
              </w:rPr>
            </w:pPr>
          </w:p>
        </w:tc>
        <w:tc>
          <w:tcPr>
            <w:tcW w:w="0" w:type="auto"/>
            <w:vAlign w:val="center"/>
            <w:hideMark/>
          </w:tcPr>
          <w:p w14:paraId="199FA493" w14:textId="1E301F07" w:rsidR="003D44BA" w:rsidRPr="007D474F" w:rsidDel="007851A7" w:rsidRDefault="003D44BA" w:rsidP="00727382">
            <w:pPr>
              <w:jc w:val="center"/>
              <w:rPr>
                <w:del w:id="2568" w:author="Simon Kiss" w:date="2023-08-01T15:13:00Z"/>
                <w:rFonts w:eastAsia="Times New Roman"/>
                <w:sz w:val="13"/>
                <w:szCs w:val="13"/>
              </w:rPr>
            </w:pPr>
            <w:del w:id="2569" w:author="Simon Kiss" w:date="2023-08-01T15:13:00Z">
              <w:r w:rsidRPr="007D474F" w:rsidDel="007851A7">
                <w:rPr>
                  <w:rFonts w:eastAsia="Times New Roman"/>
                  <w:sz w:val="13"/>
                  <w:szCs w:val="13"/>
                </w:rPr>
                <w:delText>-0.322</w:delText>
              </w:r>
              <w:r w:rsidRPr="007D474F" w:rsidDel="007851A7">
                <w:rPr>
                  <w:rFonts w:eastAsia="Times New Roman"/>
                  <w:sz w:val="13"/>
                  <w:szCs w:val="13"/>
                  <w:vertAlign w:val="superscript"/>
                </w:rPr>
                <w:delText>***</w:delText>
              </w:r>
            </w:del>
          </w:p>
        </w:tc>
        <w:tc>
          <w:tcPr>
            <w:tcW w:w="0" w:type="auto"/>
            <w:vAlign w:val="center"/>
            <w:hideMark/>
          </w:tcPr>
          <w:p w14:paraId="1C794CEF" w14:textId="37231EE5" w:rsidR="003D44BA" w:rsidRPr="007D474F" w:rsidDel="007851A7" w:rsidRDefault="003D44BA" w:rsidP="00727382">
            <w:pPr>
              <w:jc w:val="center"/>
              <w:rPr>
                <w:del w:id="2570" w:author="Simon Kiss" w:date="2023-08-01T15:13:00Z"/>
                <w:rFonts w:eastAsia="Times New Roman"/>
                <w:sz w:val="13"/>
                <w:szCs w:val="13"/>
              </w:rPr>
            </w:pPr>
          </w:p>
        </w:tc>
      </w:tr>
      <w:tr w:rsidR="003D44BA" w:rsidRPr="007D474F" w:rsidDel="007851A7" w14:paraId="7FC45C3A" w14:textId="3456CF5D" w:rsidTr="00727382">
        <w:trPr>
          <w:tblCellSpacing w:w="15" w:type="dxa"/>
          <w:jc w:val="center"/>
          <w:del w:id="2571" w:author="Simon Kiss" w:date="2023-08-01T15:13:00Z"/>
        </w:trPr>
        <w:tc>
          <w:tcPr>
            <w:tcW w:w="0" w:type="auto"/>
            <w:vAlign w:val="center"/>
            <w:hideMark/>
          </w:tcPr>
          <w:p w14:paraId="4C07D760" w14:textId="11997C21" w:rsidR="003D44BA" w:rsidRPr="007D474F" w:rsidDel="007851A7" w:rsidRDefault="003D44BA" w:rsidP="00727382">
            <w:pPr>
              <w:jc w:val="center"/>
              <w:rPr>
                <w:del w:id="2572" w:author="Simon Kiss" w:date="2023-08-01T15:13:00Z"/>
                <w:rFonts w:eastAsia="Times New Roman"/>
                <w:sz w:val="13"/>
                <w:szCs w:val="13"/>
              </w:rPr>
            </w:pPr>
          </w:p>
        </w:tc>
        <w:tc>
          <w:tcPr>
            <w:tcW w:w="0" w:type="auto"/>
            <w:vAlign w:val="center"/>
            <w:hideMark/>
          </w:tcPr>
          <w:p w14:paraId="63DE68CC" w14:textId="483BBE20" w:rsidR="003D44BA" w:rsidRPr="007D474F" w:rsidDel="007851A7" w:rsidRDefault="003D44BA" w:rsidP="00727382">
            <w:pPr>
              <w:rPr>
                <w:del w:id="2573" w:author="Simon Kiss" w:date="2023-08-01T15:13:00Z"/>
                <w:rFonts w:eastAsia="Times New Roman"/>
                <w:sz w:val="13"/>
                <w:szCs w:val="13"/>
              </w:rPr>
            </w:pPr>
          </w:p>
        </w:tc>
        <w:tc>
          <w:tcPr>
            <w:tcW w:w="0" w:type="auto"/>
            <w:vAlign w:val="center"/>
            <w:hideMark/>
          </w:tcPr>
          <w:p w14:paraId="66673BAA" w14:textId="36F9BE0C" w:rsidR="003D44BA" w:rsidRPr="007D474F" w:rsidDel="007851A7" w:rsidRDefault="003D44BA" w:rsidP="00727382">
            <w:pPr>
              <w:jc w:val="center"/>
              <w:rPr>
                <w:del w:id="2574" w:author="Simon Kiss" w:date="2023-08-01T15:13:00Z"/>
                <w:rFonts w:eastAsia="Times New Roman"/>
                <w:sz w:val="13"/>
                <w:szCs w:val="13"/>
              </w:rPr>
            </w:pPr>
          </w:p>
        </w:tc>
        <w:tc>
          <w:tcPr>
            <w:tcW w:w="0" w:type="auto"/>
            <w:vAlign w:val="center"/>
            <w:hideMark/>
          </w:tcPr>
          <w:p w14:paraId="2168D5A1" w14:textId="68729D31" w:rsidR="003D44BA" w:rsidRPr="007D474F" w:rsidDel="007851A7" w:rsidRDefault="003D44BA" w:rsidP="00727382">
            <w:pPr>
              <w:jc w:val="center"/>
              <w:rPr>
                <w:del w:id="2575" w:author="Simon Kiss" w:date="2023-08-01T15:13:00Z"/>
                <w:rFonts w:eastAsia="Times New Roman"/>
                <w:sz w:val="13"/>
                <w:szCs w:val="13"/>
              </w:rPr>
            </w:pPr>
            <w:del w:id="2576" w:author="Simon Kiss" w:date="2023-08-01T15:13:00Z">
              <w:r w:rsidRPr="007D474F" w:rsidDel="007851A7">
                <w:rPr>
                  <w:rFonts w:eastAsia="Times New Roman"/>
                  <w:sz w:val="13"/>
                  <w:szCs w:val="13"/>
                </w:rPr>
                <w:delText>(0.031)</w:delText>
              </w:r>
            </w:del>
          </w:p>
        </w:tc>
        <w:tc>
          <w:tcPr>
            <w:tcW w:w="0" w:type="auto"/>
            <w:vAlign w:val="center"/>
            <w:hideMark/>
          </w:tcPr>
          <w:p w14:paraId="4DD85868" w14:textId="10053F37" w:rsidR="003D44BA" w:rsidRPr="007D474F" w:rsidDel="007851A7" w:rsidRDefault="003D44BA" w:rsidP="00727382">
            <w:pPr>
              <w:jc w:val="center"/>
              <w:rPr>
                <w:del w:id="2577" w:author="Simon Kiss" w:date="2023-08-01T15:13:00Z"/>
                <w:rFonts w:eastAsia="Times New Roman"/>
                <w:sz w:val="13"/>
                <w:szCs w:val="13"/>
              </w:rPr>
            </w:pPr>
          </w:p>
        </w:tc>
      </w:tr>
      <w:tr w:rsidR="003D44BA" w:rsidRPr="007D474F" w:rsidDel="007851A7" w14:paraId="3CBCEE09" w14:textId="5F6CBB52" w:rsidTr="00727382">
        <w:trPr>
          <w:tblCellSpacing w:w="15" w:type="dxa"/>
          <w:jc w:val="center"/>
          <w:del w:id="2578" w:author="Simon Kiss" w:date="2023-08-01T15:13:00Z"/>
        </w:trPr>
        <w:tc>
          <w:tcPr>
            <w:tcW w:w="0" w:type="auto"/>
            <w:vAlign w:val="center"/>
            <w:hideMark/>
          </w:tcPr>
          <w:p w14:paraId="2B132418" w14:textId="015DE6F9" w:rsidR="003D44BA" w:rsidRPr="007D474F" w:rsidDel="007851A7" w:rsidRDefault="003D44BA" w:rsidP="00727382">
            <w:pPr>
              <w:jc w:val="center"/>
              <w:rPr>
                <w:del w:id="2579" w:author="Simon Kiss" w:date="2023-08-01T15:13:00Z"/>
                <w:rFonts w:eastAsia="Times New Roman"/>
                <w:sz w:val="13"/>
                <w:szCs w:val="13"/>
              </w:rPr>
            </w:pPr>
          </w:p>
        </w:tc>
        <w:tc>
          <w:tcPr>
            <w:tcW w:w="0" w:type="auto"/>
            <w:vAlign w:val="center"/>
            <w:hideMark/>
          </w:tcPr>
          <w:p w14:paraId="185C6C7C" w14:textId="0A729D2D" w:rsidR="003D44BA" w:rsidRPr="007D474F" w:rsidDel="007851A7" w:rsidRDefault="003D44BA" w:rsidP="00727382">
            <w:pPr>
              <w:rPr>
                <w:del w:id="2580" w:author="Simon Kiss" w:date="2023-08-01T15:13:00Z"/>
                <w:rFonts w:eastAsia="Times New Roman"/>
                <w:sz w:val="13"/>
                <w:szCs w:val="13"/>
              </w:rPr>
            </w:pPr>
          </w:p>
        </w:tc>
        <w:tc>
          <w:tcPr>
            <w:tcW w:w="0" w:type="auto"/>
            <w:vAlign w:val="center"/>
            <w:hideMark/>
          </w:tcPr>
          <w:p w14:paraId="2CBA9AA1" w14:textId="6A047C19" w:rsidR="003D44BA" w:rsidRPr="007D474F" w:rsidDel="007851A7" w:rsidRDefault="003D44BA" w:rsidP="00727382">
            <w:pPr>
              <w:jc w:val="center"/>
              <w:rPr>
                <w:del w:id="2581" w:author="Simon Kiss" w:date="2023-08-01T15:13:00Z"/>
                <w:rFonts w:eastAsia="Times New Roman"/>
                <w:sz w:val="13"/>
                <w:szCs w:val="13"/>
              </w:rPr>
            </w:pPr>
          </w:p>
        </w:tc>
        <w:tc>
          <w:tcPr>
            <w:tcW w:w="0" w:type="auto"/>
            <w:vAlign w:val="center"/>
            <w:hideMark/>
          </w:tcPr>
          <w:p w14:paraId="0DCAD434" w14:textId="4919ABA0" w:rsidR="003D44BA" w:rsidRPr="007D474F" w:rsidDel="007851A7" w:rsidRDefault="003D44BA" w:rsidP="00727382">
            <w:pPr>
              <w:jc w:val="center"/>
              <w:rPr>
                <w:del w:id="2582" w:author="Simon Kiss" w:date="2023-08-01T15:13:00Z"/>
                <w:rFonts w:eastAsia="Times New Roman"/>
                <w:sz w:val="13"/>
                <w:szCs w:val="13"/>
              </w:rPr>
            </w:pPr>
          </w:p>
        </w:tc>
        <w:tc>
          <w:tcPr>
            <w:tcW w:w="0" w:type="auto"/>
            <w:vAlign w:val="center"/>
            <w:hideMark/>
          </w:tcPr>
          <w:p w14:paraId="393B8DD5" w14:textId="78DA07DE" w:rsidR="003D44BA" w:rsidRPr="007D474F" w:rsidDel="007851A7" w:rsidRDefault="003D44BA" w:rsidP="00727382">
            <w:pPr>
              <w:jc w:val="center"/>
              <w:rPr>
                <w:del w:id="2583" w:author="Simon Kiss" w:date="2023-08-01T15:13:00Z"/>
                <w:rFonts w:eastAsia="Times New Roman"/>
                <w:sz w:val="13"/>
                <w:szCs w:val="13"/>
              </w:rPr>
            </w:pPr>
          </w:p>
        </w:tc>
      </w:tr>
      <w:tr w:rsidR="003D44BA" w:rsidRPr="007D474F" w:rsidDel="007851A7" w14:paraId="026B3A5B" w14:textId="74A34DA7" w:rsidTr="00727382">
        <w:trPr>
          <w:tblCellSpacing w:w="15" w:type="dxa"/>
          <w:jc w:val="center"/>
          <w:del w:id="2584" w:author="Simon Kiss" w:date="2023-08-01T15:13:00Z"/>
        </w:trPr>
        <w:tc>
          <w:tcPr>
            <w:tcW w:w="0" w:type="auto"/>
            <w:vAlign w:val="center"/>
            <w:hideMark/>
          </w:tcPr>
          <w:p w14:paraId="370497F3" w14:textId="66033ADD" w:rsidR="003D44BA" w:rsidRPr="007D474F" w:rsidDel="007851A7" w:rsidRDefault="003D44BA" w:rsidP="00727382">
            <w:pPr>
              <w:rPr>
                <w:del w:id="2585" w:author="Simon Kiss" w:date="2023-08-01T15:13:00Z"/>
                <w:rFonts w:eastAsia="Times New Roman"/>
                <w:sz w:val="13"/>
                <w:szCs w:val="13"/>
              </w:rPr>
            </w:pPr>
            <w:del w:id="2586" w:author="Simon Kiss" w:date="2023-08-01T15:13:00Z">
              <w:r w:rsidRPr="007D474F" w:rsidDel="007851A7">
                <w:rPr>
                  <w:rFonts w:eastAsia="Times New Roman"/>
                  <w:sz w:val="13"/>
                  <w:szCs w:val="13"/>
                </w:rPr>
                <w:delText>SampleGeneral Population:Ideology</w:delText>
              </w:r>
            </w:del>
          </w:p>
        </w:tc>
        <w:tc>
          <w:tcPr>
            <w:tcW w:w="0" w:type="auto"/>
            <w:vAlign w:val="center"/>
            <w:hideMark/>
          </w:tcPr>
          <w:p w14:paraId="46462676" w14:textId="24F62D31" w:rsidR="003D44BA" w:rsidRPr="007D474F" w:rsidDel="007851A7" w:rsidRDefault="003D44BA" w:rsidP="00727382">
            <w:pPr>
              <w:rPr>
                <w:del w:id="2587" w:author="Simon Kiss" w:date="2023-08-01T15:13:00Z"/>
                <w:rFonts w:eastAsia="Times New Roman"/>
                <w:sz w:val="13"/>
                <w:szCs w:val="13"/>
              </w:rPr>
            </w:pPr>
          </w:p>
        </w:tc>
        <w:tc>
          <w:tcPr>
            <w:tcW w:w="0" w:type="auto"/>
            <w:vAlign w:val="center"/>
            <w:hideMark/>
          </w:tcPr>
          <w:p w14:paraId="0C3E46E6" w14:textId="133082C7" w:rsidR="003D44BA" w:rsidRPr="007D474F" w:rsidDel="007851A7" w:rsidRDefault="003D44BA" w:rsidP="00727382">
            <w:pPr>
              <w:jc w:val="center"/>
              <w:rPr>
                <w:del w:id="2588" w:author="Simon Kiss" w:date="2023-08-01T15:13:00Z"/>
                <w:rFonts w:eastAsia="Times New Roman"/>
                <w:sz w:val="13"/>
                <w:szCs w:val="13"/>
              </w:rPr>
            </w:pPr>
          </w:p>
        </w:tc>
        <w:tc>
          <w:tcPr>
            <w:tcW w:w="0" w:type="auto"/>
            <w:vAlign w:val="center"/>
            <w:hideMark/>
          </w:tcPr>
          <w:p w14:paraId="4C32AAB7" w14:textId="4715B4D4" w:rsidR="003D44BA" w:rsidRPr="007D474F" w:rsidDel="007851A7" w:rsidRDefault="003D44BA" w:rsidP="00727382">
            <w:pPr>
              <w:jc w:val="center"/>
              <w:rPr>
                <w:del w:id="2589" w:author="Simon Kiss" w:date="2023-08-01T15:13:00Z"/>
                <w:rFonts w:eastAsia="Times New Roman"/>
                <w:sz w:val="13"/>
                <w:szCs w:val="13"/>
              </w:rPr>
            </w:pPr>
          </w:p>
        </w:tc>
        <w:tc>
          <w:tcPr>
            <w:tcW w:w="0" w:type="auto"/>
            <w:vAlign w:val="center"/>
            <w:hideMark/>
          </w:tcPr>
          <w:p w14:paraId="4ECBFB0E" w14:textId="214524D9" w:rsidR="003D44BA" w:rsidRPr="007D474F" w:rsidDel="007851A7" w:rsidRDefault="003D44BA" w:rsidP="00727382">
            <w:pPr>
              <w:jc w:val="center"/>
              <w:rPr>
                <w:del w:id="2590" w:author="Simon Kiss" w:date="2023-08-01T15:13:00Z"/>
                <w:rFonts w:eastAsia="Times New Roman"/>
                <w:sz w:val="13"/>
                <w:szCs w:val="13"/>
              </w:rPr>
            </w:pPr>
            <w:del w:id="2591" w:author="Simon Kiss" w:date="2023-08-01T15:13:00Z">
              <w:r w:rsidRPr="007D474F" w:rsidDel="007851A7">
                <w:rPr>
                  <w:rFonts w:eastAsia="Times New Roman"/>
                  <w:sz w:val="13"/>
                  <w:szCs w:val="13"/>
                </w:rPr>
                <w:delText>-0.335</w:delText>
              </w:r>
              <w:r w:rsidRPr="007D474F" w:rsidDel="007851A7">
                <w:rPr>
                  <w:rFonts w:eastAsia="Times New Roman"/>
                  <w:sz w:val="13"/>
                  <w:szCs w:val="13"/>
                  <w:vertAlign w:val="superscript"/>
                </w:rPr>
                <w:delText>***</w:delText>
              </w:r>
            </w:del>
          </w:p>
        </w:tc>
      </w:tr>
      <w:tr w:rsidR="003D44BA" w:rsidRPr="007D474F" w:rsidDel="007851A7" w14:paraId="20EBC8FF" w14:textId="657BF980" w:rsidTr="00727382">
        <w:trPr>
          <w:tblCellSpacing w:w="15" w:type="dxa"/>
          <w:jc w:val="center"/>
          <w:del w:id="2592" w:author="Simon Kiss" w:date="2023-08-01T15:13:00Z"/>
        </w:trPr>
        <w:tc>
          <w:tcPr>
            <w:tcW w:w="0" w:type="auto"/>
            <w:vAlign w:val="center"/>
            <w:hideMark/>
          </w:tcPr>
          <w:p w14:paraId="66AA689B" w14:textId="37E7020B" w:rsidR="003D44BA" w:rsidRPr="007D474F" w:rsidDel="007851A7" w:rsidRDefault="003D44BA" w:rsidP="00727382">
            <w:pPr>
              <w:jc w:val="center"/>
              <w:rPr>
                <w:del w:id="2593" w:author="Simon Kiss" w:date="2023-08-01T15:13:00Z"/>
                <w:rFonts w:eastAsia="Times New Roman"/>
                <w:sz w:val="13"/>
                <w:szCs w:val="13"/>
              </w:rPr>
            </w:pPr>
          </w:p>
        </w:tc>
        <w:tc>
          <w:tcPr>
            <w:tcW w:w="0" w:type="auto"/>
            <w:vAlign w:val="center"/>
            <w:hideMark/>
          </w:tcPr>
          <w:p w14:paraId="327C0151" w14:textId="34463BEF" w:rsidR="003D44BA" w:rsidRPr="007D474F" w:rsidDel="007851A7" w:rsidRDefault="003D44BA" w:rsidP="00727382">
            <w:pPr>
              <w:rPr>
                <w:del w:id="2594" w:author="Simon Kiss" w:date="2023-08-01T15:13:00Z"/>
                <w:rFonts w:eastAsia="Times New Roman"/>
                <w:sz w:val="13"/>
                <w:szCs w:val="13"/>
              </w:rPr>
            </w:pPr>
          </w:p>
        </w:tc>
        <w:tc>
          <w:tcPr>
            <w:tcW w:w="0" w:type="auto"/>
            <w:vAlign w:val="center"/>
            <w:hideMark/>
          </w:tcPr>
          <w:p w14:paraId="5A4B4655" w14:textId="057614CC" w:rsidR="003D44BA" w:rsidRPr="007D474F" w:rsidDel="007851A7" w:rsidRDefault="003D44BA" w:rsidP="00727382">
            <w:pPr>
              <w:jc w:val="center"/>
              <w:rPr>
                <w:del w:id="2595" w:author="Simon Kiss" w:date="2023-08-01T15:13:00Z"/>
                <w:rFonts w:eastAsia="Times New Roman"/>
                <w:sz w:val="13"/>
                <w:szCs w:val="13"/>
              </w:rPr>
            </w:pPr>
          </w:p>
        </w:tc>
        <w:tc>
          <w:tcPr>
            <w:tcW w:w="0" w:type="auto"/>
            <w:vAlign w:val="center"/>
            <w:hideMark/>
          </w:tcPr>
          <w:p w14:paraId="14D616C7" w14:textId="1E0888D7" w:rsidR="003D44BA" w:rsidRPr="007D474F" w:rsidDel="007851A7" w:rsidRDefault="003D44BA" w:rsidP="00727382">
            <w:pPr>
              <w:jc w:val="center"/>
              <w:rPr>
                <w:del w:id="2596" w:author="Simon Kiss" w:date="2023-08-01T15:13:00Z"/>
                <w:rFonts w:eastAsia="Times New Roman"/>
                <w:sz w:val="13"/>
                <w:szCs w:val="13"/>
              </w:rPr>
            </w:pPr>
          </w:p>
        </w:tc>
        <w:tc>
          <w:tcPr>
            <w:tcW w:w="0" w:type="auto"/>
            <w:vAlign w:val="center"/>
            <w:hideMark/>
          </w:tcPr>
          <w:p w14:paraId="74349958" w14:textId="7E462EBD" w:rsidR="003D44BA" w:rsidRPr="007D474F" w:rsidDel="007851A7" w:rsidRDefault="003D44BA" w:rsidP="00727382">
            <w:pPr>
              <w:jc w:val="center"/>
              <w:rPr>
                <w:del w:id="2597" w:author="Simon Kiss" w:date="2023-08-01T15:13:00Z"/>
                <w:rFonts w:eastAsia="Times New Roman"/>
                <w:sz w:val="13"/>
                <w:szCs w:val="13"/>
              </w:rPr>
            </w:pPr>
            <w:del w:id="2598" w:author="Simon Kiss" w:date="2023-08-01T15:13:00Z">
              <w:r w:rsidRPr="007D474F" w:rsidDel="007851A7">
                <w:rPr>
                  <w:rFonts w:eastAsia="Times New Roman"/>
                  <w:sz w:val="13"/>
                  <w:szCs w:val="13"/>
                </w:rPr>
                <w:delText>(0.032)</w:delText>
              </w:r>
            </w:del>
          </w:p>
        </w:tc>
      </w:tr>
      <w:tr w:rsidR="003D44BA" w:rsidRPr="007D474F" w:rsidDel="007851A7" w14:paraId="08D7D73C" w14:textId="14231BFB" w:rsidTr="00727382">
        <w:trPr>
          <w:tblCellSpacing w:w="15" w:type="dxa"/>
          <w:jc w:val="center"/>
          <w:del w:id="2599" w:author="Simon Kiss" w:date="2023-08-01T15:13:00Z"/>
        </w:trPr>
        <w:tc>
          <w:tcPr>
            <w:tcW w:w="0" w:type="auto"/>
            <w:vAlign w:val="center"/>
            <w:hideMark/>
          </w:tcPr>
          <w:p w14:paraId="108A9437" w14:textId="601F929E" w:rsidR="003D44BA" w:rsidRPr="007D474F" w:rsidDel="007851A7" w:rsidRDefault="003D44BA" w:rsidP="00727382">
            <w:pPr>
              <w:jc w:val="center"/>
              <w:rPr>
                <w:del w:id="2600" w:author="Simon Kiss" w:date="2023-08-01T15:13:00Z"/>
                <w:rFonts w:eastAsia="Times New Roman"/>
                <w:sz w:val="13"/>
                <w:szCs w:val="13"/>
              </w:rPr>
            </w:pPr>
          </w:p>
        </w:tc>
        <w:tc>
          <w:tcPr>
            <w:tcW w:w="0" w:type="auto"/>
            <w:vAlign w:val="center"/>
            <w:hideMark/>
          </w:tcPr>
          <w:p w14:paraId="2F64B096" w14:textId="36489F8D" w:rsidR="003D44BA" w:rsidRPr="007D474F" w:rsidDel="007851A7" w:rsidRDefault="003D44BA" w:rsidP="00727382">
            <w:pPr>
              <w:rPr>
                <w:del w:id="2601" w:author="Simon Kiss" w:date="2023-08-01T15:13:00Z"/>
                <w:rFonts w:eastAsia="Times New Roman"/>
                <w:sz w:val="13"/>
                <w:szCs w:val="13"/>
              </w:rPr>
            </w:pPr>
          </w:p>
        </w:tc>
        <w:tc>
          <w:tcPr>
            <w:tcW w:w="0" w:type="auto"/>
            <w:vAlign w:val="center"/>
            <w:hideMark/>
          </w:tcPr>
          <w:p w14:paraId="44D74395" w14:textId="1B1DAA22" w:rsidR="003D44BA" w:rsidRPr="007D474F" w:rsidDel="007851A7" w:rsidRDefault="003D44BA" w:rsidP="00727382">
            <w:pPr>
              <w:jc w:val="center"/>
              <w:rPr>
                <w:del w:id="2602" w:author="Simon Kiss" w:date="2023-08-01T15:13:00Z"/>
                <w:rFonts w:eastAsia="Times New Roman"/>
                <w:sz w:val="13"/>
                <w:szCs w:val="13"/>
              </w:rPr>
            </w:pPr>
          </w:p>
        </w:tc>
        <w:tc>
          <w:tcPr>
            <w:tcW w:w="0" w:type="auto"/>
            <w:vAlign w:val="center"/>
            <w:hideMark/>
          </w:tcPr>
          <w:p w14:paraId="114883D9" w14:textId="5C149FE2" w:rsidR="003D44BA" w:rsidRPr="007D474F" w:rsidDel="007851A7" w:rsidRDefault="003D44BA" w:rsidP="00727382">
            <w:pPr>
              <w:jc w:val="center"/>
              <w:rPr>
                <w:del w:id="2603" w:author="Simon Kiss" w:date="2023-08-01T15:13:00Z"/>
                <w:rFonts w:eastAsia="Times New Roman"/>
                <w:sz w:val="13"/>
                <w:szCs w:val="13"/>
              </w:rPr>
            </w:pPr>
          </w:p>
        </w:tc>
        <w:tc>
          <w:tcPr>
            <w:tcW w:w="0" w:type="auto"/>
            <w:vAlign w:val="center"/>
            <w:hideMark/>
          </w:tcPr>
          <w:p w14:paraId="25F6D1B5" w14:textId="1E469086" w:rsidR="003D44BA" w:rsidRPr="007D474F" w:rsidDel="007851A7" w:rsidRDefault="003D44BA" w:rsidP="00727382">
            <w:pPr>
              <w:jc w:val="center"/>
              <w:rPr>
                <w:del w:id="2604" w:author="Simon Kiss" w:date="2023-08-01T15:13:00Z"/>
                <w:rFonts w:eastAsia="Times New Roman"/>
                <w:sz w:val="13"/>
                <w:szCs w:val="13"/>
              </w:rPr>
            </w:pPr>
          </w:p>
        </w:tc>
      </w:tr>
      <w:tr w:rsidR="003D44BA" w:rsidRPr="007D474F" w:rsidDel="007851A7" w14:paraId="519E2D6D" w14:textId="4CE87D45" w:rsidTr="00727382">
        <w:trPr>
          <w:tblCellSpacing w:w="15" w:type="dxa"/>
          <w:jc w:val="center"/>
          <w:del w:id="2605" w:author="Simon Kiss" w:date="2023-08-01T15:13:00Z"/>
        </w:trPr>
        <w:tc>
          <w:tcPr>
            <w:tcW w:w="0" w:type="auto"/>
            <w:vAlign w:val="center"/>
            <w:hideMark/>
          </w:tcPr>
          <w:p w14:paraId="5B68E167" w14:textId="541724B4" w:rsidR="003D44BA" w:rsidRPr="007D474F" w:rsidDel="007851A7" w:rsidRDefault="003D44BA" w:rsidP="00727382">
            <w:pPr>
              <w:rPr>
                <w:del w:id="2606" w:author="Simon Kiss" w:date="2023-08-01T15:13:00Z"/>
                <w:rFonts w:eastAsia="Times New Roman"/>
                <w:sz w:val="13"/>
                <w:szCs w:val="13"/>
              </w:rPr>
            </w:pPr>
            <w:del w:id="2607" w:author="Simon Kiss" w:date="2023-08-01T15:13:00Z">
              <w:r w:rsidRPr="007D474F" w:rsidDel="007851A7">
                <w:rPr>
                  <w:rFonts w:eastAsia="Times New Roman"/>
                  <w:sz w:val="13"/>
                  <w:szCs w:val="13"/>
                </w:rPr>
                <w:delText>SamplePublic Health:Ideology</w:delText>
              </w:r>
            </w:del>
          </w:p>
        </w:tc>
        <w:tc>
          <w:tcPr>
            <w:tcW w:w="0" w:type="auto"/>
            <w:vAlign w:val="center"/>
            <w:hideMark/>
          </w:tcPr>
          <w:p w14:paraId="619C06A1" w14:textId="16E7EEBA" w:rsidR="003D44BA" w:rsidRPr="007D474F" w:rsidDel="007851A7" w:rsidRDefault="003D44BA" w:rsidP="00727382">
            <w:pPr>
              <w:rPr>
                <w:del w:id="2608" w:author="Simon Kiss" w:date="2023-08-01T15:13:00Z"/>
                <w:rFonts w:eastAsia="Times New Roman"/>
                <w:sz w:val="13"/>
                <w:szCs w:val="13"/>
              </w:rPr>
            </w:pPr>
          </w:p>
        </w:tc>
        <w:tc>
          <w:tcPr>
            <w:tcW w:w="0" w:type="auto"/>
            <w:vAlign w:val="center"/>
            <w:hideMark/>
          </w:tcPr>
          <w:p w14:paraId="39B74301" w14:textId="5ABE072C" w:rsidR="003D44BA" w:rsidRPr="007D474F" w:rsidDel="007851A7" w:rsidRDefault="003D44BA" w:rsidP="00727382">
            <w:pPr>
              <w:jc w:val="center"/>
              <w:rPr>
                <w:del w:id="2609" w:author="Simon Kiss" w:date="2023-08-01T15:13:00Z"/>
                <w:rFonts w:eastAsia="Times New Roman"/>
                <w:sz w:val="13"/>
                <w:szCs w:val="13"/>
              </w:rPr>
            </w:pPr>
          </w:p>
        </w:tc>
        <w:tc>
          <w:tcPr>
            <w:tcW w:w="0" w:type="auto"/>
            <w:vAlign w:val="center"/>
            <w:hideMark/>
          </w:tcPr>
          <w:p w14:paraId="46924226" w14:textId="47260644" w:rsidR="003D44BA" w:rsidRPr="007D474F" w:rsidDel="007851A7" w:rsidRDefault="003D44BA" w:rsidP="00727382">
            <w:pPr>
              <w:jc w:val="center"/>
              <w:rPr>
                <w:del w:id="2610" w:author="Simon Kiss" w:date="2023-08-01T15:13:00Z"/>
                <w:rFonts w:eastAsia="Times New Roman"/>
                <w:sz w:val="13"/>
                <w:szCs w:val="13"/>
              </w:rPr>
            </w:pPr>
          </w:p>
        </w:tc>
        <w:tc>
          <w:tcPr>
            <w:tcW w:w="0" w:type="auto"/>
            <w:vAlign w:val="center"/>
            <w:hideMark/>
          </w:tcPr>
          <w:p w14:paraId="74007BE6" w14:textId="4564F3C4" w:rsidR="003D44BA" w:rsidRPr="007D474F" w:rsidDel="007851A7" w:rsidRDefault="003D44BA" w:rsidP="00727382">
            <w:pPr>
              <w:jc w:val="center"/>
              <w:rPr>
                <w:del w:id="2611" w:author="Simon Kiss" w:date="2023-08-01T15:13:00Z"/>
                <w:rFonts w:eastAsia="Times New Roman"/>
                <w:sz w:val="13"/>
                <w:szCs w:val="13"/>
              </w:rPr>
            </w:pPr>
            <w:del w:id="2612" w:author="Simon Kiss" w:date="2023-08-01T15:13:00Z">
              <w:r w:rsidRPr="007D474F" w:rsidDel="007851A7">
                <w:rPr>
                  <w:rFonts w:eastAsia="Times New Roman"/>
                  <w:sz w:val="13"/>
                  <w:szCs w:val="13"/>
                </w:rPr>
                <w:delText>-0.145</w:delText>
              </w:r>
            </w:del>
          </w:p>
        </w:tc>
      </w:tr>
      <w:tr w:rsidR="003D44BA" w:rsidRPr="007D474F" w:rsidDel="007851A7" w14:paraId="28C33EF0" w14:textId="57C21527" w:rsidTr="00727382">
        <w:trPr>
          <w:tblCellSpacing w:w="15" w:type="dxa"/>
          <w:jc w:val="center"/>
          <w:del w:id="2613" w:author="Simon Kiss" w:date="2023-08-01T15:13:00Z"/>
        </w:trPr>
        <w:tc>
          <w:tcPr>
            <w:tcW w:w="0" w:type="auto"/>
            <w:vAlign w:val="center"/>
            <w:hideMark/>
          </w:tcPr>
          <w:p w14:paraId="3C4186A4" w14:textId="0E1A9C75" w:rsidR="003D44BA" w:rsidRPr="007D474F" w:rsidDel="007851A7" w:rsidRDefault="003D44BA" w:rsidP="00727382">
            <w:pPr>
              <w:jc w:val="center"/>
              <w:rPr>
                <w:del w:id="2614" w:author="Simon Kiss" w:date="2023-08-01T15:13:00Z"/>
                <w:rFonts w:eastAsia="Times New Roman"/>
                <w:sz w:val="13"/>
                <w:szCs w:val="13"/>
              </w:rPr>
            </w:pPr>
          </w:p>
        </w:tc>
        <w:tc>
          <w:tcPr>
            <w:tcW w:w="0" w:type="auto"/>
            <w:vAlign w:val="center"/>
            <w:hideMark/>
          </w:tcPr>
          <w:p w14:paraId="38D70577" w14:textId="2DF0E68F" w:rsidR="003D44BA" w:rsidRPr="007D474F" w:rsidDel="007851A7" w:rsidRDefault="003D44BA" w:rsidP="00727382">
            <w:pPr>
              <w:rPr>
                <w:del w:id="2615" w:author="Simon Kiss" w:date="2023-08-01T15:13:00Z"/>
                <w:rFonts w:eastAsia="Times New Roman"/>
                <w:sz w:val="13"/>
                <w:szCs w:val="13"/>
              </w:rPr>
            </w:pPr>
          </w:p>
        </w:tc>
        <w:tc>
          <w:tcPr>
            <w:tcW w:w="0" w:type="auto"/>
            <w:vAlign w:val="center"/>
            <w:hideMark/>
          </w:tcPr>
          <w:p w14:paraId="2BF96F70" w14:textId="0DC9BC51" w:rsidR="003D44BA" w:rsidRPr="007D474F" w:rsidDel="007851A7" w:rsidRDefault="003D44BA" w:rsidP="00727382">
            <w:pPr>
              <w:jc w:val="center"/>
              <w:rPr>
                <w:del w:id="2616" w:author="Simon Kiss" w:date="2023-08-01T15:13:00Z"/>
                <w:rFonts w:eastAsia="Times New Roman"/>
                <w:sz w:val="13"/>
                <w:szCs w:val="13"/>
              </w:rPr>
            </w:pPr>
          </w:p>
        </w:tc>
        <w:tc>
          <w:tcPr>
            <w:tcW w:w="0" w:type="auto"/>
            <w:vAlign w:val="center"/>
            <w:hideMark/>
          </w:tcPr>
          <w:p w14:paraId="1B34E0EC" w14:textId="0F4A2407" w:rsidR="003D44BA" w:rsidRPr="007D474F" w:rsidDel="007851A7" w:rsidRDefault="003D44BA" w:rsidP="00727382">
            <w:pPr>
              <w:jc w:val="center"/>
              <w:rPr>
                <w:del w:id="2617" w:author="Simon Kiss" w:date="2023-08-01T15:13:00Z"/>
                <w:rFonts w:eastAsia="Times New Roman"/>
                <w:sz w:val="13"/>
                <w:szCs w:val="13"/>
              </w:rPr>
            </w:pPr>
          </w:p>
        </w:tc>
        <w:tc>
          <w:tcPr>
            <w:tcW w:w="0" w:type="auto"/>
            <w:vAlign w:val="center"/>
            <w:hideMark/>
          </w:tcPr>
          <w:p w14:paraId="56A59147" w14:textId="1647B39C" w:rsidR="003D44BA" w:rsidRPr="007D474F" w:rsidDel="007851A7" w:rsidRDefault="003D44BA" w:rsidP="00727382">
            <w:pPr>
              <w:jc w:val="center"/>
              <w:rPr>
                <w:del w:id="2618" w:author="Simon Kiss" w:date="2023-08-01T15:13:00Z"/>
                <w:rFonts w:eastAsia="Times New Roman"/>
                <w:sz w:val="13"/>
                <w:szCs w:val="13"/>
              </w:rPr>
            </w:pPr>
            <w:del w:id="2619" w:author="Simon Kiss" w:date="2023-08-01T15:13:00Z">
              <w:r w:rsidRPr="007D474F" w:rsidDel="007851A7">
                <w:rPr>
                  <w:rFonts w:eastAsia="Times New Roman"/>
                  <w:sz w:val="13"/>
                  <w:szCs w:val="13"/>
                </w:rPr>
                <w:delText>(0.117)</w:delText>
              </w:r>
            </w:del>
          </w:p>
        </w:tc>
      </w:tr>
      <w:tr w:rsidR="003D44BA" w:rsidRPr="007D474F" w:rsidDel="007851A7" w14:paraId="42A73BED" w14:textId="60188299" w:rsidTr="00727382">
        <w:trPr>
          <w:tblCellSpacing w:w="15" w:type="dxa"/>
          <w:jc w:val="center"/>
          <w:del w:id="2620" w:author="Simon Kiss" w:date="2023-08-01T15:13:00Z"/>
        </w:trPr>
        <w:tc>
          <w:tcPr>
            <w:tcW w:w="0" w:type="auto"/>
            <w:vAlign w:val="center"/>
            <w:hideMark/>
          </w:tcPr>
          <w:p w14:paraId="65525779" w14:textId="4BB25CD2" w:rsidR="003D44BA" w:rsidRPr="007D474F" w:rsidDel="007851A7" w:rsidRDefault="003D44BA" w:rsidP="00727382">
            <w:pPr>
              <w:jc w:val="center"/>
              <w:rPr>
                <w:del w:id="2621" w:author="Simon Kiss" w:date="2023-08-01T15:13:00Z"/>
                <w:rFonts w:eastAsia="Times New Roman"/>
                <w:sz w:val="13"/>
                <w:szCs w:val="13"/>
              </w:rPr>
            </w:pPr>
          </w:p>
        </w:tc>
        <w:tc>
          <w:tcPr>
            <w:tcW w:w="0" w:type="auto"/>
            <w:vAlign w:val="center"/>
            <w:hideMark/>
          </w:tcPr>
          <w:p w14:paraId="22F2B871" w14:textId="149FD476" w:rsidR="003D44BA" w:rsidRPr="007D474F" w:rsidDel="007851A7" w:rsidRDefault="003D44BA" w:rsidP="00727382">
            <w:pPr>
              <w:rPr>
                <w:del w:id="2622" w:author="Simon Kiss" w:date="2023-08-01T15:13:00Z"/>
                <w:rFonts w:eastAsia="Times New Roman"/>
                <w:sz w:val="13"/>
                <w:szCs w:val="13"/>
              </w:rPr>
            </w:pPr>
          </w:p>
        </w:tc>
        <w:tc>
          <w:tcPr>
            <w:tcW w:w="0" w:type="auto"/>
            <w:vAlign w:val="center"/>
            <w:hideMark/>
          </w:tcPr>
          <w:p w14:paraId="549A87B7" w14:textId="52A6631F" w:rsidR="003D44BA" w:rsidRPr="007D474F" w:rsidDel="007851A7" w:rsidRDefault="003D44BA" w:rsidP="00727382">
            <w:pPr>
              <w:jc w:val="center"/>
              <w:rPr>
                <w:del w:id="2623" w:author="Simon Kiss" w:date="2023-08-01T15:13:00Z"/>
                <w:rFonts w:eastAsia="Times New Roman"/>
                <w:sz w:val="13"/>
                <w:szCs w:val="13"/>
              </w:rPr>
            </w:pPr>
          </w:p>
        </w:tc>
        <w:tc>
          <w:tcPr>
            <w:tcW w:w="0" w:type="auto"/>
            <w:vAlign w:val="center"/>
            <w:hideMark/>
          </w:tcPr>
          <w:p w14:paraId="475547F4" w14:textId="54357533" w:rsidR="003D44BA" w:rsidRPr="007D474F" w:rsidDel="007851A7" w:rsidRDefault="003D44BA" w:rsidP="00727382">
            <w:pPr>
              <w:jc w:val="center"/>
              <w:rPr>
                <w:del w:id="2624" w:author="Simon Kiss" w:date="2023-08-01T15:13:00Z"/>
                <w:rFonts w:eastAsia="Times New Roman"/>
                <w:sz w:val="13"/>
                <w:szCs w:val="13"/>
              </w:rPr>
            </w:pPr>
          </w:p>
        </w:tc>
        <w:tc>
          <w:tcPr>
            <w:tcW w:w="0" w:type="auto"/>
            <w:vAlign w:val="center"/>
            <w:hideMark/>
          </w:tcPr>
          <w:p w14:paraId="2DB638A1" w14:textId="21DE16AC" w:rsidR="003D44BA" w:rsidRPr="007D474F" w:rsidDel="007851A7" w:rsidRDefault="003D44BA" w:rsidP="00727382">
            <w:pPr>
              <w:jc w:val="center"/>
              <w:rPr>
                <w:del w:id="2625" w:author="Simon Kiss" w:date="2023-08-01T15:13:00Z"/>
                <w:rFonts w:eastAsia="Times New Roman"/>
                <w:sz w:val="13"/>
                <w:szCs w:val="13"/>
              </w:rPr>
            </w:pPr>
          </w:p>
        </w:tc>
      </w:tr>
      <w:tr w:rsidR="003D44BA" w:rsidRPr="007D474F" w:rsidDel="007851A7" w14:paraId="03BC4E29" w14:textId="6F0C6760" w:rsidTr="00727382">
        <w:trPr>
          <w:tblCellSpacing w:w="15" w:type="dxa"/>
          <w:jc w:val="center"/>
          <w:del w:id="2626" w:author="Simon Kiss" w:date="2023-08-01T15:13:00Z"/>
        </w:trPr>
        <w:tc>
          <w:tcPr>
            <w:tcW w:w="0" w:type="auto"/>
            <w:vAlign w:val="center"/>
            <w:hideMark/>
          </w:tcPr>
          <w:p w14:paraId="24B2B8DC" w14:textId="5334177F" w:rsidR="003D44BA" w:rsidRPr="007D474F" w:rsidDel="007851A7" w:rsidRDefault="003D44BA" w:rsidP="00727382">
            <w:pPr>
              <w:rPr>
                <w:del w:id="2627" w:author="Simon Kiss" w:date="2023-08-01T15:13:00Z"/>
                <w:rFonts w:eastAsia="Times New Roman"/>
                <w:sz w:val="13"/>
                <w:szCs w:val="13"/>
              </w:rPr>
            </w:pPr>
            <w:del w:id="2628" w:author="Simon Kiss" w:date="2023-08-01T15:13:00Z">
              <w:r w:rsidRPr="007D474F" w:rsidDel="007851A7">
                <w:rPr>
                  <w:rFonts w:eastAsia="Times New Roman"/>
                  <w:sz w:val="13"/>
                  <w:szCs w:val="13"/>
                </w:rPr>
                <w:delText>Constant</w:delText>
              </w:r>
            </w:del>
          </w:p>
        </w:tc>
        <w:tc>
          <w:tcPr>
            <w:tcW w:w="0" w:type="auto"/>
            <w:vAlign w:val="center"/>
            <w:hideMark/>
          </w:tcPr>
          <w:p w14:paraId="776A8784" w14:textId="7408C875" w:rsidR="003D44BA" w:rsidRPr="007D474F" w:rsidDel="007851A7" w:rsidRDefault="003D44BA" w:rsidP="00727382">
            <w:pPr>
              <w:jc w:val="center"/>
              <w:rPr>
                <w:del w:id="2629" w:author="Simon Kiss" w:date="2023-08-01T15:13:00Z"/>
                <w:rFonts w:eastAsia="Times New Roman"/>
                <w:sz w:val="13"/>
                <w:szCs w:val="13"/>
              </w:rPr>
            </w:pPr>
            <w:del w:id="2630" w:author="Simon Kiss" w:date="2023-08-01T15:13:00Z">
              <w:r w:rsidRPr="007D474F" w:rsidDel="007851A7">
                <w:rPr>
                  <w:rFonts w:eastAsia="Times New Roman"/>
                  <w:sz w:val="13"/>
                  <w:szCs w:val="13"/>
                </w:rPr>
                <w:delText>0.392</w:delText>
              </w:r>
              <w:r w:rsidRPr="007D474F" w:rsidDel="007851A7">
                <w:rPr>
                  <w:rFonts w:eastAsia="Times New Roman"/>
                  <w:sz w:val="13"/>
                  <w:szCs w:val="13"/>
                  <w:vertAlign w:val="superscript"/>
                </w:rPr>
                <w:delText>***</w:delText>
              </w:r>
            </w:del>
          </w:p>
        </w:tc>
        <w:tc>
          <w:tcPr>
            <w:tcW w:w="0" w:type="auto"/>
            <w:vAlign w:val="center"/>
            <w:hideMark/>
          </w:tcPr>
          <w:p w14:paraId="4CDDCA9D" w14:textId="04B61D4D" w:rsidR="003D44BA" w:rsidRPr="007D474F" w:rsidDel="007851A7" w:rsidRDefault="003D44BA" w:rsidP="00727382">
            <w:pPr>
              <w:jc w:val="center"/>
              <w:rPr>
                <w:del w:id="2631" w:author="Simon Kiss" w:date="2023-08-01T15:13:00Z"/>
                <w:rFonts w:eastAsia="Times New Roman"/>
                <w:sz w:val="13"/>
                <w:szCs w:val="13"/>
              </w:rPr>
            </w:pPr>
            <w:del w:id="2632" w:author="Simon Kiss" w:date="2023-08-01T15:13:00Z">
              <w:r w:rsidRPr="007D474F" w:rsidDel="007851A7">
                <w:rPr>
                  <w:rFonts w:eastAsia="Times New Roman"/>
                  <w:sz w:val="13"/>
                  <w:szCs w:val="13"/>
                </w:rPr>
                <w:delText>0.392</w:delText>
              </w:r>
              <w:r w:rsidRPr="007D474F" w:rsidDel="007851A7">
                <w:rPr>
                  <w:rFonts w:eastAsia="Times New Roman"/>
                  <w:sz w:val="13"/>
                  <w:szCs w:val="13"/>
                  <w:vertAlign w:val="superscript"/>
                </w:rPr>
                <w:delText>***</w:delText>
              </w:r>
            </w:del>
          </w:p>
        </w:tc>
        <w:tc>
          <w:tcPr>
            <w:tcW w:w="0" w:type="auto"/>
            <w:vAlign w:val="center"/>
            <w:hideMark/>
          </w:tcPr>
          <w:p w14:paraId="73B2C605" w14:textId="22FF7E54" w:rsidR="003D44BA" w:rsidRPr="007D474F" w:rsidDel="007851A7" w:rsidRDefault="003D44BA" w:rsidP="00727382">
            <w:pPr>
              <w:jc w:val="center"/>
              <w:rPr>
                <w:del w:id="2633" w:author="Simon Kiss" w:date="2023-08-01T15:13:00Z"/>
                <w:rFonts w:eastAsia="Times New Roman"/>
                <w:sz w:val="13"/>
                <w:szCs w:val="13"/>
              </w:rPr>
            </w:pPr>
            <w:del w:id="2634" w:author="Simon Kiss" w:date="2023-08-01T15:13:00Z">
              <w:r w:rsidRPr="007D474F" w:rsidDel="007851A7">
                <w:rPr>
                  <w:rFonts w:eastAsia="Times New Roman"/>
                  <w:sz w:val="13"/>
                  <w:szCs w:val="13"/>
                </w:rPr>
                <w:delText>0.576</w:delText>
              </w:r>
              <w:r w:rsidRPr="007D474F" w:rsidDel="007851A7">
                <w:rPr>
                  <w:rFonts w:eastAsia="Times New Roman"/>
                  <w:sz w:val="13"/>
                  <w:szCs w:val="13"/>
                  <w:vertAlign w:val="superscript"/>
                </w:rPr>
                <w:delText>***</w:delText>
              </w:r>
            </w:del>
          </w:p>
        </w:tc>
        <w:tc>
          <w:tcPr>
            <w:tcW w:w="0" w:type="auto"/>
            <w:vAlign w:val="center"/>
            <w:hideMark/>
          </w:tcPr>
          <w:p w14:paraId="2C63979E" w14:textId="2963A70D" w:rsidR="003D44BA" w:rsidRPr="007D474F" w:rsidDel="007851A7" w:rsidRDefault="003D44BA" w:rsidP="00727382">
            <w:pPr>
              <w:jc w:val="center"/>
              <w:rPr>
                <w:del w:id="2635" w:author="Simon Kiss" w:date="2023-08-01T15:13:00Z"/>
                <w:rFonts w:eastAsia="Times New Roman"/>
                <w:sz w:val="13"/>
                <w:szCs w:val="13"/>
              </w:rPr>
            </w:pPr>
            <w:del w:id="2636" w:author="Simon Kiss" w:date="2023-08-01T15:13:00Z">
              <w:r w:rsidRPr="007D474F" w:rsidDel="007851A7">
                <w:rPr>
                  <w:rFonts w:eastAsia="Times New Roman"/>
                  <w:sz w:val="13"/>
                  <w:szCs w:val="13"/>
                </w:rPr>
                <w:delText>0.583</w:delText>
              </w:r>
              <w:r w:rsidRPr="007D474F" w:rsidDel="007851A7">
                <w:rPr>
                  <w:rFonts w:eastAsia="Times New Roman"/>
                  <w:sz w:val="13"/>
                  <w:szCs w:val="13"/>
                  <w:vertAlign w:val="superscript"/>
                </w:rPr>
                <w:delText>***</w:delText>
              </w:r>
            </w:del>
          </w:p>
        </w:tc>
      </w:tr>
      <w:tr w:rsidR="003D44BA" w:rsidRPr="007D474F" w:rsidDel="007851A7" w14:paraId="6504E6AD" w14:textId="4924B72B" w:rsidTr="00727382">
        <w:trPr>
          <w:tblCellSpacing w:w="15" w:type="dxa"/>
          <w:jc w:val="center"/>
          <w:del w:id="2637" w:author="Simon Kiss" w:date="2023-08-01T15:13:00Z"/>
        </w:trPr>
        <w:tc>
          <w:tcPr>
            <w:tcW w:w="0" w:type="auto"/>
            <w:vAlign w:val="center"/>
            <w:hideMark/>
          </w:tcPr>
          <w:p w14:paraId="6A0F327D" w14:textId="49E6BCEB" w:rsidR="003D44BA" w:rsidRPr="007D474F" w:rsidDel="007851A7" w:rsidRDefault="003D44BA" w:rsidP="00727382">
            <w:pPr>
              <w:jc w:val="center"/>
              <w:rPr>
                <w:del w:id="2638" w:author="Simon Kiss" w:date="2023-08-01T15:13:00Z"/>
                <w:rFonts w:eastAsia="Times New Roman"/>
                <w:sz w:val="13"/>
                <w:szCs w:val="13"/>
              </w:rPr>
            </w:pPr>
          </w:p>
        </w:tc>
        <w:tc>
          <w:tcPr>
            <w:tcW w:w="0" w:type="auto"/>
            <w:vAlign w:val="center"/>
            <w:hideMark/>
          </w:tcPr>
          <w:p w14:paraId="6410DD12" w14:textId="4226255B" w:rsidR="003D44BA" w:rsidRPr="007D474F" w:rsidDel="007851A7" w:rsidRDefault="003D44BA" w:rsidP="00727382">
            <w:pPr>
              <w:jc w:val="center"/>
              <w:rPr>
                <w:del w:id="2639" w:author="Simon Kiss" w:date="2023-08-01T15:13:00Z"/>
                <w:rFonts w:eastAsia="Times New Roman"/>
                <w:sz w:val="13"/>
                <w:szCs w:val="13"/>
              </w:rPr>
            </w:pPr>
            <w:del w:id="2640" w:author="Simon Kiss" w:date="2023-08-01T15:13:00Z">
              <w:r w:rsidRPr="007D474F" w:rsidDel="007851A7">
                <w:rPr>
                  <w:rFonts w:eastAsia="Times New Roman"/>
                  <w:sz w:val="13"/>
                  <w:szCs w:val="13"/>
                </w:rPr>
                <w:delText>(0.011)</w:delText>
              </w:r>
            </w:del>
          </w:p>
        </w:tc>
        <w:tc>
          <w:tcPr>
            <w:tcW w:w="0" w:type="auto"/>
            <w:vAlign w:val="center"/>
            <w:hideMark/>
          </w:tcPr>
          <w:p w14:paraId="75FDD872" w14:textId="17E491EF" w:rsidR="003D44BA" w:rsidRPr="007D474F" w:rsidDel="007851A7" w:rsidRDefault="003D44BA" w:rsidP="00727382">
            <w:pPr>
              <w:jc w:val="center"/>
              <w:rPr>
                <w:del w:id="2641" w:author="Simon Kiss" w:date="2023-08-01T15:13:00Z"/>
                <w:rFonts w:eastAsia="Times New Roman"/>
                <w:sz w:val="13"/>
                <w:szCs w:val="13"/>
              </w:rPr>
            </w:pPr>
            <w:del w:id="2642" w:author="Simon Kiss" w:date="2023-08-01T15:13:00Z">
              <w:r w:rsidRPr="007D474F" w:rsidDel="007851A7">
                <w:rPr>
                  <w:rFonts w:eastAsia="Times New Roman"/>
                  <w:sz w:val="13"/>
                  <w:szCs w:val="13"/>
                </w:rPr>
                <w:delText>(0.011)</w:delText>
              </w:r>
            </w:del>
          </w:p>
        </w:tc>
        <w:tc>
          <w:tcPr>
            <w:tcW w:w="0" w:type="auto"/>
            <w:vAlign w:val="center"/>
            <w:hideMark/>
          </w:tcPr>
          <w:p w14:paraId="2665969C" w14:textId="626E0AA4" w:rsidR="003D44BA" w:rsidRPr="007D474F" w:rsidDel="007851A7" w:rsidRDefault="003D44BA" w:rsidP="00727382">
            <w:pPr>
              <w:jc w:val="center"/>
              <w:rPr>
                <w:del w:id="2643" w:author="Simon Kiss" w:date="2023-08-01T15:13:00Z"/>
                <w:rFonts w:eastAsia="Times New Roman"/>
                <w:sz w:val="13"/>
                <w:szCs w:val="13"/>
              </w:rPr>
            </w:pPr>
            <w:del w:id="2644" w:author="Simon Kiss" w:date="2023-08-01T15:13:00Z">
              <w:r w:rsidRPr="007D474F" w:rsidDel="007851A7">
                <w:rPr>
                  <w:rFonts w:eastAsia="Times New Roman"/>
                  <w:sz w:val="13"/>
                  <w:szCs w:val="13"/>
                </w:rPr>
                <w:delText>(0.021)</w:delText>
              </w:r>
            </w:del>
          </w:p>
        </w:tc>
        <w:tc>
          <w:tcPr>
            <w:tcW w:w="0" w:type="auto"/>
            <w:vAlign w:val="center"/>
            <w:hideMark/>
          </w:tcPr>
          <w:p w14:paraId="224FA8A1" w14:textId="020D0926" w:rsidR="003D44BA" w:rsidRPr="007D474F" w:rsidDel="007851A7" w:rsidRDefault="003D44BA" w:rsidP="00727382">
            <w:pPr>
              <w:jc w:val="center"/>
              <w:rPr>
                <w:del w:id="2645" w:author="Simon Kiss" w:date="2023-08-01T15:13:00Z"/>
                <w:rFonts w:eastAsia="Times New Roman"/>
                <w:sz w:val="13"/>
                <w:szCs w:val="13"/>
              </w:rPr>
            </w:pPr>
            <w:del w:id="2646" w:author="Simon Kiss" w:date="2023-08-01T15:13:00Z">
              <w:r w:rsidRPr="007D474F" w:rsidDel="007851A7">
                <w:rPr>
                  <w:rFonts w:eastAsia="Times New Roman"/>
                  <w:sz w:val="13"/>
                  <w:szCs w:val="13"/>
                </w:rPr>
                <w:delText>(0.021)</w:delText>
              </w:r>
            </w:del>
          </w:p>
        </w:tc>
      </w:tr>
      <w:tr w:rsidR="003D44BA" w:rsidRPr="007D474F" w:rsidDel="007851A7" w14:paraId="57EF8974" w14:textId="16FD8A34" w:rsidTr="00727382">
        <w:trPr>
          <w:tblCellSpacing w:w="15" w:type="dxa"/>
          <w:jc w:val="center"/>
          <w:del w:id="2647" w:author="Simon Kiss" w:date="2023-08-01T15:13:00Z"/>
        </w:trPr>
        <w:tc>
          <w:tcPr>
            <w:tcW w:w="0" w:type="auto"/>
            <w:vAlign w:val="center"/>
            <w:hideMark/>
          </w:tcPr>
          <w:p w14:paraId="081271EA" w14:textId="2093C797" w:rsidR="003D44BA" w:rsidRPr="007D474F" w:rsidDel="007851A7" w:rsidRDefault="003D44BA" w:rsidP="00727382">
            <w:pPr>
              <w:jc w:val="center"/>
              <w:rPr>
                <w:del w:id="2648" w:author="Simon Kiss" w:date="2023-08-01T15:13:00Z"/>
                <w:rFonts w:eastAsia="Times New Roman"/>
                <w:sz w:val="13"/>
                <w:szCs w:val="13"/>
              </w:rPr>
            </w:pPr>
          </w:p>
        </w:tc>
        <w:tc>
          <w:tcPr>
            <w:tcW w:w="0" w:type="auto"/>
            <w:vAlign w:val="center"/>
            <w:hideMark/>
          </w:tcPr>
          <w:p w14:paraId="46A8C32C" w14:textId="605CA39A" w:rsidR="003D44BA" w:rsidRPr="007D474F" w:rsidDel="007851A7" w:rsidRDefault="003D44BA" w:rsidP="00727382">
            <w:pPr>
              <w:rPr>
                <w:del w:id="2649" w:author="Simon Kiss" w:date="2023-08-01T15:13:00Z"/>
                <w:rFonts w:eastAsia="Times New Roman"/>
                <w:sz w:val="13"/>
                <w:szCs w:val="13"/>
              </w:rPr>
            </w:pPr>
          </w:p>
        </w:tc>
        <w:tc>
          <w:tcPr>
            <w:tcW w:w="0" w:type="auto"/>
            <w:vAlign w:val="center"/>
            <w:hideMark/>
          </w:tcPr>
          <w:p w14:paraId="53544C6B" w14:textId="5CFD2A2D" w:rsidR="003D44BA" w:rsidRPr="007D474F" w:rsidDel="007851A7" w:rsidRDefault="003D44BA" w:rsidP="00727382">
            <w:pPr>
              <w:jc w:val="center"/>
              <w:rPr>
                <w:del w:id="2650" w:author="Simon Kiss" w:date="2023-08-01T15:13:00Z"/>
                <w:rFonts w:eastAsia="Times New Roman"/>
                <w:sz w:val="13"/>
                <w:szCs w:val="13"/>
              </w:rPr>
            </w:pPr>
          </w:p>
        </w:tc>
        <w:tc>
          <w:tcPr>
            <w:tcW w:w="0" w:type="auto"/>
            <w:vAlign w:val="center"/>
            <w:hideMark/>
          </w:tcPr>
          <w:p w14:paraId="6404921D" w14:textId="7747FB60" w:rsidR="003D44BA" w:rsidRPr="007D474F" w:rsidDel="007851A7" w:rsidRDefault="003D44BA" w:rsidP="00727382">
            <w:pPr>
              <w:jc w:val="center"/>
              <w:rPr>
                <w:del w:id="2651" w:author="Simon Kiss" w:date="2023-08-01T15:13:00Z"/>
                <w:rFonts w:eastAsia="Times New Roman"/>
                <w:sz w:val="13"/>
                <w:szCs w:val="13"/>
              </w:rPr>
            </w:pPr>
          </w:p>
        </w:tc>
        <w:tc>
          <w:tcPr>
            <w:tcW w:w="0" w:type="auto"/>
            <w:vAlign w:val="center"/>
            <w:hideMark/>
          </w:tcPr>
          <w:p w14:paraId="1E665C4C" w14:textId="1F839BD2" w:rsidR="003D44BA" w:rsidRPr="007D474F" w:rsidDel="007851A7" w:rsidRDefault="003D44BA" w:rsidP="00727382">
            <w:pPr>
              <w:jc w:val="center"/>
              <w:rPr>
                <w:del w:id="2652" w:author="Simon Kiss" w:date="2023-08-01T15:13:00Z"/>
                <w:rFonts w:eastAsia="Times New Roman"/>
                <w:sz w:val="13"/>
                <w:szCs w:val="13"/>
              </w:rPr>
            </w:pPr>
          </w:p>
        </w:tc>
      </w:tr>
      <w:tr w:rsidR="003D44BA" w:rsidRPr="007D474F" w:rsidDel="007851A7" w14:paraId="0D74DFDB" w14:textId="2F61DA3E" w:rsidTr="00727382">
        <w:trPr>
          <w:tblCellSpacing w:w="15" w:type="dxa"/>
          <w:jc w:val="center"/>
          <w:del w:id="2653" w:author="Simon Kiss" w:date="2023-08-01T15:13:00Z"/>
        </w:trPr>
        <w:tc>
          <w:tcPr>
            <w:tcW w:w="0" w:type="auto"/>
            <w:gridSpan w:val="5"/>
            <w:tcBorders>
              <w:bottom w:val="single" w:sz="6" w:space="0" w:color="000000"/>
            </w:tcBorders>
            <w:vAlign w:val="center"/>
            <w:hideMark/>
          </w:tcPr>
          <w:p w14:paraId="1B7909AD" w14:textId="17ABA83D" w:rsidR="003D44BA" w:rsidRPr="007D474F" w:rsidDel="007851A7" w:rsidRDefault="003D44BA" w:rsidP="00727382">
            <w:pPr>
              <w:jc w:val="center"/>
              <w:rPr>
                <w:del w:id="2654" w:author="Simon Kiss" w:date="2023-08-01T15:13:00Z"/>
                <w:rFonts w:eastAsia="Times New Roman"/>
                <w:sz w:val="13"/>
                <w:szCs w:val="13"/>
              </w:rPr>
            </w:pPr>
          </w:p>
        </w:tc>
      </w:tr>
      <w:tr w:rsidR="003D44BA" w:rsidRPr="007D474F" w:rsidDel="007851A7" w14:paraId="140B7BF8" w14:textId="5149EFE2" w:rsidTr="00727382">
        <w:trPr>
          <w:tblCellSpacing w:w="15" w:type="dxa"/>
          <w:jc w:val="center"/>
          <w:del w:id="2655" w:author="Simon Kiss" w:date="2023-08-01T15:13:00Z"/>
        </w:trPr>
        <w:tc>
          <w:tcPr>
            <w:tcW w:w="0" w:type="auto"/>
            <w:vAlign w:val="center"/>
            <w:hideMark/>
          </w:tcPr>
          <w:p w14:paraId="57BC9C44" w14:textId="5197B2BA" w:rsidR="003D44BA" w:rsidRPr="007D474F" w:rsidDel="007851A7" w:rsidRDefault="003D44BA" w:rsidP="00727382">
            <w:pPr>
              <w:rPr>
                <w:del w:id="2656" w:author="Simon Kiss" w:date="2023-08-01T15:13:00Z"/>
                <w:rFonts w:eastAsia="Times New Roman"/>
                <w:sz w:val="13"/>
                <w:szCs w:val="13"/>
              </w:rPr>
            </w:pPr>
            <w:del w:id="2657" w:author="Simon Kiss" w:date="2023-08-01T15:13:00Z">
              <w:r w:rsidRPr="007D474F" w:rsidDel="007851A7">
                <w:rPr>
                  <w:rFonts w:eastAsia="Times New Roman"/>
                  <w:sz w:val="13"/>
                  <w:szCs w:val="13"/>
                </w:rPr>
                <w:delText>Observations</w:delText>
              </w:r>
            </w:del>
          </w:p>
        </w:tc>
        <w:tc>
          <w:tcPr>
            <w:tcW w:w="0" w:type="auto"/>
            <w:vAlign w:val="center"/>
            <w:hideMark/>
          </w:tcPr>
          <w:p w14:paraId="79C3B005" w14:textId="60D9E534" w:rsidR="003D44BA" w:rsidRPr="007D474F" w:rsidDel="007851A7" w:rsidRDefault="003D44BA" w:rsidP="00727382">
            <w:pPr>
              <w:jc w:val="center"/>
              <w:rPr>
                <w:del w:id="2658" w:author="Simon Kiss" w:date="2023-08-01T15:13:00Z"/>
                <w:rFonts w:eastAsia="Times New Roman"/>
                <w:sz w:val="13"/>
                <w:szCs w:val="13"/>
              </w:rPr>
            </w:pPr>
            <w:del w:id="2659" w:author="Simon Kiss" w:date="2023-08-01T15:13:00Z">
              <w:r w:rsidRPr="007D474F" w:rsidDel="007851A7">
                <w:rPr>
                  <w:rFonts w:eastAsia="Times New Roman"/>
                  <w:sz w:val="13"/>
                  <w:szCs w:val="13"/>
                </w:rPr>
                <w:delText>2,207</w:delText>
              </w:r>
            </w:del>
          </w:p>
        </w:tc>
        <w:tc>
          <w:tcPr>
            <w:tcW w:w="0" w:type="auto"/>
            <w:vAlign w:val="center"/>
            <w:hideMark/>
          </w:tcPr>
          <w:p w14:paraId="6344AF6B" w14:textId="47EF440B" w:rsidR="003D44BA" w:rsidRPr="007D474F" w:rsidDel="007851A7" w:rsidRDefault="003D44BA" w:rsidP="00727382">
            <w:pPr>
              <w:jc w:val="center"/>
              <w:rPr>
                <w:del w:id="2660" w:author="Simon Kiss" w:date="2023-08-01T15:13:00Z"/>
                <w:rFonts w:eastAsia="Times New Roman"/>
                <w:sz w:val="13"/>
                <w:szCs w:val="13"/>
              </w:rPr>
            </w:pPr>
            <w:del w:id="2661" w:author="Simon Kiss" w:date="2023-08-01T15:13:00Z">
              <w:r w:rsidRPr="007D474F" w:rsidDel="007851A7">
                <w:rPr>
                  <w:rFonts w:eastAsia="Times New Roman"/>
                  <w:sz w:val="13"/>
                  <w:szCs w:val="13"/>
                </w:rPr>
                <w:delText>2,207</w:delText>
              </w:r>
            </w:del>
          </w:p>
        </w:tc>
        <w:tc>
          <w:tcPr>
            <w:tcW w:w="0" w:type="auto"/>
            <w:vAlign w:val="center"/>
            <w:hideMark/>
          </w:tcPr>
          <w:p w14:paraId="5D0A8299" w14:textId="71D4507D" w:rsidR="003D44BA" w:rsidRPr="007D474F" w:rsidDel="007851A7" w:rsidRDefault="003D44BA" w:rsidP="00727382">
            <w:pPr>
              <w:jc w:val="center"/>
              <w:rPr>
                <w:del w:id="2662" w:author="Simon Kiss" w:date="2023-08-01T15:13:00Z"/>
                <w:rFonts w:eastAsia="Times New Roman"/>
                <w:sz w:val="13"/>
                <w:szCs w:val="13"/>
              </w:rPr>
            </w:pPr>
            <w:del w:id="2663" w:author="Simon Kiss" w:date="2023-08-01T15:13:00Z">
              <w:r w:rsidRPr="007D474F" w:rsidDel="007851A7">
                <w:rPr>
                  <w:rFonts w:eastAsia="Times New Roman"/>
                  <w:sz w:val="13"/>
                  <w:szCs w:val="13"/>
                </w:rPr>
                <w:delText>2,207</w:delText>
              </w:r>
            </w:del>
          </w:p>
        </w:tc>
        <w:tc>
          <w:tcPr>
            <w:tcW w:w="0" w:type="auto"/>
            <w:vAlign w:val="center"/>
            <w:hideMark/>
          </w:tcPr>
          <w:p w14:paraId="7741028B" w14:textId="7A66B565" w:rsidR="003D44BA" w:rsidRPr="007D474F" w:rsidDel="007851A7" w:rsidRDefault="003D44BA" w:rsidP="00727382">
            <w:pPr>
              <w:jc w:val="center"/>
              <w:rPr>
                <w:del w:id="2664" w:author="Simon Kiss" w:date="2023-08-01T15:13:00Z"/>
                <w:rFonts w:eastAsia="Times New Roman"/>
                <w:sz w:val="13"/>
                <w:szCs w:val="13"/>
              </w:rPr>
            </w:pPr>
            <w:del w:id="2665" w:author="Simon Kiss" w:date="2023-08-01T15:13:00Z">
              <w:r w:rsidRPr="007D474F" w:rsidDel="007851A7">
                <w:rPr>
                  <w:rFonts w:eastAsia="Times New Roman"/>
                  <w:sz w:val="13"/>
                  <w:szCs w:val="13"/>
                </w:rPr>
                <w:delText>2,207</w:delText>
              </w:r>
            </w:del>
          </w:p>
        </w:tc>
      </w:tr>
      <w:tr w:rsidR="003D44BA" w:rsidRPr="007D474F" w:rsidDel="007851A7" w14:paraId="620CC3C2" w14:textId="3C1456E3" w:rsidTr="00727382">
        <w:trPr>
          <w:tblCellSpacing w:w="15" w:type="dxa"/>
          <w:jc w:val="center"/>
          <w:del w:id="2666" w:author="Simon Kiss" w:date="2023-08-01T15:13:00Z"/>
        </w:trPr>
        <w:tc>
          <w:tcPr>
            <w:tcW w:w="0" w:type="auto"/>
            <w:vAlign w:val="center"/>
            <w:hideMark/>
          </w:tcPr>
          <w:p w14:paraId="179F9B1C" w14:textId="36612168" w:rsidR="003D44BA" w:rsidRPr="007D474F" w:rsidDel="007851A7" w:rsidRDefault="003D44BA" w:rsidP="00727382">
            <w:pPr>
              <w:rPr>
                <w:del w:id="2667" w:author="Simon Kiss" w:date="2023-08-01T15:13:00Z"/>
                <w:rFonts w:eastAsia="Times New Roman"/>
                <w:sz w:val="13"/>
                <w:szCs w:val="13"/>
              </w:rPr>
            </w:pPr>
            <w:del w:id="2668" w:author="Simon Kiss" w:date="2023-08-01T15:13:00Z">
              <w:r w:rsidRPr="007D474F" w:rsidDel="007851A7">
                <w:rPr>
                  <w:rFonts w:eastAsia="Times New Roman"/>
                  <w:sz w:val="13"/>
                  <w:szCs w:val="13"/>
                </w:rPr>
                <w:delText>R</w:delText>
              </w:r>
              <w:r w:rsidRPr="007D474F" w:rsidDel="007851A7">
                <w:rPr>
                  <w:rFonts w:eastAsia="Times New Roman"/>
                  <w:sz w:val="13"/>
                  <w:szCs w:val="13"/>
                  <w:vertAlign w:val="superscript"/>
                </w:rPr>
                <w:delText>2</w:delText>
              </w:r>
            </w:del>
          </w:p>
        </w:tc>
        <w:tc>
          <w:tcPr>
            <w:tcW w:w="0" w:type="auto"/>
            <w:vAlign w:val="center"/>
            <w:hideMark/>
          </w:tcPr>
          <w:p w14:paraId="610E359F" w14:textId="3350C469" w:rsidR="003D44BA" w:rsidRPr="007D474F" w:rsidDel="007851A7" w:rsidRDefault="003D44BA" w:rsidP="00727382">
            <w:pPr>
              <w:jc w:val="center"/>
              <w:rPr>
                <w:del w:id="2669" w:author="Simon Kiss" w:date="2023-08-01T15:13:00Z"/>
                <w:rFonts w:eastAsia="Times New Roman"/>
                <w:sz w:val="13"/>
                <w:szCs w:val="13"/>
              </w:rPr>
            </w:pPr>
            <w:del w:id="2670" w:author="Simon Kiss" w:date="2023-08-01T15:13:00Z">
              <w:r w:rsidRPr="007D474F" w:rsidDel="007851A7">
                <w:rPr>
                  <w:rFonts w:eastAsia="Times New Roman"/>
                  <w:sz w:val="13"/>
                  <w:szCs w:val="13"/>
                </w:rPr>
                <w:delText>0.009</w:delText>
              </w:r>
            </w:del>
          </w:p>
        </w:tc>
        <w:tc>
          <w:tcPr>
            <w:tcW w:w="0" w:type="auto"/>
            <w:vAlign w:val="center"/>
            <w:hideMark/>
          </w:tcPr>
          <w:p w14:paraId="792BF44B" w14:textId="56B45E0A" w:rsidR="003D44BA" w:rsidRPr="007D474F" w:rsidDel="007851A7" w:rsidRDefault="003D44BA" w:rsidP="00727382">
            <w:pPr>
              <w:jc w:val="center"/>
              <w:rPr>
                <w:del w:id="2671" w:author="Simon Kiss" w:date="2023-08-01T15:13:00Z"/>
                <w:rFonts w:eastAsia="Times New Roman"/>
                <w:sz w:val="13"/>
                <w:szCs w:val="13"/>
              </w:rPr>
            </w:pPr>
            <w:del w:id="2672" w:author="Simon Kiss" w:date="2023-08-01T15:13:00Z">
              <w:r w:rsidRPr="007D474F" w:rsidDel="007851A7">
                <w:rPr>
                  <w:rFonts w:eastAsia="Times New Roman"/>
                  <w:sz w:val="13"/>
                  <w:szCs w:val="13"/>
                </w:rPr>
                <w:delText>0.009</w:delText>
              </w:r>
            </w:del>
          </w:p>
        </w:tc>
        <w:tc>
          <w:tcPr>
            <w:tcW w:w="0" w:type="auto"/>
            <w:vAlign w:val="center"/>
            <w:hideMark/>
          </w:tcPr>
          <w:p w14:paraId="2647D1CA" w14:textId="73D6455A" w:rsidR="003D44BA" w:rsidRPr="007D474F" w:rsidDel="007851A7" w:rsidRDefault="003D44BA" w:rsidP="00727382">
            <w:pPr>
              <w:jc w:val="center"/>
              <w:rPr>
                <w:del w:id="2673" w:author="Simon Kiss" w:date="2023-08-01T15:13:00Z"/>
                <w:rFonts w:eastAsia="Times New Roman"/>
                <w:sz w:val="13"/>
                <w:szCs w:val="13"/>
              </w:rPr>
            </w:pPr>
            <w:del w:id="2674" w:author="Simon Kiss" w:date="2023-08-01T15:13:00Z">
              <w:r w:rsidRPr="007D474F" w:rsidDel="007851A7">
                <w:rPr>
                  <w:rFonts w:eastAsia="Times New Roman"/>
                  <w:sz w:val="13"/>
                  <w:szCs w:val="13"/>
                </w:rPr>
                <w:delText>0.055</w:delText>
              </w:r>
            </w:del>
          </w:p>
        </w:tc>
        <w:tc>
          <w:tcPr>
            <w:tcW w:w="0" w:type="auto"/>
            <w:vAlign w:val="center"/>
            <w:hideMark/>
          </w:tcPr>
          <w:p w14:paraId="2C4805A1" w14:textId="01BC9E5F" w:rsidR="003D44BA" w:rsidRPr="007D474F" w:rsidDel="007851A7" w:rsidRDefault="003D44BA" w:rsidP="00727382">
            <w:pPr>
              <w:jc w:val="center"/>
              <w:rPr>
                <w:del w:id="2675" w:author="Simon Kiss" w:date="2023-08-01T15:13:00Z"/>
                <w:rFonts w:eastAsia="Times New Roman"/>
                <w:sz w:val="13"/>
                <w:szCs w:val="13"/>
              </w:rPr>
            </w:pPr>
            <w:del w:id="2676" w:author="Simon Kiss" w:date="2023-08-01T15:13:00Z">
              <w:r w:rsidRPr="007D474F" w:rsidDel="007851A7">
                <w:rPr>
                  <w:rFonts w:eastAsia="Times New Roman"/>
                  <w:sz w:val="13"/>
                  <w:szCs w:val="13"/>
                </w:rPr>
                <w:delText>0.056</w:delText>
              </w:r>
            </w:del>
          </w:p>
        </w:tc>
      </w:tr>
      <w:tr w:rsidR="003D44BA" w:rsidRPr="007D474F" w:rsidDel="007851A7" w14:paraId="27C11397" w14:textId="475AEB1E" w:rsidTr="00727382">
        <w:trPr>
          <w:tblCellSpacing w:w="15" w:type="dxa"/>
          <w:jc w:val="center"/>
          <w:del w:id="2677" w:author="Simon Kiss" w:date="2023-08-01T15:13:00Z"/>
        </w:trPr>
        <w:tc>
          <w:tcPr>
            <w:tcW w:w="0" w:type="auto"/>
            <w:vAlign w:val="center"/>
            <w:hideMark/>
          </w:tcPr>
          <w:p w14:paraId="1EBED440" w14:textId="4C4DCC45" w:rsidR="003D44BA" w:rsidRPr="007D474F" w:rsidDel="007851A7" w:rsidRDefault="003D44BA" w:rsidP="00727382">
            <w:pPr>
              <w:rPr>
                <w:del w:id="2678" w:author="Simon Kiss" w:date="2023-08-01T15:13:00Z"/>
                <w:rFonts w:eastAsia="Times New Roman"/>
                <w:sz w:val="13"/>
                <w:szCs w:val="13"/>
              </w:rPr>
            </w:pPr>
            <w:del w:id="2679" w:author="Simon Kiss" w:date="2023-08-01T15:13:00Z">
              <w:r w:rsidRPr="007D474F" w:rsidDel="007851A7">
                <w:rPr>
                  <w:rFonts w:eastAsia="Times New Roman"/>
                  <w:sz w:val="13"/>
                  <w:szCs w:val="13"/>
                </w:rPr>
                <w:delText>Adjusted R</w:delText>
              </w:r>
              <w:r w:rsidRPr="007D474F" w:rsidDel="007851A7">
                <w:rPr>
                  <w:rFonts w:eastAsia="Times New Roman"/>
                  <w:sz w:val="13"/>
                  <w:szCs w:val="13"/>
                  <w:vertAlign w:val="superscript"/>
                </w:rPr>
                <w:delText>2</w:delText>
              </w:r>
            </w:del>
          </w:p>
        </w:tc>
        <w:tc>
          <w:tcPr>
            <w:tcW w:w="0" w:type="auto"/>
            <w:vAlign w:val="center"/>
            <w:hideMark/>
          </w:tcPr>
          <w:p w14:paraId="19E16EDF" w14:textId="739AAD5A" w:rsidR="003D44BA" w:rsidRPr="007D474F" w:rsidDel="007851A7" w:rsidRDefault="003D44BA" w:rsidP="00727382">
            <w:pPr>
              <w:jc w:val="center"/>
              <w:rPr>
                <w:del w:id="2680" w:author="Simon Kiss" w:date="2023-08-01T15:13:00Z"/>
                <w:rFonts w:eastAsia="Times New Roman"/>
                <w:sz w:val="13"/>
                <w:szCs w:val="13"/>
              </w:rPr>
            </w:pPr>
            <w:del w:id="2681" w:author="Simon Kiss" w:date="2023-08-01T15:13:00Z">
              <w:r w:rsidRPr="007D474F" w:rsidDel="007851A7">
                <w:rPr>
                  <w:rFonts w:eastAsia="Times New Roman"/>
                  <w:sz w:val="13"/>
                  <w:szCs w:val="13"/>
                </w:rPr>
                <w:delText>0.008</w:delText>
              </w:r>
            </w:del>
          </w:p>
        </w:tc>
        <w:tc>
          <w:tcPr>
            <w:tcW w:w="0" w:type="auto"/>
            <w:vAlign w:val="center"/>
            <w:hideMark/>
          </w:tcPr>
          <w:p w14:paraId="78672FC2" w14:textId="6902A583" w:rsidR="003D44BA" w:rsidRPr="007D474F" w:rsidDel="007851A7" w:rsidRDefault="003D44BA" w:rsidP="00727382">
            <w:pPr>
              <w:jc w:val="center"/>
              <w:rPr>
                <w:del w:id="2682" w:author="Simon Kiss" w:date="2023-08-01T15:13:00Z"/>
                <w:rFonts w:eastAsia="Times New Roman"/>
                <w:sz w:val="13"/>
                <w:szCs w:val="13"/>
              </w:rPr>
            </w:pPr>
            <w:del w:id="2683" w:author="Simon Kiss" w:date="2023-08-01T15:13:00Z">
              <w:r w:rsidRPr="007D474F" w:rsidDel="007851A7">
                <w:rPr>
                  <w:rFonts w:eastAsia="Times New Roman"/>
                  <w:sz w:val="13"/>
                  <w:szCs w:val="13"/>
                </w:rPr>
                <w:delText>0.008</w:delText>
              </w:r>
            </w:del>
          </w:p>
        </w:tc>
        <w:tc>
          <w:tcPr>
            <w:tcW w:w="0" w:type="auto"/>
            <w:vAlign w:val="center"/>
            <w:hideMark/>
          </w:tcPr>
          <w:p w14:paraId="29A02202" w14:textId="4DD37E4F" w:rsidR="003D44BA" w:rsidRPr="007D474F" w:rsidDel="007851A7" w:rsidRDefault="003D44BA" w:rsidP="00727382">
            <w:pPr>
              <w:jc w:val="center"/>
              <w:rPr>
                <w:del w:id="2684" w:author="Simon Kiss" w:date="2023-08-01T15:13:00Z"/>
                <w:rFonts w:eastAsia="Times New Roman"/>
                <w:sz w:val="13"/>
                <w:szCs w:val="13"/>
              </w:rPr>
            </w:pPr>
            <w:del w:id="2685" w:author="Simon Kiss" w:date="2023-08-01T15:13:00Z">
              <w:r w:rsidRPr="007D474F" w:rsidDel="007851A7">
                <w:rPr>
                  <w:rFonts w:eastAsia="Times New Roman"/>
                  <w:sz w:val="13"/>
                  <w:szCs w:val="13"/>
                </w:rPr>
                <w:delText>0.054</w:delText>
              </w:r>
            </w:del>
          </w:p>
        </w:tc>
        <w:tc>
          <w:tcPr>
            <w:tcW w:w="0" w:type="auto"/>
            <w:vAlign w:val="center"/>
            <w:hideMark/>
          </w:tcPr>
          <w:p w14:paraId="7F457C5E" w14:textId="5E503DAC" w:rsidR="003D44BA" w:rsidRPr="007D474F" w:rsidDel="007851A7" w:rsidRDefault="003D44BA" w:rsidP="00727382">
            <w:pPr>
              <w:jc w:val="center"/>
              <w:rPr>
                <w:del w:id="2686" w:author="Simon Kiss" w:date="2023-08-01T15:13:00Z"/>
                <w:rFonts w:eastAsia="Times New Roman"/>
                <w:sz w:val="13"/>
                <w:szCs w:val="13"/>
              </w:rPr>
            </w:pPr>
            <w:del w:id="2687" w:author="Simon Kiss" w:date="2023-08-01T15:13:00Z">
              <w:r w:rsidRPr="007D474F" w:rsidDel="007851A7">
                <w:rPr>
                  <w:rFonts w:eastAsia="Times New Roman"/>
                  <w:sz w:val="13"/>
                  <w:szCs w:val="13"/>
                </w:rPr>
                <w:delText>0.054</w:delText>
              </w:r>
            </w:del>
          </w:p>
        </w:tc>
      </w:tr>
      <w:tr w:rsidR="003D44BA" w:rsidRPr="007D474F" w:rsidDel="007851A7" w14:paraId="642F2A6B" w14:textId="4158FE40" w:rsidTr="00727382">
        <w:trPr>
          <w:tblCellSpacing w:w="15" w:type="dxa"/>
          <w:jc w:val="center"/>
          <w:del w:id="2688" w:author="Simon Kiss" w:date="2023-08-01T15:13:00Z"/>
        </w:trPr>
        <w:tc>
          <w:tcPr>
            <w:tcW w:w="0" w:type="auto"/>
            <w:vAlign w:val="center"/>
            <w:hideMark/>
          </w:tcPr>
          <w:p w14:paraId="351961FF" w14:textId="7CB872BA" w:rsidR="003D44BA" w:rsidRPr="007D474F" w:rsidDel="007851A7" w:rsidRDefault="003D44BA" w:rsidP="00727382">
            <w:pPr>
              <w:rPr>
                <w:del w:id="2689" w:author="Simon Kiss" w:date="2023-08-01T15:13:00Z"/>
                <w:rFonts w:eastAsia="Times New Roman"/>
                <w:sz w:val="13"/>
                <w:szCs w:val="13"/>
              </w:rPr>
            </w:pPr>
            <w:del w:id="2690" w:author="Simon Kiss" w:date="2023-08-01T15:13:00Z">
              <w:r w:rsidRPr="007D474F" w:rsidDel="007851A7">
                <w:rPr>
                  <w:rFonts w:eastAsia="Times New Roman"/>
                  <w:sz w:val="13"/>
                  <w:szCs w:val="13"/>
                </w:rPr>
                <w:delText>Residual Std. Error</w:delText>
              </w:r>
            </w:del>
          </w:p>
        </w:tc>
        <w:tc>
          <w:tcPr>
            <w:tcW w:w="0" w:type="auto"/>
            <w:vAlign w:val="center"/>
            <w:hideMark/>
          </w:tcPr>
          <w:p w14:paraId="29D13AD2" w14:textId="31AE7BF4" w:rsidR="003D44BA" w:rsidRPr="007D474F" w:rsidDel="007851A7" w:rsidRDefault="003D44BA" w:rsidP="00727382">
            <w:pPr>
              <w:jc w:val="center"/>
              <w:rPr>
                <w:del w:id="2691" w:author="Simon Kiss" w:date="2023-08-01T15:13:00Z"/>
                <w:rFonts w:eastAsia="Times New Roman"/>
                <w:sz w:val="13"/>
                <w:szCs w:val="13"/>
              </w:rPr>
            </w:pPr>
            <w:del w:id="2692" w:author="Simon Kiss" w:date="2023-08-01T15:13:00Z">
              <w:r w:rsidRPr="007D474F" w:rsidDel="007851A7">
                <w:rPr>
                  <w:rFonts w:eastAsia="Times New Roman"/>
                  <w:sz w:val="13"/>
                  <w:szCs w:val="13"/>
                </w:rPr>
                <w:delText>0.298 (df = 2204)</w:delText>
              </w:r>
            </w:del>
          </w:p>
        </w:tc>
        <w:tc>
          <w:tcPr>
            <w:tcW w:w="0" w:type="auto"/>
            <w:vAlign w:val="center"/>
            <w:hideMark/>
          </w:tcPr>
          <w:p w14:paraId="5ACA5331" w14:textId="673810E6" w:rsidR="003D44BA" w:rsidRPr="007D474F" w:rsidDel="007851A7" w:rsidRDefault="003D44BA" w:rsidP="00727382">
            <w:pPr>
              <w:jc w:val="center"/>
              <w:rPr>
                <w:del w:id="2693" w:author="Simon Kiss" w:date="2023-08-01T15:13:00Z"/>
                <w:rFonts w:eastAsia="Times New Roman"/>
                <w:sz w:val="13"/>
                <w:szCs w:val="13"/>
              </w:rPr>
            </w:pPr>
            <w:del w:id="2694" w:author="Simon Kiss" w:date="2023-08-01T15:13:00Z">
              <w:r w:rsidRPr="007D474F" w:rsidDel="007851A7">
                <w:rPr>
                  <w:rFonts w:eastAsia="Times New Roman"/>
                  <w:sz w:val="13"/>
                  <w:szCs w:val="13"/>
                </w:rPr>
                <w:delText>0.298 (df = 2203)</w:delText>
              </w:r>
            </w:del>
          </w:p>
        </w:tc>
        <w:tc>
          <w:tcPr>
            <w:tcW w:w="0" w:type="auto"/>
            <w:vAlign w:val="center"/>
            <w:hideMark/>
          </w:tcPr>
          <w:p w14:paraId="1EE674E4" w14:textId="652617D0" w:rsidR="003D44BA" w:rsidRPr="007D474F" w:rsidDel="007851A7" w:rsidRDefault="003D44BA" w:rsidP="00727382">
            <w:pPr>
              <w:jc w:val="center"/>
              <w:rPr>
                <w:del w:id="2695" w:author="Simon Kiss" w:date="2023-08-01T15:13:00Z"/>
                <w:rFonts w:eastAsia="Times New Roman"/>
                <w:sz w:val="13"/>
                <w:szCs w:val="13"/>
              </w:rPr>
            </w:pPr>
            <w:del w:id="2696" w:author="Simon Kiss" w:date="2023-08-01T15:13:00Z">
              <w:r w:rsidRPr="007D474F" w:rsidDel="007851A7">
                <w:rPr>
                  <w:rFonts w:eastAsia="Times New Roman"/>
                  <w:sz w:val="13"/>
                  <w:szCs w:val="13"/>
                </w:rPr>
                <w:delText>0.291 (df = 2203)</w:delText>
              </w:r>
            </w:del>
          </w:p>
        </w:tc>
        <w:tc>
          <w:tcPr>
            <w:tcW w:w="0" w:type="auto"/>
            <w:vAlign w:val="center"/>
            <w:hideMark/>
          </w:tcPr>
          <w:p w14:paraId="0A1F0C7F" w14:textId="36CF14AD" w:rsidR="003D44BA" w:rsidRPr="007D474F" w:rsidDel="007851A7" w:rsidRDefault="003D44BA" w:rsidP="00727382">
            <w:pPr>
              <w:jc w:val="center"/>
              <w:rPr>
                <w:del w:id="2697" w:author="Simon Kiss" w:date="2023-08-01T15:13:00Z"/>
                <w:rFonts w:eastAsia="Times New Roman"/>
                <w:sz w:val="13"/>
                <w:szCs w:val="13"/>
              </w:rPr>
            </w:pPr>
            <w:del w:id="2698" w:author="Simon Kiss" w:date="2023-08-01T15:13:00Z">
              <w:r w:rsidRPr="007D474F" w:rsidDel="007851A7">
                <w:rPr>
                  <w:rFonts w:eastAsia="Times New Roman"/>
                  <w:sz w:val="13"/>
                  <w:szCs w:val="13"/>
                </w:rPr>
                <w:delText>0.291 (df = 2202)</w:delText>
              </w:r>
            </w:del>
          </w:p>
        </w:tc>
      </w:tr>
      <w:tr w:rsidR="003D44BA" w:rsidRPr="007D474F" w:rsidDel="007851A7" w14:paraId="64BDCB99" w14:textId="644889D3" w:rsidTr="00727382">
        <w:trPr>
          <w:tblCellSpacing w:w="15" w:type="dxa"/>
          <w:jc w:val="center"/>
          <w:del w:id="2699" w:author="Simon Kiss" w:date="2023-08-01T15:13:00Z"/>
        </w:trPr>
        <w:tc>
          <w:tcPr>
            <w:tcW w:w="0" w:type="auto"/>
            <w:vAlign w:val="center"/>
            <w:hideMark/>
          </w:tcPr>
          <w:p w14:paraId="007B3340" w14:textId="4B01036D" w:rsidR="003D44BA" w:rsidRPr="007D474F" w:rsidDel="007851A7" w:rsidRDefault="003D44BA" w:rsidP="00727382">
            <w:pPr>
              <w:rPr>
                <w:del w:id="2700" w:author="Simon Kiss" w:date="2023-08-01T15:13:00Z"/>
                <w:rFonts w:eastAsia="Times New Roman"/>
                <w:sz w:val="13"/>
                <w:szCs w:val="13"/>
              </w:rPr>
            </w:pPr>
            <w:del w:id="2701" w:author="Simon Kiss" w:date="2023-08-01T15:13:00Z">
              <w:r w:rsidRPr="007D474F" w:rsidDel="007851A7">
                <w:rPr>
                  <w:rFonts w:eastAsia="Times New Roman"/>
                  <w:sz w:val="13"/>
                  <w:szCs w:val="13"/>
                </w:rPr>
                <w:delText>F Statistic</w:delText>
              </w:r>
            </w:del>
          </w:p>
        </w:tc>
        <w:tc>
          <w:tcPr>
            <w:tcW w:w="0" w:type="auto"/>
            <w:vAlign w:val="center"/>
            <w:hideMark/>
          </w:tcPr>
          <w:p w14:paraId="1169D2B4" w14:textId="294D81FB" w:rsidR="003D44BA" w:rsidRPr="007D474F" w:rsidDel="007851A7" w:rsidRDefault="003D44BA" w:rsidP="00727382">
            <w:pPr>
              <w:jc w:val="center"/>
              <w:rPr>
                <w:del w:id="2702" w:author="Simon Kiss" w:date="2023-08-01T15:13:00Z"/>
                <w:rFonts w:eastAsia="Times New Roman"/>
                <w:sz w:val="13"/>
                <w:szCs w:val="13"/>
              </w:rPr>
            </w:pPr>
            <w:del w:id="2703" w:author="Simon Kiss" w:date="2023-08-01T15:13:00Z">
              <w:r w:rsidRPr="007D474F" w:rsidDel="007851A7">
                <w:rPr>
                  <w:rFonts w:eastAsia="Times New Roman"/>
                  <w:sz w:val="13"/>
                  <w:szCs w:val="13"/>
                </w:rPr>
                <w:delText>10.392</w:delText>
              </w:r>
              <w:r w:rsidRPr="007D474F" w:rsidDel="007851A7">
                <w:rPr>
                  <w:rFonts w:eastAsia="Times New Roman"/>
                  <w:sz w:val="13"/>
                  <w:szCs w:val="13"/>
                  <w:vertAlign w:val="superscript"/>
                </w:rPr>
                <w:delText>***</w:delText>
              </w:r>
              <w:r w:rsidRPr="007D474F" w:rsidDel="007851A7">
                <w:rPr>
                  <w:rFonts w:eastAsia="Times New Roman"/>
                  <w:sz w:val="13"/>
                  <w:szCs w:val="13"/>
                </w:rPr>
                <w:delText xml:space="preserve"> (df = 2; 2204)</w:delText>
              </w:r>
            </w:del>
          </w:p>
        </w:tc>
        <w:tc>
          <w:tcPr>
            <w:tcW w:w="0" w:type="auto"/>
            <w:vAlign w:val="center"/>
            <w:hideMark/>
          </w:tcPr>
          <w:p w14:paraId="23C4FC90" w14:textId="12AA35C9" w:rsidR="003D44BA" w:rsidRPr="007D474F" w:rsidDel="007851A7" w:rsidRDefault="003D44BA" w:rsidP="00727382">
            <w:pPr>
              <w:jc w:val="center"/>
              <w:rPr>
                <w:del w:id="2704" w:author="Simon Kiss" w:date="2023-08-01T15:13:00Z"/>
                <w:rFonts w:eastAsia="Times New Roman"/>
                <w:sz w:val="13"/>
                <w:szCs w:val="13"/>
              </w:rPr>
            </w:pPr>
            <w:del w:id="2705" w:author="Simon Kiss" w:date="2023-08-01T15:13:00Z">
              <w:r w:rsidRPr="007D474F" w:rsidDel="007851A7">
                <w:rPr>
                  <w:rFonts w:eastAsia="Times New Roman"/>
                  <w:sz w:val="13"/>
                  <w:szCs w:val="13"/>
                </w:rPr>
                <w:delText>6.925</w:delText>
              </w:r>
              <w:r w:rsidRPr="007D474F" w:rsidDel="007851A7">
                <w:rPr>
                  <w:rFonts w:eastAsia="Times New Roman"/>
                  <w:sz w:val="13"/>
                  <w:szCs w:val="13"/>
                  <w:vertAlign w:val="superscript"/>
                </w:rPr>
                <w:delText>***</w:delText>
              </w:r>
              <w:r w:rsidRPr="007D474F" w:rsidDel="007851A7">
                <w:rPr>
                  <w:rFonts w:eastAsia="Times New Roman"/>
                  <w:sz w:val="13"/>
                  <w:szCs w:val="13"/>
                </w:rPr>
                <w:delText xml:space="preserve"> (df = 3; 2203)</w:delText>
              </w:r>
            </w:del>
          </w:p>
        </w:tc>
        <w:tc>
          <w:tcPr>
            <w:tcW w:w="0" w:type="auto"/>
            <w:vAlign w:val="center"/>
            <w:hideMark/>
          </w:tcPr>
          <w:p w14:paraId="5719F5FE" w14:textId="7DB122DE" w:rsidR="003D44BA" w:rsidRPr="007D474F" w:rsidDel="007851A7" w:rsidRDefault="003D44BA" w:rsidP="00727382">
            <w:pPr>
              <w:jc w:val="center"/>
              <w:rPr>
                <w:del w:id="2706" w:author="Simon Kiss" w:date="2023-08-01T15:13:00Z"/>
                <w:rFonts w:eastAsia="Times New Roman"/>
                <w:sz w:val="13"/>
                <w:szCs w:val="13"/>
              </w:rPr>
            </w:pPr>
            <w:del w:id="2707" w:author="Simon Kiss" w:date="2023-08-01T15:13:00Z">
              <w:r w:rsidRPr="007D474F" w:rsidDel="007851A7">
                <w:rPr>
                  <w:rFonts w:eastAsia="Times New Roman"/>
                  <w:sz w:val="13"/>
                  <w:szCs w:val="13"/>
                </w:rPr>
                <w:delText>42.831</w:delText>
              </w:r>
              <w:r w:rsidRPr="007D474F" w:rsidDel="007851A7">
                <w:rPr>
                  <w:rFonts w:eastAsia="Times New Roman"/>
                  <w:sz w:val="13"/>
                  <w:szCs w:val="13"/>
                  <w:vertAlign w:val="superscript"/>
                </w:rPr>
                <w:delText>***</w:delText>
              </w:r>
              <w:r w:rsidRPr="007D474F" w:rsidDel="007851A7">
                <w:rPr>
                  <w:rFonts w:eastAsia="Times New Roman"/>
                  <w:sz w:val="13"/>
                  <w:szCs w:val="13"/>
                </w:rPr>
                <w:delText xml:space="preserve"> (df = 3; 2203)</w:delText>
              </w:r>
            </w:del>
          </w:p>
        </w:tc>
        <w:tc>
          <w:tcPr>
            <w:tcW w:w="0" w:type="auto"/>
            <w:vAlign w:val="center"/>
            <w:hideMark/>
          </w:tcPr>
          <w:p w14:paraId="19FEF305" w14:textId="071C507D" w:rsidR="003D44BA" w:rsidRPr="007D474F" w:rsidDel="007851A7" w:rsidRDefault="003D44BA" w:rsidP="00727382">
            <w:pPr>
              <w:jc w:val="center"/>
              <w:rPr>
                <w:del w:id="2708" w:author="Simon Kiss" w:date="2023-08-01T15:13:00Z"/>
                <w:rFonts w:eastAsia="Times New Roman"/>
                <w:sz w:val="13"/>
                <w:szCs w:val="13"/>
              </w:rPr>
            </w:pPr>
            <w:del w:id="2709" w:author="Simon Kiss" w:date="2023-08-01T15:13:00Z">
              <w:r w:rsidRPr="007D474F" w:rsidDel="007851A7">
                <w:rPr>
                  <w:rFonts w:eastAsia="Times New Roman"/>
                  <w:sz w:val="13"/>
                  <w:szCs w:val="13"/>
                </w:rPr>
                <w:delText>32.765</w:delText>
              </w:r>
              <w:r w:rsidRPr="007D474F" w:rsidDel="007851A7">
                <w:rPr>
                  <w:rFonts w:eastAsia="Times New Roman"/>
                  <w:sz w:val="13"/>
                  <w:szCs w:val="13"/>
                  <w:vertAlign w:val="superscript"/>
                </w:rPr>
                <w:delText>***</w:delText>
              </w:r>
              <w:r w:rsidRPr="007D474F" w:rsidDel="007851A7">
                <w:rPr>
                  <w:rFonts w:eastAsia="Times New Roman"/>
                  <w:sz w:val="13"/>
                  <w:szCs w:val="13"/>
                </w:rPr>
                <w:delText xml:space="preserve"> (df = 4; 2202)</w:delText>
              </w:r>
            </w:del>
          </w:p>
        </w:tc>
      </w:tr>
      <w:tr w:rsidR="003D44BA" w:rsidRPr="007D474F" w:rsidDel="007851A7" w14:paraId="77D3BD80" w14:textId="16F32825" w:rsidTr="00727382">
        <w:trPr>
          <w:tblCellSpacing w:w="15" w:type="dxa"/>
          <w:jc w:val="center"/>
          <w:del w:id="2710" w:author="Simon Kiss" w:date="2023-08-01T15:13:00Z"/>
        </w:trPr>
        <w:tc>
          <w:tcPr>
            <w:tcW w:w="0" w:type="auto"/>
            <w:gridSpan w:val="5"/>
            <w:tcBorders>
              <w:bottom w:val="single" w:sz="6" w:space="0" w:color="000000"/>
            </w:tcBorders>
            <w:vAlign w:val="center"/>
            <w:hideMark/>
          </w:tcPr>
          <w:p w14:paraId="6038A30B" w14:textId="4DDC4941" w:rsidR="003D44BA" w:rsidRPr="007D474F" w:rsidDel="007851A7" w:rsidRDefault="003D44BA" w:rsidP="00727382">
            <w:pPr>
              <w:jc w:val="center"/>
              <w:rPr>
                <w:del w:id="2711" w:author="Simon Kiss" w:date="2023-08-01T15:13:00Z"/>
                <w:rFonts w:eastAsia="Times New Roman"/>
                <w:sz w:val="13"/>
                <w:szCs w:val="13"/>
              </w:rPr>
            </w:pPr>
          </w:p>
        </w:tc>
      </w:tr>
      <w:tr w:rsidR="003D44BA" w:rsidRPr="007D474F" w:rsidDel="007851A7" w14:paraId="7413BFB2" w14:textId="3E864F60" w:rsidTr="00727382">
        <w:trPr>
          <w:tblCellSpacing w:w="15" w:type="dxa"/>
          <w:jc w:val="center"/>
          <w:del w:id="2712" w:author="Simon Kiss" w:date="2023-08-01T15:13:00Z"/>
        </w:trPr>
        <w:tc>
          <w:tcPr>
            <w:tcW w:w="0" w:type="auto"/>
            <w:vAlign w:val="center"/>
            <w:hideMark/>
          </w:tcPr>
          <w:p w14:paraId="1119D5E8" w14:textId="082C0EE6" w:rsidR="003D44BA" w:rsidRPr="007D474F" w:rsidDel="007851A7" w:rsidRDefault="003D44BA" w:rsidP="00727382">
            <w:pPr>
              <w:rPr>
                <w:del w:id="2713" w:author="Simon Kiss" w:date="2023-08-01T15:13:00Z"/>
                <w:rFonts w:eastAsia="Times New Roman"/>
                <w:sz w:val="13"/>
                <w:szCs w:val="13"/>
              </w:rPr>
            </w:pPr>
            <w:del w:id="2714" w:author="Simon Kiss" w:date="2023-08-01T15:13:00Z">
              <w:r w:rsidRPr="007D474F" w:rsidDel="007851A7">
                <w:rPr>
                  <w:rStyle w:val="Emphasis"/>
                  <w:rFonts w:eastAsia="Times New Roman"/>
                  <w:sz w:val="13"/>
                  <w:szCs w:val="13"/>
                </w:rPr>
                <w:delText>Note:</w:delText>
              </w:r>
            </w:del>
          </w:p>
        </w:tc>
        <w:tc>
          <w:tcPr>
            <w:tcW w:w="0" w:type="auto"/>
            <w:gridSpan w:val="4"/>
            <w:vAlign w:val="center"/>
            <w:hideMark/>
          </w:tcPr>
          <w:p w14:paraId="272FE93E" w14:textId="79A4B37A" w:rsidR="003D44BA" w:rsidRPr="007D474F" w:rsidDel="007851A7" w:rsidRDefault="003D44BA" w:rsidP="00727382">
            <w:pPr>
              <w:keepNext/>
              <w:jc w:val="right"/>
              <w:rPr>
                <w:del w:id="2715" w:author="Simon Kiss" w:date="2023-08-01T15:13:00Z"/>
                <w:rFonts w:eastAsia="Times New Roman"/>
                <w:sz w:val="13"/>
                <w:szCs w:val="13"/>
              </w:rPr>
            </w:pPr>
            <w:del w:id="2716" w:author="Simon Kiss" w:date="2023-08-01T15:13:00Z">
              <w:r w:rsidRPr="007D474F" w:rsidDel="007851A7">
                <w:rPr>
                  <w:rFonts w:eastAsia="Times New Roman"/>
                  <w:sz w:val="13"/>
                  <w:szCs w:val="13"/>
                  <w:vertAlign w:val="superscript"/>
                </w:rPr>
                <w:delText>*</w:delText>
              </w:r>
              <w:r w:rsidRPr="007D474F" w:rsidDel="007851A7">
                <w:rPr>
                  <w:rFonts w:eastAsia="Times New Roman"/>
                  <w:sz w:val="13"/>
                  <w:szCs w:val="13"/>
                </w:rPr>
                <w:delText>p&lt;0.1</w:delText>
              </w:r>
              <w:r w:rsidRPr="007D474F" w:rsidDel="007851A7">
                <w:rPr>
                  <w:rFonts w:eastAsia="Times New Roman"/>
                  <w:sz w:val="13"/>
                  <w:szCs w:val="13"/>
                  <w:vertAlign w:val="superscript"/>
                </w:rPr>
                <w:delText>**</w:delText>
              </w:r>
              <w:r w:rsidRPr="007D474F" w:rsidDel="007851A7">
                <w:rPr>
                  <w:rFonts w:eastAsia="Times New Roman"/>
                  <w:sz w:val="13"/>
                  <w:szCs w:val="13"/>
                </w:rPr>
                <w:delText>p&lt;0.05</w:delText>
              </w:r>
              <w:r w:rsidRPr="007D474F" w:rsidDel="007851A7">
                <w:rPr>
                  <w:rFonts w:eastAsia="Times New Roman"/>
                  <w:sz w:val="13"/>
                  <w:szCs w:val="13"/>
                  <w:vertAlign w:val="superscript"/>
                </w:rPr>
                <w:delText>***</w:delText>
              </w:r>
              <w:r w:rsidRPr="007D474F" w:rsidDel="007851A7">
                <w:rPr>
                  <w:rFonts w:eastAsia="Times New Roman"/>
                  <w:sz w:val="13"/>
                  <w:szCs w:val="13"/>
                </w:rPr>
                <w:delText>p&lt;0.01</w:delText>
              </w:r>
            </w:del>
          </w:p>
        </w:tc>
      </w:tr>
    </w:tbl>
    <w:p w14:paraId="736204DD" w14:textId="77777777" w:rsidR="003D44BA" w:rsidRDefault="003D44BA" w:rsidP="00720CBC"/>
    <w:p w14:paraId="0FB5B7B7" w14:textId="6B1B515D" w:rsidR="003D44BA" w:rsidRDefault="003D44BA" w:rsidP="003D44BA">
      <w:pPr>
        <w:pStyle w:val="Caption"/>
        <w:rPr>
          <w:rFonts w:eastAsia="Times New Roman"/>
        </w:rPr>
      </w:pPr>
      <w:r>
        <w:t xml:space="preserve">Table </w:t>
      </w:r>
      <w:ins w:id="2717" w:author="Simon Kiss" w:date="2023-09-18T12:07:00Z">
        <w:r w:rsidR="00B93293">
          <w:fldChar w:fldCharType="begin"/>
        </w:r>
        <w:r w:rsidR="00B93293">
          <w:instrText xml:space="preserve"> SEQ Table \* ARABIC </w:instrText>
        </w:r>
      </w:ins>
      <w:r w:rsidR="00B93293">
        <w:fldChar w:fldCharType="separate"/>
      </w:r>
      <w:ins w:id="2718" w:author="Simon Kiss" w:date="2023-09-18T12:07:00Z">
        <w:r w:rsidR="00B93293">
          <w:rPr>
            <w:noProof/>
          </w:rPr>
          <w:t>4</w:t>
        </w:r>
        <w:r w:rsidR="00B93293">
          <w:fldChar w:fldCharType="end"/>
        </w:r>
      </w:ins>
      <w:del w:id="2719" w:author="Simon Kiss" w:date="2023-09-14T23:54:00Z">
        <w:r w:rsidR="00513F0F" w:rsidDel="000B02CF">
          <w:fldChar w:fldCharType="begin"/>
        </w:r>
        <w:r w:rsidR="00513F0F" w:rsidDel="000B02CF">
          <w:delInstrText xml:space="preserve"> SEQ Table \* ARABIC </w:delInstrText>
        </w:r>
        <w:r w:rsidR="00513F0F" w:rsidDel="000B02CF">
          <w:fldChar w:fldCharType="separate"/>
        </w:r>
        <w:r w:rsidR="00293A78" w:rsidDel="000B02CF">
          <w:rPr>
            <w:noProof/>
          </w:rPr>
          <w:delText>6</w:delText>
        </w:r>
        <w:r w:rsidR="00513F0F" w:rsidDel="000B02CF">
          <w:rPr>
            <w:noProof/>
          </w:rPr>
          <w:fldChar w:fldCharType="end"/>
        </w:r>
      </w:del>
      <w:r>
        <w:t xml:space="preserve">: OLS regressions of support for decisive role for scientific evidence as a function of group membership, trust in government and self-reported ideology. </w:t>
      </w:r>
    </w:p>
    <w:p w14:paraId="5FB91389" w14:textId="4C0B950E" w:rsidR="003D44BA" w:rsidRPr="00720CBC" w:rsidRDefault="003D44BA" w:rsidP="00720CBC">
      <w:pPr>
        <w:sectPr w:rsidR="003D44BA" w:rsidRPr="00720CBC">
          <w:pgSz w:w="12240" w:h="15840"/>
          <w:pgMar w:top="1440" w:right="1440" w:bottom="1440" w:left="1440" w:header="708" w:footer="708" w:gutter="0"/>
          <w:cols w:space="708"/>
          <w:docGrid w:linePitch="360"/>
        </w:sectPr>
      </w:pPr>
    </w:p>
    <w:p w14:paraId="291BE8EC" w14:textId="77777777" w:rsidR="000B02CF" w:rsidRDefault="000B02CF" w:rsidP="00442333">
      <w:pPr>
        <w:pStyle w:val="Heading1"/>
      </w:pPr>
    </w:p>
    <w:p w14:paraId="52D82BA1" w14:textId="0ED5549E" w:rsidR="00A91222" w:rsidRDefault="00773B40" w:rsidP="00442333">
      <w:pPr>
        <w:pStyle w:val="Heading1"/>
        <w:rPr>
          <w:ins w:id="2720" w:author="Patrick Fafard" w:date="2023-02-16T17:20:00Z"/>
        </w:rPr>
      </w:pPr>
      <w:r>
        <w:t>Online Supplementary Material</w:t>
      </w:r>
    </w:p>
    <w:p w14:paraId="6752355D" w14:textId="6A5040FD" w:rsidR="004324A7" w:rsidRDefault="004324A7" w:rsidP="00135CF2">
      <w:pPr>
        <w:jc w:val="center"/>
        <w:rPr>
          <w:ins w:id="2721" w:author="Patrick Fafard" w:date="2023-02-16T17:20:00Z"/>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849"/>
        <w:gridCol w:w="934"/>
        <w:gridCol w:w="1014"/>
        <w:gridCol w:w="1587"/>
        <w:gridCol w:w="1682"/>
      </w:tblGrid>
      <w:tr w:rsidR="000B02CF" w14:paraId="25EC05F1" w14:textId="77777777" w:rsidTr="00135CF2">
        <w:trPr>
          <w:divId w:val="666521065"/>
          <w:tblHeader/>
          <w:tblCellSpacing w:w="15" w:type="dxa"/>
          <w:jc w:val="center"/>
        </w:trPr>
        <w:tc>
          <w:tcPr>
            <w:tcW w:w="0" w:type="auto"/>
            <w:vAlign w:val="center"/>
            <w:hideMark/>
          </w:tcPr>
          <w:p w14:paraId="03E150B5" w14:textId="77777777" w:rsidR="000B02CF" w:rsidRDefault="000B02CF">
            <w:pPr>
              <w:jc w:val="center"/>
              <w:rPr>
                <w:rFonts w:eastAsia="Times New Roman"/>
                <w:b/>
                <w:bCs/>
              </w:rPr>
            </w:pPr>
            <w:r>
              <w:rPr>
                <w:rFonts w:eastAsia="Times New Roman"/>
                <w:b/>
                <w:bCs/>
              </w:rPr>
              <w:t>Region</w:t>
            </w:r>
          </w:p>
        </w:tc>
        <w:tc>
          <w:tcPr>
            <w:tcW w:w="0" w:type="auto"/>
            <w:vAlign w:val="center"/>
            <w:hideMark/>
          </w:tcPr>
          <w:p w14:paraId="75E1EA6B" w14:textId="77777777" w:rsidR="000B02CF" w:rsidRDefault="000B02CF">
            <w:pPr>
              <w:jc w:val="center"/>
              <w:rPr>
                <w:rFonts w:eastAsia="Times New Roman"/>
                <w:b/>
                <w:bCs/>
              </w:rPr>
            </w:pPr>
            <w:r>
              <w:rPr>
                <w:rFonts w:eastAsia="Times New Roman"/>
                <w:b/>
                <w:bCs/>
              </w:rPr>
              <w:t>n CPHA</w:t>
            </w:r>
          </w:p>
        </w:tc>
        <w:tc>
          <w:tcPr>
            <w:tcW w:w="0" w:type="auto"/>
            <w:vAlign w:val="center"/>
            <w:hideMark/>
          </w:tcPr>
          <w:p w14:paraId="76EB13B0" w14:textId="77777777" w:rsidR="000B02CF" w:rsidRDefault="000B02CF">
            <w:pPr>
              <w:jc w:val="center"/>
              <w:rPr>
                <w:rFonts w:eastAsia="Times New Roman"/>
                <w:b/>
                <w:bCs/>
              </w:rPr>
            </w:pPr>
            <w:r>
              <w:rPr>
                <w:rFonts w:eastAsia="Times New Roman"/>
                <w:b/>
                <w:bCs/>
              </w:rPr>
              <w:t>n Sample</w:t>
            </w:r>
          </w:p>
        </w:tc>
        <w:tc>
          <w:tcPr>
            <w:tcW w:w="0" w:type="auto"/>
            <w:vAlign w:val="center"/>
            <w:hideMark/>
          </w:tcPr>
          <w:p w14:paraId="335F3ADA" w14:textId="77777777" w:rsidR="000B02CF" w:rsidRDefault="000B02CF">
            <w:pPr>
              <w:jc w:val="center"/>
              <w:rPr>
                <w:rFonts w:eastAsia="Times New Roman"/>
                <w:b/>
                <w:bCs/>
              </w:rPr>
            </w:pPr>
            <w:r>
              <w:rPr>
                <w:rFonts w:eastAsia="Times New Roman"/>
                <w:b/>
                <w:bCs/>
              </w:rPr>
              <w:t>Percent CPHA</w:t>
            </w:r>
          </w:p>
        </w:tc>
        <w:tc>
          <w:tcPr>
            <w:tcW w:w="0" w:type="auto"/>
            <w:vAlign w:val="center"/>
            <w:hideMark/>
          </w:tcPr>
          <w:p w14:paraId="67619708" w14:textId="77777777" w:rsidR="000B02CF" w:rsidRDefault="000B02CF">
            <w:pPr>
              <w:jc w:val="center"/>
              <w:rPr>
                <w:rFonts w:eastAsia="Times New Roman"/>
                <w:b/>
                <w:bCs/>
              </w:rPr>
            </w:pPr>
            <w:r>
              <w:rPr>
                <w:rFonts w:eastAsia="Times New Roman"/>
                <w:b/>
                <w:bCs/>
              </w:rPr>
              <w:t>Percent Sample</w:t>
            </w:r>
          </w:p>
        </w:tc>
      </w:tr>
      <w:tr w:rsidR="000B02CF" w14:paraId="69C6944A" w14:textId="77777777" w:rsidTr="00135CF2">
        <w:trPr>
          <w:divId w:val="666521065"/>
          <w:tblCellSpacing w:w="15" w:type="dxa"/>
          <w:jc w:val="center"/>
        </w:trPr>
        <w:tc>
          <w:tcPr>
            <w:tcW w:w="0" w:type="auto"/>
            <w:vAlign w:val="center"/>
            <w:hideMark/>
          </w:tcPr>
          <w:p w14:paraId="6AACC7F0" w14:textId="77777777" w:rsidR="000B02CF" w:rsidRDefault="000B02CF">
            <w:pPr>
              <w:rPr>
                <w:rFonts w:eastAsia="Times New Roman"/>
              </w:rPr>
            </w:pPr>
            <w:r>
              <w:rPr>
                <w:rFonts w:eastAsia="Times New Roman"/>
              </w:rPr>
              <w:t>Ontario</w:t>
            </w:r>
          </w:p>
        </w:tc>
        <w:tc>
          <w:tcPr>
            <w:tcW w:w="0" w:type="auto"/>
            <w:vAlign w:val="center"/>
            <w:hideMark/>
          </w:tcPr>
          <w:p w14:paraId="017F36C8" w14:textId="77777777" w:rsidR="000B02CF" w:rsidRDefault="000B02CF">
            <w:pPr>
              <w:rPr>
                <w:rFonts w:eastAsia="Times New Roman"/>
              </w:rPr>
            </w:pPr>
            <w:r>
              <w:rPr>
                <w:rFonts w:eastAsia="Times New Roman"/>
              </w:rPr>
              <w:t>278</w:t>
            </w:r>
          </w:p>
        </w:tc>
        <w:tc>
          <w:tcPr>
            <w:tcW w:w="0" w:type="auto"/>
            <w:vAlign w:val="center"/>
            <w:hideMark/>
          </w:tcPr>
          <w:p w14:paraId="08653C0D" w14:textId="77777777" w:rsidR="000B02CF" w:rsidRDefault="000B02CF">
            <w:pPr>
              <w:rPr>
                <w:rFonts w:eastAsia="Times New Roman"/>
              </w:rPr>
            </w:pPr>
            <w:r>
              <w:rPr>
                <w:rFonts w:eastAsia="Times New Roman"/>
              </w:rPr>
              <w:t>78</w:t>
            </w:r>
          </w:p>
        </w:tc>
        <w:tc>
          <w:tcPr>
            <w:tcW w:w="0" w:type="auto"/>
            <w:vAlign w:val="center"/>
            <w:hideMark/>
          </w:tcPr>
          <w:p w14:paraId="2EBD6457" w14:textId="77777777" w:rsidR="000B02CF" w:rsidRDefault="000B02CF">
            <w:pPr>
              <w:rPr>
                <w:rFonts w:eastAsia="Times New Roman"/>
              </w:rPr>
            </w:pPr>
            <w:r>
              <w:rPr>
                <w:rFonts w:eastAsia="Times New Roman"/>
              </w:rPr>
              <w:t>44</w:t>
            </w:r>
          </w:p>
        </w:tc>
        <w:tc>
          <w:tcPr>
            <w:tcW w:w="0" w:type="auto"/>
            <w:vAlign w:val="center"/>
            <w:hideMark/>
          </w:tcPr>
          <w:p w14:paraId="32BF23A1" w14:textId="77777777" w:rsidR="000B02CF" w:rsidRDefault="000B02CF">
            <w:pPr>
              <w:rPr>
                <w:rFonts w:eastAsia="Times New Roman"/>
              </w:rPr>
            </w:pPr>
            <w:r>
              <w:rPr>
                <w:rFonts w:eastAsia="Times New Roman"/>
              </w:rPr>
              <w:t>40</w:t>
            </w:r>
          </w:p>
        </w:tc>
      </w:tr>
      <w:tr w:rsidR="000B02CF" w14:paraId="74CE0595" w14:textId="77777777" w:rsidTr="00135CF2">
        <w:trPr>
          <w:divId w:val="666521065"/>
          <w:tblCellSpacing w:w="15" w:type="dxa"/>
          <w:jc w:val="center"/>
        </w:trPr>
        <w:tc>
          <w:tcPr>
            <w:tcW w:w="0" w:type="auto"/>
            <w:vAlign w:val="center"/>
            <w:hideMark/>
          </w:tcPr>
          <w:p w14:paraId="0233D74E" w14:textId="77777777" w:rsidR="000B02CF" w:rsidRDefault="000B02CF">
            <w:pPr>
              <w:rPr>
                <w:rFonts w:eastAsia="Times New Roman"/>
              </w:rPr>
            </w:pPr>
            <w:r>
              <w:rPr>
                <w:rFonts w:eastAsia="Times New Roman"/>
              </w:rPr>
              <w:t>West</w:t>
            </w:r>
          </w:p>
        </w:tc>
        <w:tc>
          <w:tcPr>
            <w:tcW w:w="0" w:type="auto"/>
            <w:vAlign w:val="center"/>
            <w:hideMark/>
          </w:tcPr>
          <w:p w14:paraId="19D7833C" w14:textId="77777777" w:rsidR="000B02CF" w:rsidRDefault="000B02CF">
            <w:pPr>
              <w:rPr>
                <w:rFonts w:eastAsia="Times New Roman"/>
              </w:rPr>
            </w:pPr>
            <w:r>
              <w:rPr>
                <w:rFonts w:eastAsia="Times New Roman"/>
              </w:rPr>
              <w:t>246</w:t>
            </w:r>
          </w:p>
        </w:tc>
        <w:tc>
          <w:tcPr>
            <w:tcW w:w="0" w:type="auto"/>
            <w:vAlign w:val="center"/>
            <w:hideMark/>
          </w:tcPr>
          <w:p w14:paraId="7BD25B9A" w14:textId="77777777" w:rsidR="000B02CF" w:rsidRDefault="000B02CF">
            <w:pPr>
              <w:rPr>
                <w:rFonts w:eastAsia="Times New Roman"/>
              </w:rPr>
            </w:pPr>
            <w:r>
              <w:rPr>
                <w:rFonts w:eastAsia="Times New Roman"/>
              </w:rPr>
              <w:t>89</w:t>
            </w:r>
          </w:p>
        </w:tc>
        <w:tc>
          <w:tcPr>
            <w:tcW w:w="0" w:type="auto"/>
            <w:vAlign w:val="center"/>
            <w:hideMark/>
          </w:tcPr>
          <w:p w14:paraId="50112CBD" w14:textId="77777777" w:rsidR="000B02CF" w:rsidRDefault="000B02CF">
            <w:pPr>
              <w:rPr>
                <w:rFonts w:eastAsia="Times New Roman"/>
              </w:rPr>
            </w:pPr>
            <w:r>
              <w:rPr>
                <w:rFonts w:eastAsia="Times New Roman"/>
              </w:rPr>
              <w:t>39</w:t>
            </w:r>
          </w:p>
        </w:tc>
        <w:tc>
          <w:tcPr>
            <w:tcW w:w="0" w:type="auto"/>
            <w:vAlign w:val="center"/>
            <w:hideMark/>
          </w:tcPr>
          <w:p w14:paraId="3DEE2A00" w14:textId="77777777" w:rsidR="000B02CF" w:rsidRDefault="000B02CF">
            <w:pPr>
              <w:rPr>
                <w:rFonts w:eastAsia="Times New Roman"/>
              </w:rPr>
            </w:pPr>
            <w:r>
              <w:rPr>
                <w:rFonts w:eastAsia="Times New Roman"/>
              </w:rPr>
              <w:t>46</w:t>
            </w:r>
          </w:p>
        </w:tc>
      </w:tr>
      <w:tr w:rsidR="000B02CF" w14:paraId="10D359BD" w14:textId="77777777" w:rsidTr="00135CF2">
        <w:trPr>
          <w:divId w:val="666521065"/>
          <w:tblCellSpacing w:w="15" w:type="dxa"/>
          <w:jc w:val="center"/>
        </w:trPr>
        <w:tc>
          <w:tcPr>
            <w:tcW w:w="0" w:type="auto"/>
            <w:vAlign w:val="center"/>
            <w:hideMark/>
          </w:tcPr>
          <w:p w14:paraId="1EB91F31" w14:textId="77777777" w:rsidR="000B02CF" w:rsidRDefault="000B02CF">
            <w:pPr>
              <w:rPr>
                <w:rFonts w:eastAsia="Times New Roman"/>
              </w:rPr>
            </w:pPr>
            <w:r>
              <w:rPr>
                <w:rFonts w:eastAsia="Times New Roman"/>
              </w:rPr>
              <w:t>Atlantic</w:t>
            </w:r>
          </w:p>
        </w:tc>
        <w:tc>
          <w:tcPr>
            <w:tcW w:w="0" w:type="auto"/>
            <w:vAlign w:val="center"/>
            <w:hideMark/>
          </w:tcPr>
          <w:p w14:paraId="3EEE4A3B" w14:textId="77777777" w:rsidR="000B02CF" w:rsidRDefault="000B02CF">
            <w:pPr>
              <w:rPr>
                <w:rFonts w:eastAsia="Times New Roman"/>
              </w:rPr>
            </w:pPr>
            <w:r>
              <w:rPr>
                <w:rFonts w:eastAsia="Times New Roman"/>
              </w:rPr>
              <w:t>53</w:t>
            </w:r>
          </w:p>
        </w:tc>
        <w:tc>
          <w:tcPr>
            <w:tcW w:w="0" w:type="auto"/>
            <w:vAlign w:val="center"/>
            <w:hideMark/>
          </w:tcPr>
          <w:p w14:paraId="56A29273" w14:textId="77777777" w:rsidR="000B02CF" w:rsidRDefault="000B02CF">
            <w:pPr>
              <w:rPr>
                <w:rFonts w:eastAsia="Times New Roman"/>
              </w:rPr>
            </w:pPr>
            <w:r>
              <w:rPr>
                <w:rFonts w:eastAsia="Times New Roman"/>
              </w:rPr>
              <w:t>15</w:t>
            </w:r>
          </w:p>
        </w:tc>
        <w:tc>
          <w:tcPr>
            <w:tcW w:w="0" w:type="auto"/>
            <w:vAlign w:val="center"/>
            <w:hideMark/>
          </w:tcPr>
          <w:p w14:paraId="35D91786" w14:textId="77777777" w:rsidR="000B02CF" w:rsidRDefault="000B02CF">
            <w:pPr>
              <w:rPr>
                <w:rFonts w:eastAsia="Times New Roman"/>
              </w:rPr>
            </w:pPr>
            <w:r>
              <w:rPr>
                <w:rFonts w:eastAsia="Times New Roman"/>
              </w:rPr>
              <w:t>8</w:t>
            </w:r>
          </w:p>
        </w:tc>
        <w:tc>
          <w:tcPr>
            <w:tcW w:w="0" w:type="auto"/>
            <w:vAlign w:val="center"/>
            <w:hideMark/>
          </w:tcPr>
          <w:p w14:paraId="64685009" w14:textId="77777777" w:rsidR="000B02CF" w:rsidRDefault="000B02CF">
            <w:pPr>
              <w:rPr>
                <w:rFonts w:eastAsia="Times New Roman"/>
              </w:rPr>
            </w:pPr>
            <w:r>
              <w:rPr>
                <w:rFonts w:eastAsia="Times New Roman"/>
              </w:rPr>
              <w:t>8</w:t>
            </w:r>
          </w:p>
        </w:tc>
      </w:tr>
      <w:tr w:rsidR="000B02CF" w14:paraId="570204A0" w14:textId="77777777" w:rsidTr="00135CF2">
        <w:trPr>
          <w:divId w:val="666521065"/>
          <w:tblCellSpacing w:w="15" w:type="dxa"/>
          <w:jc w:val="center"/>
        </w:trPr>
        <w:tc>
          <w:tcPr>
            <w:tcW w:w="0" w:type="auto"/>
            <w:vAlign w:val="center"/>
            <w:hideMark/>
          </w:tcPr>
          <w:p w14:paraId="172673CA" w14:textId="77777777" w:rsidR="000B02CF" w:rsidRDefault="000B02CF">
            <w:pPr>
              <w:rPr>
                <w:rFonts w:eastAsia="Times New Roman"/>
              </w:rPr>
            </w:pPr>
            <w:r>
              <w:rPr>
                <w:rFonts w:eastAsia="Times New Roman"/>
              </w:rPr>
              <w:t>Quebec</w:t>
            </w:r>
          </w:p>
        </w:tc>
        <w:tc>
          <w:tcPr>
            <w:tcW w:w="0" w:type="auto"/>
            <w:vAlign w:val="center"/>
            <w:hideMark/>
          </w:tcPr>
          <w:p w14:paraId="3934D4D7" w14:textId="77777777" w:rsidR="000B02CF" w:rsidRDefault="000B02CF">
            <w:pPr>
              <w:rPr>
                <w:rFonts w:eastAsia="Times New Roman"/>
              </w:rPr>
            </w:pPr>
            <w:r>
              <w:rPr>
                <w:rFonts w:eastAsia="Times New Roman"/>
              </w:rPr>
              <w:t>52</w:t>
            </w:r>
          </w:p>
        </w:tc>
        <w:tc>
          <w:tcPr>
            <w:tcW w:w="0" w:type="auto"/>
            <w:vAlign w:val="center"/>
            <w:hideMark/>
          </w:tcPr>
          <w:p w14:paraId="3AD60862" w14:textId="77777777" w:rsidR="000B02CF" w:rsidRDefault="000B02CF">
            <w:pPr>
              <w:rPr>
                <w:rFonts w:eastAsia="Times New Roman"/>
              </w:rPr>
            </w:pPr>
            <w:r>
              <w:rPr>
                <w:rFonts w:eastAsia="Times New Roman"/>
              </w:rPr>
              <w:t>10</w:t>
            </w:r>
          </w:p>
        </w:tc>
        <w:tc>
          <w:tcPr>
            <w:tcW w:w="0" w:type="auto"/>
            <w:vAlign w:val="center"/>
            <w:hideMark/>
          </w:tcPr>
          <w:p w14:paraId="400C6DFF" w14:textId="77777777" w:rsidR="000B02CF" w:rsidRDefault="000B02CF">
            <w:pPr>
              <w:rPr>
                <w:rFonts w:eastAsia="Times New Roman"/>
              </w:rPr>
            </w:pPr>
            <w:r>
              <w:rPr>
                <w:rFonts w:eastAsia="Times New Roman"/>
              </w:rPr>
              <w:t>8</w:t>
            </w:r>
          </w:p>
        </w:tc>
        <w:tc>
          <w:tcPr>
            <w:tcW w:w="0" w:type="auto"/>
            <w:vAlign w:val="center"/>
            <w:hideMark/>
          </w:tcPr>
          <w:p w14:paraId="37E493AC" w14:textId="77777777" w:rsidR="000B02CF" w:rsidRDefault="000B02CF">
            <w:pPr>
              <w:rPr>
                <w:rFonts w:eastAsia="Times New Roman"/>
              </w:rPr>
            </w:pPr>
            <w:r>
              <w:rPr>
                <w:rFonts w:eastAsia="Times New Roman"/>
              </w:rPr>
              <w:t>5</w:t>
            </w:r>
          </w:p>
        </w:tc>
      </w:tr>
      <w:tr w:rsidR="000B02CF" w14:paraId="742D29CA" w14:textId="77777777" w:rsidTr="00135CF2">
        <w:trPr>
          <w:divId w:val="666521065"/>
          <w:tblCellSpacing w:w="15" w:type="dxa"/>
          <w:jc w:val="center"/>
        </w:trPr>
        <w:tc>
          <w:tcPr>
            <w:tcW w:w="0" w:type="auto"/>
            <w:vAlign w:val="center"/>
            <w:hideMark/>
          </w:tcPr>
          <w:p w14:paraId="0378517C" w14:textId="77777777" w:rsidR="000B02CF" w:rsidRDefault="000B02CF">
            <w:pPr>
              <w:rPr>
                <w:rFonts w:eastAsia="Times New Roman"/>
              </w:rPr>
            </w:pPr>
            <w:r>
              <w:rPr>
                <w:rFonts w:eastAsia="Times New Roman"/>
              </w:rPr>
              <w:t>North</w:t>
            </w:r>
          </w:p>
        </w:tc>
        <w:tc>
          <w:tcPr>
            <w:tcW w:w="0" w:type="auto"/>
            <w:vAlign w:val="center"/>
            <w:hideMark/>
          </w:tcPr>
          <w:p w14:paraId="39DAAFFB" w14:textId="77777777" w:rsidR="000B02CF" w:rsidRDefault="000B02CF">
            <w:pPr>
              <w:rPr>
                <w:rFonts w:eastAsia="Times New Roman"/>
              </w:rPr>
            </w:pPr>
            <w:r>
              <w:rPr>
                <w:rFonts w:eastAsia="Times New Roman"/>
              </w:rPr>
              <w:t>9</w:t>
            </w:r>
          </w:p>
        </w:tc>
        <w:tc>
          <w:tcPr>
            <w:tcW w:w="0" w:type="auto"/>
            <w:vAlign w:val="center"/>
            <w:hideMark/>
          </w:tcPr>
          <w:p w14:paraId="159DF0ED" w14:textId="77777777" w:rsidR="000B02CF" w:rsidRDefault="000B02CF">
            <w:pPr>
              <w:rPr>
                <w:rFonts w:eastAsia="Times New Roman"/>
              </w:rPr>
            </w:pPr>
            <w:r>
              <w:rPr>
                <w:rFonts w:eastAsia="Times New Roman"/>
              </w:rPr>
              <w:t>3</w:t>
            </w:r>
          </w:p>
        </w:tc>
        <w:tc>
          <w:tcPr>
            <w:tcW w:w="0" w:type="auto"/>
            <w:vAlign w:val="center"/>
            <w:hideMark/>
          </w:tcPr>
          <w:p w14:paraId="6730652C" w14:textId="77777777" w:rsidR="000B02CF" w:rsidRDefault="000B02CF">
            <w:pPr>
              <w:rPr>
                <w:rFonts w:eastAsia="Times New Roman"/>
              </w:rPr>
            </w:pPr>
            <w:r>
              <w:rPr>
                <w:rFonts w:eastAsia="Times New Roman"/>
              </w:rPr>
              <w:t>1</w:t>
            </w:r>
          </w:p>
        </w:tc>
        <w:tc>
          <w:tcPr>
            <w:tcW w:w="0" w:type="auto"/>
            <w:vAlign w:val="center"/>
            <w:hideMark/>
          </w:tcPr>
          <w:p w14:paraId="46A64836" w14:textId="77777777" w:rsidR="000B02CF" w:rsidRDefault="000B02CF">
            <w:pPr>
              <w:rPr>
                <w:rFonts w:eastAsia="Times New Roman"/>
              </w:rPr>
            </w:pPr>
            <w:r>
              <w:rPr>
                <w:rFonts w:eastAsia="Times New Roman"/>
              </w:rPr>
              <w:t>2</w:t>
            </w:r>
          </w:p>
        </w:tc>
      </w:tr>
    </w:tbl>
    <w:p w14:paraId="1D5D6F17" w14:textId="62021856" w:rsidR="000B02CF" w:rsidRDefault="000B02CF" w:rsidP="00135CF2">
      <w:pPr>
        <w:pStyle w:val="Caption"/>
        <w:divId w:val="666521065"/>
        <w:rPr>
          <w:rFonts w:eastAsia="Times New Roman"/>
        </w:rPr>
      </w:pPr>
      <w:r>
        <w:t xml:space="preserve">Table </w:t>
      </w:r>
      <w:r w:rsidR="00205CC3">
        <w:t>A</w:t>
      </w:r>
      <w:ins w:id="2722" w:author="Simon Kiss" w:date="2023-09-18T12:07:00Z">
        <w:r w:rsidR="00B93293">
          <w:fldChar w:fldCharType="begin"/>
        </w:r>
        <w:r w:rsidR="00B93293">
          <w:instrText xml:space="preserve"> SEQ Table \* ARABIC </w:instrText>
        </w:r>
      </w:ins>
      <w:r w:rsidR="00B93293">
        <w:fldChar w:fldCharType="separate"/>
      </w:r>
      <w:ins w:id="2723" w:author="Simon Kiss" w:date="2023-09-18T12:07:00Z">
        <w:r w:rsidR="00B93293">
          <w:rPr>
            <w:noProof/>
          </w:rPr>
          <w:t>5</w:t>
        </w:r>
        <w:r w:rsidR="00B93293">
          <w:fldChar w:fldCharType="end"/>
        </w:r>
      </w:ins>
      <w:del w:id="2724" w:author="Simon Kiss" w:date="2023-09-18T12:07:00Z">
        <w:r w:rsidR="00F9174D" w:rsidDel="00B93293">
          <w:fldChar w:fldCharType="begin"/>
        </w:r>
        <w:r w:rsidR="00F9174D" w:rsidDel="00B93293">
          <w:delInstrText xml:space="preserve"> SEQ Table \* ARABIC \r 1</w:delInstrText>
        </w:r>
        <w:r w:rsidR="00F9174D" w:rsidDel="00B93293">
          <w:fldChar w:fldCharType="separate"/>
        </w:r>
      </w:del>
      <w:del w:id="2725" w:author="Simon Kiss" w:date="2023-09-15T01:03:00Z">
        <w:r w:rsidR="00F9174D" w:rsidDel="00D504EE">
          <w:rPr>
            <w:noProof/>
          </w:rPr>
          <w:delText>5</w:delText>
        </w:r>
      </w:del>
      <w:del w:id="2726" w:author="Simon Kiss" w:date="2023-09-18T12:07:00Z">
        <w:r w:rsidR="00F9174D" w:rsidDel="00B93293">
          <w:fldChar w:fldCharType="end"/>
        </w:r>
      </w:del>
      <w:del w:id="2727" w:author="Simon Kiss" w:date="2023-09-15T01:01:00Z">
        <w:r w:rsidDel="00F9174D">
          <w:fldChar w:fldCharType="begin"/>
        </w:r>
        <w:r w:rsidDel="00F9174D">
          <w:delInstrText xml:space="preserve"> SEQ Table \* ARABIC </w:delInstrText>
        </w:r>
        <w:r w:rsidR="00125E44" w:rsidDel="00F9174D">
          <w:delInstrText>\</w:delInstrText>
        </w:r>
        <w:r w:rsidR="00FA2FA8" w:rsidDel="00F9174D">
          <w:delInstrText>r 1</w:delInstrText>
        </w:r>
        <w:r w:rsidR="00895633" w:rsidDel="00F9174D">
          <w:delInstrText xml:space="preserve"> </w:delInstrText>
        </w:r>
        <w:r w:rsidR="0007251E">
          <w:fldChar w:fldCharType="separate"/>
        </w:r>
        <w:r w:rsidDel="00F9174D">
          <w:fldChar w:fldCharType="end"/>
        </w:r>
      </w:del>
      <w:r>
        <w:t xml:space="preserve">: Regional distribution of CPHA membership and </w:t>
      </w:r>
      <w:r w:rsidR="006D2A58">
        <w:t>self-</w:t>
      </w:r>
      <w:proofErr w:type="spellStart"/>
      <w:r w:rsidR="006D2A58">
        <w:t>reporteed</w:t>
      </w:r>
      <w:proofErr w:type="spellEnd"/>
      <w:r w:rsidR="006D2A58">
        <w:t xml:space="preserve"> </w:t>
      </w:r>
      <w:r>
        <w:t>CPHA members in surveyed sample.</w:t>
      </w:r>
    </w:p>
    <w:p w14:paraId="07C73A9E" w14:textId="77777777" w:rsidR="00B93293" w:rsidRDefault="00B93293" w:rsidP="00502727">
      <w:pPr>
        <w:keepNext/>
        <w:jc w:val="both"/>
        <w:rPr>
          <w:ins w:id="2728" w:author="Simon Kiss" w:date="2023-09-18T12:02:00Z"/>
        </w:rPr>
        <w:sectPr w:rsidR="00B93293">
          <w:pgSz w:w="12240" w:h="15840"/>
          <w:pgMar w:top="1440" w:right="1440" w:bottom="1440" w:left="1440" w:header="708" w:footer="708" w:gutter="0"/>
          <w:cols w:space="708"/>
          <w:docGrid w:linePitch="360"/>
        </w:sectPr>
      </w:pPr>
    </w:p>
    <w:p w14:paraId="2AAEDDB3" w14:textId="77777777" w:rsidR="00502727" w:rsidRPr="007071A0" w:rsidRDefault="00502727" w:rsidP="00502727">
      <w:pPr>
        <w:keepNext/>
        <w:jc w:val="both"/>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3"/>
        <w:gridCol w:w="4009"/>
        <w:gridCol w:w="2388"/>
        <w:gridCol w:w="821"/>
        <w:gridCol w:w="809"/>
      </w:tblGrid>
      <w:tr w:rsidR="00F9174D" w14:paraId="502A00A8" w14:textId="77777777">
        <w:trPr>
          <w:divId w:val="1045065514"/>
          <w:tblHeader/>
          <w:tblCellSpacing w:w="15" w:type="dxa"/>
        </w:trPr>
        <w:tc>
          <w:tcPr>
            <w:tcW w:w="0" w:type="auto"/>
            <w:vAlign w:val="center"/>
            <w:hideMark/>
          </w:tcPr>
          <w:p w14:paraId="1BFF802E" w14:textId="77777777" w:rsidR="00F9174D" w:rsidRDefault="00F9174D">
            <w:pPr>
              <w:jc w:val="center"/>
              <w:rPr>
                <w:rFonts w:eastAsia="Times New Roman"/>
                <w:b/>
                <w:bCs/>
              </w:rPr>
            </w:pPr>
            <w:r>
              <w:rPr>
                <w:rFonts w:eastAsia="Times New Roman"/>
                <w:b/>
                <w:bCs/>
              </w:rPr>
              <w:t>Variable</w:t>
            </w:r>
          </w:p>
        </w:tc>
        <w:tc>
          <w:tcPr>
            <w:tcW w:w="0" w:type="auto"/>
            <w:vAlign w:val="center"/>
            <w:hideMark/>
          </w:tcPr>
          <w:p w14:paraId="33E51C9C" w14:textId="77777777" w:rsidR="00F9174D" w:rsidRDefault="00F9174D">
            <w:pPr>
              <w:jc w:val="center"/>
              <w:rPr>
                <w:rFonts w:eastAsia="Times New Roman"/>
                <w:b/>
                <w:bCs/>
              </w:rPr>
            </w:pPr>
            <w:r>
              <w:rPr>
                <w:rFonts w:eastAsia="Times New Roman"/>
                <w:b/>
                <w:bCs/>
              </w:rPr>
              <w:t>Label</w:t>
            </w:r>
          </w:p>
        </w:tc>
        <w:tc>
          <w:tcPr>
            <w:tcW w:w="0" w:type="auto"/>
            <w:vAlign w:val="center"/>
            <w:hideMark/>
          </w:tcPr>
          <w:p w14:paraId="7787537A" w14:textId="77777777" w:rsidR="00F9174D" w:rsidRDefault="00F9174D">
            <w:pPr>
              <w:jc w:val="center"/>
              <w:rPr>
                <w:rFonts w:eastAsia="Times New Roman"/>
                <w:b/>
                <w:bCs/>
              </w:rPr>
            </w:pPr>
            <w:r>
              <w:rPr>
                <w:rFonts w:eastAsia="Times New Roman"/>
                <w:b/>
                <w:bCs/>
              </w:rPr>
              <w:t>Value</w:t>
            </w:r>
          </w:p>
        </w:tc>
        <w:tc>
          <w:tcPr>
            <w:tcW w:w="0" w:type="auto"/>
            <w:vAlign w:val="center"/>
            <w:hideMark/>
          </w:tcPr>
          <w:p w14:paraId="1D9A621D" w14:textId="77777777" w:rsidR="00F9174D" w:rsidRDefault="00F9174D">
            <w:pPr>
              <w:jc w:val="center"/>
              <w:rPr>
                <w:rFonts w:eastAsia="Times New Roman"/>
                <w:b/>
                <w:bCs/>
              </w:rPr>
            </w:pPr>
            <w:r>
              <w:rPr>
                <w:rFonts w:eastAsia="Times New Roman"/>
                <w:b/>
                <w:bCs/>
              </w:rPr>
              <w:t>Sample</w:t>
            </w:r>
          </w:p>
        </w:tc>
        <w:tc>
          <w:tcPr>
            <w:tcW w:w="0" w:type="auto"/>
            <w:vAlign w:val="center"/>
            <w:hideMark/>
          </w:tcPr>
          <w:p w14:paraId="46B2B080" w14:textId="77777777" w:rsidR="00F9174D" w:rsidRDefault="00F9174D">
            <w:pPr>
              <w:jc w:val="center"/>
              <w:rPr>
                <w:rFonts w:eastAsia="Times New Roman"/>
                <w:b/>
                <w:bCs/>
              </w:rPr>
            </w:pPr>
            <w:r>
              <w:rPr>
                <w:rFonts w:eastAsia="Times New Roman"/>
                <w:b/>
                <w:bCs/>
              </w:rPr>
              <w:t>Census</w:t>
            </w:r>
          </w:p>
        </w:tc>
      </w:tr>
      <w:tr w:rsidR="00F9174D" w14:paraId="50E549E3" w14:textId="77777777">
        <w:trPr>
          <w:divId w:val="1045065514"/>
          <w:tblCellSpacing w:w="15" w:type="dxa"/>
        </w:trPr>
        <w:tc>
          <w:tcPr>
            <w:tcW w:w="0" w:type="auto"/>
            <w:vAlign w:val="center"/>
            <w:hideMark/>
          </w:tcPr>
          <w:p w14:paraId="766804EB" w14:textId="77777777" w:rsidR="00F9174D" w:rsidRDefault="00F9174D">
            <w:pPr>
              <w:rPr>
                <w:rFonts w:eastAsia="Times New Roman"/>
              </w:rPr>
            </w:pPr>
            <w:r>
              <w:rPr>
                <w:rFonts w:eastAsia="Times New Roman"/>
              </w:rPr>
              <w:t>Age</w:t>
            </w:r>
          </w:p>
        </w:tc>
        <w:tc>
          <w:tcPr>
            <w:tcW w:w="0" w:type="auto"/>
            <w:vAlign w:val="center"/>
            <w:hideMark/>
          </w:tcPr>
          <w:p w14:paraId="0F91AE0D" w14:textId="77777777" w:rsidR="00F9174D" w:rsidRDefault="00F9174D">
            <w:pPr>
              <w:rPr>
                <w:rFonts w:eastAsia="Times New Roman"/>
              </w:rPr>
            </w:pPr>
            <w:r>
              <w:rPr>
                <w:rFonts w:eastAsia="Times New Roman"/>
              </w:rPr>
              <w:t>Dichotomous variable, R is 65+</w:t>
            </w:r>
          </w:p>
        </w:tc>
        <w:tc>
          <w:tcPr>
            <w:tcW w:w="0" w:type="auto"/>
            <w:vAlign w:val="center"/>
            <w:hideMark/>
          </w:tcPr>
          <w:p w14:paraId="62CED3CE" w14:textId="77777777" w:rsidR="00F9174D" w:rsidRDefault="00F9174D">
            <w:pPr>
              <w:rPr>
                <w:rFonts w:eastAsia="Times New Roman"/>
              </w:rPr>
            </w:pPr>
            <w:r>
              <w:rPr>
                <w:rFonts w:eastAsia="Times New Roman"/>
              </w:rPr>
              <w:t>Over 65</w:t>
            </w:r>
          </w:p>
        </w:tc>
        <w:tc>
          <w:tcPr>
            <w:tcW w:w="0" w:type="auto"/>
            <w:vAlign w:val="center"/>
            <w:hideMark/>
          </w:tcPr>
          <w:p w14:paraId="33A070AF" w14:textId="77777777" w:rsidR="00F9174D" w:rsidRDefault="00F9174D">
            <w:pPr>
              <w:rPr>
                <w:rFonts w:eastAsia="Times New Roman"/>
              </w:rPr>
            </w:pPr>
            <w:r>
              <w:rPr>
                <w:rFonts w:eastAsia="Times New Roman"/>
              </w:rPr>
              <w:t>27</w:t>
            </w:r>
          </w:p>
        </w:tc>
        <w:tc>
          <w:tcPr>
            <w:tcW w:w="0" w:type="auto"/>
            <w:vAlign w:val="center"/>
            <w:hideMark/>
          </w:tcPr>
          <w:p w14:paraId="2D0FC42A" w14:textId="77777777" w:rsidR="00F9174D" w:rsidRDefault="00F9174D">
            <w:pPr>
              <w:rPr>
                <w:rFonts w:eastAsia="Times New Roman"/>
              </w:rPr>
            </w:pPr>
            <w:r>
              <w:rPr>
                <w:rFonts w:eastAsia="Times New Roman"/>
              </w:rPr>
              <w:t>17</w:t>
            </w:r>
          </w:p>
        </w:tc>
      </w:tr>
      <w:tr w:rsidR="00F9174D" w14:paraId="0725AC56" w14:textId="77777777">
        <w:trPr>
          <w:divId w:val="1045065514"/>
          <w:tblCellSpacing w:w="15" w:type="dxa"/>
        </w:trPr>
        <w:tc>
          <w:tcPr>
            <w:tcW w:w="0" w:type="auto"/>
            <w:vAlign w:val="center"/>
            <w:hideMark/>
          </w:tcPr>
          <w:p w14:paraId="07506003" w14:textId="77777777" w:rsidR="00F9174D" w:rsidRDefault="00F9174D">
            <w:pPr>
              <w:rPr>
                <w:rFonts w:eastAsia="Times New Roman"/>
              </w:rPr>
            </w:pPr>
            <w:r>
              <w:rPr>
                <w:rFonts w:eastAsia="Times New Roman"/>
              </w:rPr>
              <w:t>Age</w:t>
            </w:r>
          </w:p>
        </w:tc>
        <w:tc>
          <w:tcPr>
            <w:tcW w:w="0" w:type="auto"/>
            <w:vAlign w:val="center"/>
            <w:hideMark/>
          </w:tcPr>
          <w:p w14:paraId="317FFEB3" w14:textId="77777777" w:rsidR="00F9174D" w:rsidRDefault="00F9174D">
            <w:pPr>
              <w:rPr>
                <w:rFonts w:eastAsia="Times New Roman"/>
              </w:rPr>
            </w:pPr>
            <w:r>
              <w:rPr>
                <w:rFonts w:eastAsia="Times New Roman"/>
              </w:rPr>
              <w:t>Dichotomous variable, R is 65+</w:t>
            </w:r>
          </w:p>
        </w:tc>
        <w:tc>
          <w:tcPr>
            <w:tcW w:w="0" w:type="auto"/>
            <w:vAlign w:val="center"/>
            <w:hideMark/>
          </w:tcPr>
          <w:p w14:paraId="165AE7EE" w14:textId="77777777" w:rsidR="00F9174D" w:rsidRDefault="00F9174D">
            <w:pPr>
              <w:rPr>
                <w:rFonts w:eastAsia="Times New Roman"/>
              </w:rPr>
            </w:pPr>
            <w:r>
              <w:rPr>
                <w:rFonts w:eastAsia="Times New Roman"/>
              </w:rPr>
              <w:t>Under 65</w:t>
            </w:r>
          </w:p>
        </w:tc>
        <w:tc>
          <w:tcPr>
            <w:tcW w:w="0" w:type="auto"/>
            <w:vAlign w:val="center"/>
            <w:hideMark/>
          </w:tcPr>
          <w:p w14:paraId="38805334" w14:textId="77777777" w:rsidR="00F9174D" w:rsidRDefault="00F9174D">
            <w:pPr>
              <w:rPr>
                <w:rFonts w:eastAsia="Times New Roman"/>
              </w:rPr>
            </w:pPr>
            <w:r>
              <w:rPr>
                <w:rFonts w:eastAsia="Times New Roman"/>
              </w:rPr>
              <w:t>73</w:t>
            </w:r>
          </w:p>
        </w:tc>
        <w:tc>
          <w:tcPr>
            <w:tcW w:w="0" w:type="auto"/>
            <w:vAlign w:val="center"/>
            <w:hideMark/>
          </w:tcPr>
          <w:p w14:paraId="2E04BF25" w14:textId="77777777" w:rsidR="00F9174D" w:rsidRDefault="00F9174D">
            <w:pPr>
              <w:rPr>
                <w:rFonts w:eastAsia="Times New Roman"/>
              </w:rPr>
            </w:pPr>
            <w:r>
              <w:rPr>
                <w:rFonts w:eastAsia="Times New Roman"/>
              </w:rPr>
              <w:t>83</w:t>
            </w:r>
          </w:p>
        </w:tc>
      </w:tr>
      <w:tr w:rsidR="00F9174D" w14:paraId="2B2359ED" w14:textId="77777777">
        <w:trPr>
          <w:divId w:val="1045065514"/>
          <w:tblCellSpacing w:w="15" w:type="dxa"/>
        </w:trPr>
        <w:tc>
          <w:tcPr>
            <w:tcW w:w="0" w:type="auto"/>
            <w:vAlign w:val="center"/>
            <w:hideMark/>
          </w:tcPr>
          <w:p w14:paraId="4B511411" w14:textId="77777777" w:rsidR="00F9174D" w:rsidRDefault="00F9174D">
            <w:pPr>
              <w:rPr>
                <w:rFonts w:eastAsia="Times New Roman"/>
              </w:rPr>
            </w:pPr>
            <w:r>
              <w:rPr>
                <w:rFonts w:eastAsia="Times New Roman"/>
              </w:rPr>
              <w:t>High Income</w:t>
            </w:r>
          </w:p>
        </w:tc>
        <w:tc>
          <w:tcPr>
            <w:tcW w:w="0" w:type="auto"/>
            <w:vAlign w:val="center"/>
            <w:hideMark/>
          </w:tcPr>
          <w:p w14:paraId="007BAC31" w14:textId="77777777" w:rsidR="00F9174D" w:rsidRDefault="00F9174D">
            <w:pPr>
              <w:rPr>
                <w:rFonts w:eastAsia="Times New Roman"/>
              </w:rPr>
            </w:pPr>
            <w:r>
              <w:rPr>
                <w:rFonts w:eastAsia="Times New Roman"/>
              </w:rPr>
              <w:t>Dichotomous variable, R household &gt; $100,000</w:t>
            </w:r>
          </w:p>
        </w:tc>
        <w:tc>
          <w:tcPr>
            <w:tcW w:w="0" w:type="auto"/>
            <w:vAlign w:val="center"/>
            <w:hideMark/>
          </w:tcPr>
          <w:p w14:paraId="23898960" w14:textId="77777777" w:rsidR="00F9174D" w:rsidRDefault="00F9174D">
            <w:pPr>
              <w:rPr>
                <w:rFonts w:eastAsia="Times New Roman"/>
              </w:rPr>
            </w:pPr>
            <w:r>
              <w:rPr>
                <w:rFonts w:eastAsia="Times New Roman"/>
              </w:rPr>
              <w:t>Over $100,000</w:t>
            </w:r>
          </w:p>
        </w:tc>
        <w:tc>
          <w:tcPr>
            <w:tcW w:w="0" w:type="auto"/>
            <w:vAlign w:val="center"/>
            <w:hideMark/>
          </w:tcPr>
          <w:p w14:paraId="6E67FCD8" w14:textId="77777777" w:rsidR="00F9174D" w:rsidRDefault="00F9174D">
            <w:pPr>
              <w:rPr>
                <w:rFonts w:eastAsia="Times New Roman"/>
              </w:rPr>
            </w:pPr>
            <w:r>
              <w:rPr>
                <w:rFonts w:eastAsia="Times New Roman"/>
              </w:rPr>
              <w:t>26</w:t>
            </w:r>
          </w:p>
        </w:tc>
        <w:tc>
          <w:tcPr>
            <w:tcW w:w="0" w:type="auto"/>
            <w:vAlign w:val="center"/>
            <w:hideMark/>
          </w:tcPr>
          <w:p w14:paraId="265BCF10" w14:textId="77777777" w:rsidR="00F9174D" w:rsidRDefault="00F9174D">
            <w:pPr>
              <w:rPr>
                <w:rFonts w:eastAsia="Times New Roman"/>
              </w:rPr>
            </w:pPr>
            <w:r>
              <w:rPr>
                <w:rFonts w:eastAsia="Times New Roman"/>
              </w:rPr>
              <w:t>8</w:t>
            </w:r>
          </w:p>
        </w:tc>
      </w:tr>
      <w:tr w:rsidR="00F9174D" w14:paraId="2B771775" w14:textId="77777777">
        <w:trPr>
          <w:divId w:val="1045065514"/>
          <w:tblCellSpacing w:w="15" w:type="dxa"/>
        </w:trPr>
        <w:tc>
          <w:tcPr>
            <w:tcW w:w="0" w:type="auto"/>
            <w:vAlign w:val="center"/>
            <w:hideMark/>
          </w:tcPr>
          <w:p w14:paraId="063DAD05" w14:textId="77777777" w:rsidR="00F9174D" w:rsidRDefault="00F9174D">
            <w:pPr>
              <w:rPr>
                <w:rFonts w:eastAsia="Times New Roman"/>
              </w:rPr>
            </w:pPr>
            <w:r>
              <w:rPr>
                <w:rFonts w:eastAsia="Times New Roman"/>
              </w:rPr>
              <w:t>High Income</w:t>
            </w:r>
          </w:p>
        </w:tc>
        <w:tc>
          <w:tcPr>
            <w:tcW w:w="0" w:type="auto"/>
            <w:vAlign w:val="center"/>
            <w:hideMark/>
          </w:tcPr>
          <w:p w14:paraId="07235D14" w14:textId="77777777" w:rsidR="00F9174D" w:rsidRDefault="00F9174D">
            <w:pPr>
              <w:rPr>
                <w:rFonts w:eastAsia="Times New Roman"/>
              </w:rPr>
            </w:pPr>
            <w:r>
              <w:rPr>
                <w:rFonts w:eastAsia="Times New Roman"/>
              </w:rPr>
              <w:t>Dichotomous variable, R household &gt; $100,000</w:t>
            </w:r>
          </w:p>
        </w:tc>
        <w:tc>
          <w:tcPr>
            <w:tcW w:w="0" w:type="auto"/>
            <w:vAlign w:val="center"/>
            <w:hideMark/>
          </w:tcPr>
          <w:p w14:paraId="72B68DF2" w14:textId="77777777" w:rsidR="00F9174D" w:rsidRDefault="00F9174D">
            <w:pPr>
              <w:rPr>
                <w:rFonts w:eastAsia="Times New Roman"/>
              </w:rPr>
            </w:pPr>
            <w:r>
              <w:rPr>
                <w:rFonts w:eastAsia="Times New Roman"/>
              </w:rPr>
              <w:t>Under $100,000</w:t>
            </w:r>
          </w:p>
        </w:tc>
        <w:tc>
          <w:tcPr>
            <w:tcW w:w="0" w:type="auto"/>
            <w:vAlign w:val="center"/>
            <w:hideMark/>
          </w:tcPr>
          <w:p w14:paraId="60707A44" w14:textId="77777777" w:rsidR="00F9174D" w:rsidRDefault="00F9174D">
            <w:pPr>
              <w:rPr>
                <w:rFonts w:eastAsia="Times New Roman"/>
              </w:rPr>
            </w:pPr>
            <w:r>
              <w:rPr>
                <w:rFonts w:eastAsia="Times New Roman"/>
              </w:rPr>
              <w:t>74</w:t>
            </w:r>
          </w:p>
        </w:tc>
        <w:tc>
          <w:tcPr>
            <w:tcW w:w="0" w:type="auto"/>
            <w:vAlign w:val="center"/>
            <w:hideMark/>
          </w:tcPr>
          <w:p w14:paraId="560F7E8F" w14:textId="77777777" w:rsidR="00F9174D" w:rsidRDefault="00F9174D">
            <w:pPr>
              <w:rPr>
                <w:rFonts w:eastAsia="Times New Roman"/>
              </w:rPr>
            </w:pPr>
            <w:r>
              <w:rPr>
                <w:rFonts w:eastAsia="Times New Roman"/>
              </w:rPr>
              <w:t>92</w:t>
            </w:r>
          </w:p>
        </w:tc>
      </w:tr>
      <w:tr w:rsidR="00F9174D" w14:paraId="4D0E54E6" w14:textId="77777777">
        <w:trPr>
          <w:divId w:val="1045065514"/>
          <w:tblCellSpacing w:w="15" w:type="dxa"/>
        </w:trPr>
        <w:tc>
          <w:tcPr>
            <w:tcW w:w="0" w:type="auto"/>
            <w:vAlign w:val="center"/>
            <w:hideMark/>
          </w:tcPr>
          <w:p w14:paraId="12CB9F60" w14:textId="77777777" w:rsidR="00F9174D" w:rsidRDefault="00F9174D">
            <w:pPr>
              <w:rPr>
                <w:rFonts w:eastAsia="Times New Roman"/>
              </w:rPr>
            </w:pPr>
            <w:r>
              <w:rPr>
                <w:rFonts w:eastAsia="Times New Roman"/>
              </w:rPr>
              <w:t>Francophone</w:t>
            </w:r>
          </w:p>
        </w:tc>
        <w:tc>
          <w:tcPr>
            <w:tcW w:w="0" w:type="auto"/>
            <w:vAlign w:val="center"/>
            <w:hideMark/>
          </w:tcPr>
          <w:p w14:paraId="28ADDE5F" w14:textId="77777777" w:rsidR="00F9174D" w:rsidRDefault="00F9174D">
            <w:pPr>
              <w:rPr>
                <w:rFonts w:eastAsia="Times New Roman"/>
              </w:rPr>
            </w:pPr>
            <w:r>
              <w:rPr>
                <w:rFonts w:eastAsia="Times New Roman"/>
              </w:rPr>
              <w:t>Dichotomous variable, R is francophone</w:t>
            </w:r>
          </w:p>
        </w:tc>
        <w:tc>
          <w:tcPr>
            <w:tcW w:w="0" w:type="auto"/>
            <w:vAlign w:val="center"/>
            <w:hideMark/>
          </w:tcPr>
          <w:p w14:paraId="3138BAB4" w14:textId="77777777" w:rsidR="00F9174D" w:rsidRDefault="00F9174D">
            <w:pPr>
              <w:rPr>
                <w:rFonts w:eastAsia="Times New Roman"/>
              </w:rPr>
            </w:pPr>
            <w:r>
              <w:rPr>
                <w:rFonts w:eastAsia="Times New Roman"/>
              </w:rPr>
              <w:t>Francophone</w:t>
            </w:r>
          </w:p>
        </w:tc>
        <w:tc>
          <w:tcPr>
            <w:tcW w:w="0" w:type="auto"/>
            <w:vAlign w:val="center"/>
            <w:hideMark/>
          </w:tcPr>
          <w:p w14:paraId="685F5D36" w14:textId="77777777" w:rsidR="00F9174D" w:rsidRDefault="00F9174D">
            <w:pPr>
              <w:rPr>
                <w:rFonts w:eastAsia="Times New Roman"/>
              </w:rPr>
            </w:pPr>
            <w:r>
              <w:rPr>
                <w:rFonts w:eastAsia="Times New Roman"/>
              </w:rPr>
              <w:t>10</w:t>
            </w:r>
          </w:p>
        </w:tc>
        <w:tc>
          <w:tcPr>
            <w:tcW w:w="0" w:type="auto"/>
            <w:vAlign w:val="center"/>
            <w:hideMark/>
          </w:tcPr>
          <w:p w14:paraId="2D87C7F2" w14:textId="77777777" w:rsidR="00F9174D" w:rsidRDefault="00F9174D">
            <w:pPr>
              <w:rPr>
                <w:rFonts w:eastAsia="Times New Roman"/>
              </w:rPr>
            </w:pPr>
            <w:r>
              <w:rPr>
                <w:rFonts w:eastAsia="Times New Roman"/>
              </w:rPr>
              <w:t>21</w:t>
            </w:r>
          </w:p>
        </w:tc>
      </w:tr>
      <w:tr w:rsidR="00F9174D" w14:paraId="37222A2A" w14:textId="77777777">
        <w:trPr>
          <w:divId w:val="1045065514"/>
          <w:tblCellSpacing w:w="15" w:type="dxa"/>
        </w:trPr>
        <w:tc>
          <w:tcPr>
            <w:tcW w:w="0" w:type="auto"/>
            <w:vAlign w:val="center"/>
            <w:hideMark/>
          </w:tcPr>
          <w:p w14:paraId="39DBC80F" w14:textId="77777777" w:rsidR="00F9174D" w:rsidRDefault="00F9174D">
            <w:pPr>
              <w:rPr>
                <w:rFonts w:eastAsia="Times New Roman"/>
              </w:rPr>
            </w:pPr>
            <w:r>
              <w:rPr>
                <w:rFonts w:eastAsia="Times New Roman"/>
              </w:rPr>
              <w:t>Francophone</w:t>
            </w:r>
          </w:p>
        </w:tc>
        <w:tc>
          <w:tcPr>
            <w:tcW w:w="0" w:type="auto"/>
            <w:vAlign w:val="center"/>
            <w:hideMark/>
          </w:tcPr>
          <w:p w14:paraId="3F96AC62" w14:textId="77777777" w:rsidR="00F9174D" w:rsidRDefault="00F9174D">
            <w:pPr>
              <w:rPr>
                <w:rFonts w:eastAsia="Times New Roman"/>
              </w:rPr>
            </w:pPr>
            <w:r>
              <w:rPr>
                <w:rFonts w:eastAsia="Times New Roman"/>
              </w:rPr>
              <w:t>Dichotomous variable, R is francophone</w:t>
            </w:r>
          </w:p>
        </w:tc>
        <w:tc>
          <w:tcPr>
            <w:tcW w:w="0" w:type="auto"/>
            <w:vAlign w:val="center"/>
            <w:hideMark/>
          </w:tcPr>
          <w:p w14:paraId="126009A4" w14:textId="77777777" w:rsidR="00F9174D" w:rsidRDefault="00F9174D">
            <w:pPr>
              <w:rPr>
                <w:rFonts w:eastAsia="Times New Roman"/>
              </w:rPr>
            </w:pPr>
            <w:r>
              <w:rPr>
                <w:rFonts w:eastAsia="Times New Roman"/>
              </w:rPr>
              <w:t>Not Francophone</w:t>
            </w:r>
          </w:p>
        </w:tc>
        <w:tc>
          <w:tcPr>
            <w:tcW w:w="0" w:type="auto"/>
            <w:vAlign w:val="center"/>
            <w:hideMark/>
          </w:tcPr>
          <w:p w14:paraId="095E8A7C" w14:textId="77777777" w:rsidR="00F9174D" w:rsidRDefault="00F9174D">
            <w:pPr>
              <w:rPr>
                <w:rFonts w:eastAsia="Times New Roman"/>
              </w:rPr>
            </w:pPr>
            <w:r>
              <w:rPr>
                <w:rFonts w:eastAsia="Times New Roman"/>
              </w:rPr>
              <w:t>90</w:t>
            </w:r>
          </w:p>
        </w:tc>
        <w:tc>
          <w:tcPr>
            <w:tcW w:w="0" w:type="auto"/>
            <w:vAlign w:val="center"/>
            <w:hideMark/>
          </w:tcPr>
          <w:p w14:paraId="0AF3697A" w14:textId="77777777" w:rsidR="00F9174D" w:rsidRDefault="00F9174D">
            <w:pPr>
              <w:rPr>
                <w:rFonts w:eastAsia="Times New Roman"/>
              </w:rPr>
            </w:pPr>
            <w:r>
              <w:rPr>
                <w:rFonts w:eastAsia="Times New Roman"/>
              </w:rPr>
              <w:t>79</w:t>
            </w:r>
          </w:p>
        </w:tc>
      </w:tr>
      <w:tr w:rsidR="00F9174D" w14:paraId="7BEBCF79" w14:textId="77777777">
        <w:trPr>
          <w:divId w:val="1045065514"/>
          <w:tblCellSpacing w:w="15" w:type="dxa"/>
        </w:trPr>
        <w:tc>
          <w:tcPr>
            <w:tcW w:w="0" w:type="auto"/>
            <w:vAlign w:val="center"/>
            <w:hideMark/>
          </w:tcPr>
          <w:p w14:paraId="34B8539E" w14:textId="77777777" w:rsidR="00F9174D" w:rsidRDefault="00F9174D">
            <w:pPr>
              <w:rPr>
                <w:rFonts w:eastAsia="Times New Roman"/>
              </w:rPr>
            </w:pPr>
            <w:r>
              <w:rPr>
                <w:rFonts w:eastAsia="Times New Roman"/>
              </w:rPr>
              <w:t>Rural</w:t>
            </w:r>
          </w:p>
        </w:tc>
        <w:tc>
          <w:tcPr>
            <w:tcW w:w="0" w:type="auto"/>
            <w:vAlign w:val="center"/>
            <w:hideMark/>
          </w:tcPr>
          <w:p w14:paraId="1E6C9D62" w14:textId="77777777" w:rsidR="00F9174D" w:rsidRDefault="00F9174D">
            <w:pPr>
              <w:rPr>
                <w:rFonts w:eastAsia="Times New Roman"/>
              </w:rPr>
            </w:pPr>
            <w:r>
              <w:rPr>
                <w:rFonts w:eastAsia="Times New Roman"/>
              </w:rPr>
              <w:t>Dichotomous variable, R lives in a rural neighborhood</w:t>
            </w:r>
          </w:p>
        </w:tc>
        <w:tc>
          <w:tcPr>
            <w:tcW w:w="0" w:type="auto"/>
            <w:vAlign w:val="center"/>
            <w:hideMark/>
          </w:tcPr>
          <w:p w14:paraId="47DE68EE" w14:textId="77777777" w:rsidR="00F9174D" w:rsidRDefault="00F9174D">
            <w:pPr>
              <w:rPr>
                <w:rFonts w:eastAsia="Times New Roman"/>
              </w:rPr>
            </w:pPr>
            <w:r>
              <w:rPr>
                <w:rFonts w:eastAsia="Times New Roman"/>
              </w:rPr>
              <w:t>Not Rural</w:t>
            </w:r>
          </w:p>
        </w:tc>
        <w:tc>
          <w:tcPr>
            <w:tcW w:w="0" w:type="auto"/>
            <w:vAlign w:val="center"/>
            <w:hideMark/>
          </w:tcPr>
          <w:p w14:paraId="3A6C525F" w14:textId="77777777" w:rsidR="00F9174D" w:rsidRDefault="00F9174D">
            <w:pPr>
              <w:rPr>
                <w:rFonts w:eastAsia="Times New Roman"/>
              </w:rPr>
            </w:pPr>
            <w:r>
              <w:rPr>
                <w:rFonts w:eastAsia="Times New Roman"/>
              </w:rPr>
              <w:t>68</w:t>
            </w:r>
          </w:p>
        </w:tc>
        <w:tc>
          <w:tcPr>
            <w:tcW w:w="0" w:type="auto"/>
            <w:vAlign w:val="center"/>
            <w:hideMark/>
          </w:tcPr>
          <w:p w14:paraId="68A0CD2B" w14:textId="77777777" w:rsidR="00F9174D" w:rsidRDefault="00F9174D">
            <w:pPr>
              <w:rPr>
                <w:rFonts w:eastAsia="Times New Roman"/>
              </w:rPr>
            </w:pPr>
            <w:r>
              <w:rPr>
                <w:rFonts w:eastAsia="Times New Roman"/>
              </w:rPr>
              <w:t>81</w:t>
            </w:r>
          </w:p>
        </w:tc>
      </w:tr>
      <w:tr w:rsidR="00F9174D" w14:paraId="225245D8" w14:textId="77777777">
        <w:trPr>
          <w:divId w:val="1045065514"/>
          <w:tblCellSpacing w:w="15" w:type="dxa"/>
        </w:trPr>
        <w:tc>
          <w:tcPr>
            <w:tcW w:w="0" w:type="auto"/>
            <w:vAlign w:val="center"/>
            <w:hideMark/>
          </w:tcPr>
          <w:p w14:paraId="20834188" w14:textId="77777777" w:rsidR="00F9174D" w:rsidRDefault="00F9174D">
            <w:pPr>
              <w:rPr>
                <w:rFonts w:eastAsia="Times New Roman"/>
              </w:rPr>
            </w:pPr>
            <w:r>
              <w:rPr>
                <w:rFonts w:eastAsia="Times New Roman"/>
              </w:rPr>
              <w:t>Rural</w:t>
            </w:r>
          </w:p>
        </w:tc>
        <w:tc>
          <w:tcPr>
            <w:tcW w:w="0" w:type="auto"/>
            <w:vAlign w:val="center"/>
            <w:hideMark/>
          </w:tcPr>
          <w:p w14:paraId="6675B986" w14:textId="77777777" w:rsidR="00F9174D" w:rsidRDefault="00F9174D">
            <w:pPr>
              <w:rPr>
                <w:rFonts w:eastAsia="Times New Roman"/>
              </w:rPr>
            </w:pPr>
            <w:r>
              <w:rPr>
                <w:rFonts w:eastAsia="Times New Roman"/>
              </w:rPr>
              <w:t>Dichotomous variable, R lives in a rural neighborhood</w:t>
            </w:r>
          </w:p>
        </w:tc>
        <w:tc>
          <w:tcPr>
            <w:tcW w:w="0" w:type="auto"/>
            <w:vAlign w:val="center"/>
            <w:hideMark/>
          </w:tcPr>
          <w:p w14:paraId="4D5B2F95" w14:textId="77777777" w:rsidR="00F9174D" w:rsidRDefault="00F9174D">
            <w:pPr>
              <w:rPr>
                <w:rFonts w:eastAsia="Times New Roman"/>
              </w:rPr>
            </w:pPr>
            <w:r>
              <w:rPr>
                <w:rFonts w:eastAsia="Times New Roman"/>
              </w:rPr>
              <w:t>Rural</w:t>
            </w:r>
          </w:p>
        </w:tc>
        <w:tc>
          <w:tcPr>
            <w:tcW w:w="0" w:type="auto"/>
            <w:vAlign w:val="center"/>
            <w:hideMark/>
          </w:tcPr>
          <w:p w14:paraId="3E3D422B" w14:textId="77777777" w:rsidR="00F9174D" w:rsidRDefault="00F9174D">
            <w:pPr>
              <w:rPr>
                <w:rFonts w:eastAsia="Times New Roman"/>
              </w:rPr>
            </w:pPr>
            <w:r>
              <w:rPr>
                <w:rFonts w:eastAsia="Times New Roman"/>
              </w:rPr>
              <w:t>32</w:t>
            </w:r>
          </w:p>
        </w:tc>
        <w:tc>
          <w:tcPr>
            <w:tcW w:w="0" w:type="auto"/>
            <w:vAlign w:val="center"/>
            <w:hideMark/>
          </w:tcPr>
          <w:p w14:paraId="4F2039B2" w14:textId="77777777" w:rsidR="00F9174D" w:rsidRDefault="00F9174D">
            <w:pPr>
              <w:rPr>
                <w:rFonts w:eastAsia="Times New Roman"/>
              </w:rPr>
            </w:pPr>
            <w:r>
              <w:rPr>
                <w:rFonts w:eastAsia="Times New Roman"/>
              </w:rPr>
              <w:t>19</w:t>
            </w:r>
          </w:p>
        </w:tc>
      </w:tr>
      <w:tr w:rsidR="00F9174D" w14:paraId="65683D28" w14:textId="77777777">
        <w:trPr>
          <w:divId w:val="1045065514"/>
          <w:tblCellSpacing w:w="15" w:type="dxa"/>
        </w:trPr>
        <w:tc>
          <w:tcPr>
            <w:tcW w:w="0" w:type="auto"/>
            <w:vAlign w:val="center"/>
            <w:hideMark/>
          </w:tcPr>
          <w:p w14:paraId="494E43B0" w14:textId="77777777" w:rsidR="00F9174D" w:rsidRDefault="00F9174D">
            <w:pPr>
              <w:rPr>
                <w:rFonts w:eastAsia="Times New Roman"/>
              </w:rPr>
            </w:pPr>
            <w:r>
              <w:rPr>
                <w:rFonts w:eastAsia="Times New Roman"/>
              </w:rPr>
              <w:t>Degree</w:t>
            </w:r>
          </w:p>
        </w:tc>
        <w:tc>
          <w:tcPr>
            <w:tcW w:w="0" w:type="auto"/>
            <w:vAlign w:val="center"/>
            <w:hideMark/>
          </w:tcPr>
          <w:p w14:paraId="5A879712" w14:textId="77777777" w:rsidR="00F9174D" w:rsidRDefault="00F9174D">
            <w:pPr>
              <w:rPr>
                <w:rFonts w:eastAsia="Times New Roman"/>
              </w:rPr>
            </w:pPr>
            <w:r>
              <w:rPr>
                <w:rFonts w:eastAsia="Times New Roman"/>
              </w:rPr>
              <w:t>Dichotomous variable, R has university degree</w:t>
            </w:r>
          </w:p>
        </w:tc>
        <w:tc>
          <w:tcPr>
            <w:tcW w:w="0" w:type="auto"/>
            <w:vAlign w:val="center"/>
            <w:hideMark/>
          </w:tcPr>
          <w:p w14:paraId="1EBB691B" w14:textId="77777777" w:rsidR="00F9174D" w:rsidRDefault="00F9174D">
            <w:pPr>
              <w:rPr>
                <w:rFonts w:eastAsia="Times New Roman"/>
              </w:rPr>
            </w:pPr>
            <w:r>
              <w:rPr>
                <w:rFonts w:eastAsia="Times New Roman"/>
              </w:rPr>
              <w:t>Degree</w:t>
            </w:r>
          </w:p>
        </w:tc>
        <w:tc>
          <w:tcPr>
            <w:tcW w:w="0" w:type="auto"/>
            <w:vAlign w:val="center"/>
            <w:hideMark/>
          </w:tcPr>
          <w:p w14:paraId="16BBE2F0" w14:textId="77777777" w:rsidR="00F9174D" w:rsidRDefault="00F9174D">
            <w:pPr>
              <w:rPr>
                <w:rFonts w:eastAsia="Times New Roman"/>
              </w:rPr>
            </w:pPr>
            <w:r>
              <w:rPr>
                <w:rFonts w:eastAsia="Times New Roman"/>
              </w:rPr>
              <w:t>41</w:t>
            </w:r>
          </w:p>
        </w:tc>
        <w:tc>
          <w:tcPr>
            <w:tcW w:w="0" w:type="auto"/>
            <w:vAlign w:val="center"/>
            <w:hideMark/>
          </w:tcPr>
          <w:p w14:paraId="40FDD885" w14:textId="77777777" w:rsidR="00F9174D" w:rsidRDefault="00F9174D">
            <w:pPr>
              <w:rPr>
                <w:rFonts w:eastAsia="Times New Roman"/>
              </w:rPr>
            </w:pPr>
            <w:r>
              <w:rPr>
                <w:rFonts w:eastAsia="Times New Roman"/>
              </w:rPr>
              <w:t>19</w:t>
            </w:r>
          </w:p>
        </w:tc>
      </w:tr>
      <w:tr w:rsidR="00F9174D" w14:paraId="43F82490" w14:textId="77777777">
        <w:trPr>
          <w:divId w:val="1045065514"/>
          <w:tblCellSpacing w:w="15" w:type="dxa"/>
        </w:trPr>
        <w:tc>
          <w:tcPr>
            <w:tcW w:w="0" w:type="auto"/>
            <w:vAlign w:val="center"/>
            <w:hideMark/>
          </w:tcPr>
          <w:p w14:paraId="6AFF1560" w14:textId="77777777" w:rsidR="00F9174D" w:rsidRDefault="00F9174D">
            <w:pPr>
              <w:rPr>
                <w:rFonts w:eastAsia="Times New Roman"/>
              </w:rPr>
            </w:pPr>
            <w:r>
              <w:rPr>
                <w:rFonts w:eastAsia="Times New Roman"/>
              </w:rPr>
              <w:t>Degree</w:t>
            </w:r>
          </w:p>
        </w:tc>
        <w:tc>
          <w:tcPr>
            <w:tcW w:w="0" w:type="auto"/>
            <w:vAlign w:val="center"/>
            <w:hideMark/>
          </w:tcPr>
          <w:p w14:paraId="56E3E8A7" w14:textId="77777777" w:rsidR="00F9174D" w:rsidRDefault="00F9174D">
            <w:pPr>
              <w:rPr>
                <w:rFonts w:eastAsia="Times New Roman"/>
              </w:rPr>
            </w:pPr>
            <w:r>
              <w:rPr>
                <w:rFonts w:eastAsia="Times New Roman"/>
              </w:rPr>
              <w:t>Dichotomous variable, R has university degree</w:t>
            </w:r>
          </w:p>
        </w:tc>
        <w:tc>
          <w:tcPr>
            <w:tcW w:w="0" w:type="auto"/>
            <w:vAlign w:val="center"/>
            <w:hideMark/>
          </w:tcPr>
          <w:p w14:paraId="0061345A" w14:textId="77777777" w:rsidR="00F9174D" w:rsidRDefault="00F9174D">
            <w:pPr>
              <w:rPr>
                <w:rFonts w:eastAsia="Times New Roman"/>
              </w:rPr>
            </w:pPr>
            <w:r>
              <w:rPr>
                <w:rFonts w:eastAsia="Times New Roman"/>
              </w:rPr>
              <w:t>No Degree</w:t>
            </w:r>
          </w:p>
        </w:tc>
        <w:tc>
          <w:tcPr>
            <w:tcW w:w="0" w:type="auto"/>
            <w:vAlign w:val="center"/>
            <w:hideMark/>
          </w:tcPr>
          <w:p w14:paraId="2C220077" w14:textId="77777777" w:rsidR="00F9174D" w:rsidRDefault="00F9174D">
            <w:pPr>
              <w:rPr>
                <w:rFonts w:eastAsia="Times New Roman"/>
              </w:rPr>
            </w:pPr>
            <w:r>
              <w:rPr>
                <w:rFonts w:eastAsia="Times New Roman"/>
              </w:rPr>
              <w:t>59</w:t>
            </w:r>
          </w:p>
        </w:tc>
        <w:tc>
          <w:tcPr>
            <w:tcW w:w="0" w:type="auto"/>
            <w:vAlign w:val="center"/>
            <w:hideMark/>
          </w:tcPr>
          <w:p w14:paraId="2F78AFAC" w14:textId="77777777" w:rsidR="00F9174D" w:rsidRDefault="00F9174D">
            <w:pPr>
              <w:rPr>
                <w:rFonts w:eastAsia="Times New Roman"/>
              </w:rPr>
            </w:pPr>
            <w:r>
              <w:rPr>
                <w:rFonts w:eastAsia="Times New Roman"/>
              </w:rPr>
              <w:t>81</w:t>
            </w:r>
          </w:p>
        </w:tc>
      </w:tr>
      <w:tr w:rsidR="00F9174D" w14:paraId="7E3106CF" w14:textId="77777777">
        <w:trPr>
          <w:divId w:val="1045065514"/>
          <w:tblCellSpacing w:w="15" w:type="dxa"/>
        </w:trPr>
        <w:tc>
          <w:tcPr>
            <w:tcW w:w="0" w:type="auto"/>
            <w:vAlign w:val="center"/>
            <w:hideMark/>
          </w:tcPr>
          <w:p w14:paraId="219F824E" w14:textId="77777777" w:rsidR="00F9174D" w:rsidRDefault="00F9174D">
            <w:pPr>
              <w:rPr>
                <w:rFonts w:eastAsia="Times New Roman"/>
              </w:rPr>
            </w:pPr>
            <w:r>
              <w:rPr>
                <w:rFonts w:eastAsia="Times New Roman"/>
              </w:rPr>
              <w:t>Female</w:t>
            </w:r>
          </w:p>
        </w:tc>
        <w:tc>
          <w:tcPr>
            <w:tcW w:w="0" w:type="auto"/>
            <w:vAlign w:val="center"/>
            <w:hideMark/>
          </w:tcPr>
          <w:p w14:paraId="7F56A394" w14:textId="77777777" w:rsidR="00F9174D" w:rsidRDefault="00F9174D">
            <w:pPr>
              <w:rPr>
                <w:rFonts w:eastAsia="Times New Roman"/>
              </w:rPr>
            </w:pPr>
            <w:r>
              <w:rPr>
                <w:rFonts w:eastAsia="Times New Roman"/>
              </w:rPr>
              <w:t>Dichotomous variable, R is female</w:t>
            </w:r>
          </w:p>
        </w:tc>
        <w:tc>
          <w:tcPr>
            <w:tcW w:w="0" w:type="auto"/>
            <w:vAlign w:val="center"/>
            <w:hideMark/>
          </w:tcPr>
          <w:p w14:paraId="39CE5C47" w14:textId="77777777" w:rsidR="00F9174D" w:rsidRDefault="00F9174D">
            <w:pPr>
              <w:rPr>
                <w:rFonts w:eastAsia="Times New Roman"/>
              </w:rPr>
            </w:pPr>
            <w:r>
              <w:rPr>
                <w:rFonts w:eastAsia="Times New Roman"/>
              </w:rPr>
              <w:t>Female</w:t>
            </w:r>
          </w:p>
        </w:tc>
        <w:tc>
          <w:tcPr>
            <w:tcW w:w="0" w:type="auto"/>
            <w:vAlign w:val="center"/>
            <w:hideMark/>
          </w:tcPr>
          <w:p w14:paraId="3CB6DED8" w14:textId="77777777" w:rsidR="00F9174D" w:rsidRDefault="00F9174D">
            <w:pPr>
              <w:rPr>
                <w:rFonts w:eastAsia="Times New Roman"/>
              </w:rPr>
            </w:pPr>
            <w:r>
              <w:rPr>
                <w:rFonts w:eastAsia="Times New Roman"/>
              </w:rPr>
              <w:t>51</w:t>
            </w:r>
          </w:p>
        </w:tc>
        <w:tc>
          <w:tcPr>
            <w:tcW w:w="0" w:type="auto"/>
            <w:vAlign w:val="center"/>
            <w:hideMark/>
          </w:tcPr>
          <w:p w14:paraId="4E8FD025" w14:textId="77777777" w:rsidR="00F9174D" w:rsidRDefault="00F9174D">
            <w:pPr>
              <w:rPr>
                <w:rFonts w:eastAsia="Times New Roman"/>
              </w:rPr>
            </w:pPr>
            <w:r>
              <w:rPr>
                <w:rFonts w:eastAsia="Times New Roman"/>
              </w:rPr>
              <w:t>51</w:t>
            </w:r>
          </w:p>
        </w:tc>
      </w:tr>
      <w:tr w:rsidR="00F9174D" w14:paraId="1545206C" w14:textId="77777777">
        <w:trPr>
          <w:divId w:val="1045065514"/>
          <w:tblCellSpacing w:w="15" w:type="dxa"/>
        </w:trPr>
        <w:tc>
          <w:tcPr>
            <w:tcW w:w="0" w:type="auto"/>
            <w:vAlign w:val="center"/>
            <w:hideMark/>
          </w:tcPr>
          <w:p w14:paraId="39DF3E91" w14:textId="77777777" w:rsidR="00F9174D" w:rsidRDefault="00F9174D">
            <w:pPr>
              <w:rPr>
                <w:rFonts w:eastAsia="Times New Roman"/>
              </w:rPr>
            </w:pPr>
            <w:r>
              <w:rPr>
                <w:rFonts w:eastAsia="Times New Roman"/>
              </w:rPr>
              <w:t>Female</w:t>
            </w:r>
          </w:p>
        </w:tc>
        <w:tc>
          <w:tcPr>
            <w:tcW w:w="0" w:type="auto"/>
            <w:vAlign w:val="center"/>
            <w:hideMark/>
          </w:tcPr>
          <w:p w14:paraId="447014D2" w14:textId="77777777" w:rsidR="00F9174D" w:rsidRDefault="00F9174D">
            <w:pPr>
              <w:rPr>
                <w:rFonts w:eastAsia="Times New Roman"/>
              </w:rPr>
            </w:pPr>
            <w:r>
              <w:rPr>
                <w:rFonts w:eastAsia="Times New Roman"/>
              </w:rPr>
              <w:t>Dichotomous variable, R is female</w:t>
            </w:r>
          </w:p>
        </w:tc>
        <w:tc>
          <w:tcPr>
            <w:tcW w:w="0" w:type="auto"/>
            <w:vAlign w:val="center"/>
            <w:hideMark/>
          </w:tcPr>
          <w:p w14:paraId="1ADB9575" w14:textId="77777777" w:rsidR="00F9174D" w:rsidRDefault="00F9174D">
            <w:pPr>
              <w:rPr>
                <w:rFonts w:eastAsia="Times New Roman"/>
              </w:rPr>
            </w:pPr>
            <w:r>
              <w:rPr>
                <w:rFonts w:eastAsia="Times New Roman"/>
              </w:rPr>
              <w:t>Not Female</w:t>
            </w:r>
          </w:p>
        </w:tc>
        <w:tc>
          <w:tcPr>
            <w:tcW w:w="0" w:type="auto"/>
            <w:vAlign w:val="center"/>
            <w:hideMark/>
          </w:tcPr>
          <w:p w14:paraId="750162D2" w14:textId="77777777" w:rsidR="00F9174D" w:rsidRDefault="00F9174D">
            <w:pPr>
              <w:rPr>
                <w:rFonts w:eastAsia="Times New Roman"/>
              </w:rPr>
            </w:pPr>
            <w:r>
              <w:rPr>
                <w:rFonts w:eastAsia="Times New Roman"/>
              </w:rPr>
              <w:t>49</w:t>
            </w:r>
          </w:p>
        </w:tc>
        <w:tc>
          <w:tcPr>
            <w:tcW w:w="0" w:type="auto"/>
            <w:vAlign w:val="center"/>
            <w:hideMark/>
          </w:tcPr>
          <w:p w14:paraId="513910C4" w14:textId="77777777" w:rsidR="00F9174D" w:rsidRDefault="00F9174D">
            <w:pPr>
              <w:rPr>
                <w:rFonts w:eastAsia="Times New Roman"/>
              </w:rPr>
            </w:pPr>
            <w:r>
              <w:rPr>
                <w:rFonts w:eastAsia="Times New Roman"/>
              </w:rPr>
              <w:t>49</w:t>
            </w:r>
          </w:p>
        </w:tc>
      </w:tr>
      <w:tr w:rsidR="00F9174D" w14:paraId="4EEB0A83" w14:textId="77777777">
        <w:trPr>
          <w:divId w:val="1045065514"/>
          <w:tblCellSpacing w:w="15" w:type="dxa"/>
        </w:trPr>
        <w:tc>
          <w:tcPr>
            <w:tcW w:w="0" w:type="auto"/>
            <w:vAlign w:val="center"/>
            <w:hideMark/>
          </w:tcPr>
          <w:p w14:paraId="17F99452" w14:textId="77777777" w:rsidR="00F9174D" w:rsidRDefault="00F9174D">
            <w:pPr>
              <w:rPr>
                <w:rFonts w:eastAsia="Times New Roman"/>
              </w:rPr>
            </w:pPr>
            <w:r>
              <w:rPr>
                <w:rFonts w:eastAsia="Times New Roman"/>
              </w:rPr>
              <w:t>Province</w:t>
            </w:r>
          </w:p>
        </w:tc>
        <w:tc>
          <w:tcPr>
            <w:tcW w:w="0" w:type="auto"/>
            <w:vAlign w:val="center"/>
            <w:hideMark/>
          </w:tcPr>
          <w:p w14:paraId="5CBBD365" w14:textId="77777777" w:rsidR="00F9174D" w:rsidRDefault="00F9174D">
            <w:pPr>
              <w:rPr>
                <w:rFonts w:eastAsia="Times New Roman"/>
              </w:rPr>
            </w:pPr>
            <w:r>
              <w:rPr>
                <w:rFonts w:eastAsia="Times New Roman"/>
              </w:rPr>
              <w:t>Province of Residence</w:t>
            </w:r>
          </w:p>
        </w:tc>
        <w:tc>
          <w:tcPr>
            <w:tcW w:w="0" w:type="auto"/>
            <w:vAlign w:val="center"/>
            <w:hideMark/>
          </w:tcPr>
          <w:p w14:paraId="2CA9C014" w14:textId="77777777" w:rsidR="00F9174D" w:rsidRDefault="00F9174D">
            <w:pPr>
              <w:rPr>
                <w:rFonts w:eastAsia="Times New Roman"/>
              </w:rPr>
            </w:pPr>
            <w:r>
              <w:rPr>
                <w:rFonts w:eastAsia="Times New Roman"/>
              </w:rPr>
              <w:t>Alberta</w:t>
            </w:r>
          </w:p>
        </w:tc>
        <w:tc>
          <w:tcPr>
            <w:tcW w:w="0" w:type="auto"/>
            <w:vAlign w:val="center"/>
            <w:hideMark/>
          </w:tcPr>
          <w:p w14:paraId="073A98CF" w14:textId="77777777" w:rsidR="00F9174D" w:rsidRDefault="00F9174D">
            <w:pPr>
              <w:rPr>
                <w:rFonts w:eastAsia="Times New Roman"/>
              </w:rPr>
            </w:pPr>
            <w:r>
              <w:rPr>
                <w:rFonts w:eastAsia="Times New Roman"/>
              </w:rPr>
              <w:t>11</w:t>
            </w:r>
          </w:p>
        </w:tc>
        <w:tc>
          <w:tcPr>
            <w:tcW w:w="0" w:type="auto"/>
            <w:vAlign w:val="center"/>
            <w:hideMark/>
          </w:tcPr>
          <w:p w14:paraId="6E04F2FF" w14:textId="77777777" w:rsidR="00F9174D" w:rsidRDefault="00F9174D">
            <w:pPr>
              <w:rPr>
                <w:rFonts w:eastAsia="Times New Roman"/>
              </w:rPr>
            </w:pPr>
            <w:r>
              <w:rPr>
                <w:rFonts w:eastAsia="Times New Roman"/>
              </w:rPr>
              <w:t>12</w:t>
            </w:r>
          </w:p>
        </w:tc>
      </w:tr>
      <w:tr w:rsidR="00F9174D" w14:paraId="5169821F" w14:textId="77777777">
        <w:trPr>
          <w:divId w:val="1045065514"/>
          <w:tblCellSpacing w:w="15" w:type="dxa"/>
        </w:trPr>
        <w:tc>
          <w:tcPr>
            <w:tcW w:w="0" w:type="auto"/>
            <w:vAlign w:val="center"/>
            <w:hideMark/>
          </w:tcPr>
          <w:p w14:paraId="29FF1065" w14:textId="77777777" w:rsidR="00F9174D" w:rsidRDefault="00F9174D">
            <w:pPr>
              <w:rPr>
                <w:rFonts w:eastAsia="Times New Roman"/>
              </w:rPr>
            </w:pPr>
            <w:r>
              <w:rPr>
                <w:rFonts w:eastAsia="Times New Roman"/>
              </w:rPr>
              <w:t>Province</w:t>
            </w:r>
          </w:p>
        </w:tc>
        <w:tc>
          <w:tcPr>
            <w:tcW w:w="0" w:type="auto"/>
            <w:vAlign w:val="center"/>
            <w:hideMark/>
          </w:tcPr>
          <w:p w14:paraId="3924AD23" w14:textId="77777777" w:rsidR="00F9174D" w:rsidRDefault="00F9174D">
            <w:pPr>
              <w:rPr>
                <w:rFonts w:eastAsia="Times New Roman"/>
              </w:rPr>
            </w:pPr>
            <w:r>
              <w:rPr>
                <w:rFonts w:eastAsia="Times New Roman"/>
              </w:rPr>
              <w:t>Province of Residence</w:t>
            </w:r>
          </w:p>
        </w:tc>
        <w:tc>
          <w:tcPr>
            <w:tcW w:w="0" w:type="auto"/>
            <w:vAlign w:val="center"/>
            <w:hideMark/>
          </w:tcPr>
          <w:p w14:paraId="4F12E544" w14:textId="77777777" w:rsidR="00F9174D" w:rsidRDefault="00F9174D">
            <w:pPr>
              <w:rPr>
                <w:rFonts w:eastAsia="Times New Roman"/>
              </w:rPr>
            </w:pPr>
            <w:r>
              <w:rPr>
                <w:rFonts w:eastAsia="Times New Roman"/>
              </w:rPr>
              <w:t>British Columbia</w:t>
            </w:r>
          </w:p>
        </w:tc>
        <w:tc>
          <w:tcPr>
            <w:tcW w:w="0" w:type="auto"/>
            <w:vAlign w:val="center"/>
            <w:hideMark/>
          </w:tcPr>
          <w:p w14:paraId="22F23B78" w14:textId="77777777" w:rsidR="00F9174D" w:rsidRDefault="00F9174D">
            <w:pPr>
              <w:rPr>
                <w:rFonts w:eastAsia="Times New Roman"/>
              </w:rPr>
            </w:pPr>
            <w:r>
              <w:rPr>
                <w:rFonts w:eastAsia="Times New Roman"/>
              </w:rPr>
              <w:t>12</w:t>
            </w:r>
          </w:p>
        </w:tc>
        <w:tc>
          <w:tcPr>
            <w:tcW w:w="0" w:type="auto"/>
            <w:vAlign w:val="center"/>
            <w:hideMark/>
          </w:tcPr>
          <w:p w14:paraId="41E0354C" w14:textId="77777777" w:rsidR="00F9174D" w:rsidRDefault="00F9174D">
            <w:pPr>
              <w:rPr>
                <w:rFonts w:eastAsia="Times New Roman"/>
              </w:rPr>
            </w:pPr>
            <w:r>
              <w:rPr>
                <w:rFonts w:eastAsia="Times New Roman"/>
              </w:rPr>
              <w:t>13</w:t>
            </w:r>
          </w:p>
        </w:tc>
      </w:tr>
      <w:tr w:rsidR="00F9174D" w14:paraId="3A95990C" w14:textId="77777777">
        <w:trPr>
          <w:divId w:val="1045065514"/>
          <w:tblCellSpacing w:w="15" w:type="dxa"/>
        </w:trPr>
        <w:tc>
          <w:tcPr>
            <w:tcW w:w="0" w:type="auto"/>
            <w:vAlign w:val="center"/>
            <w:hideMark/>
          </w:tcPr>
          <w:p w14:paraId="57B1AD1C" w14:textId="77777777" w:rsidR="00F9174D" w:rsidRDefault="00F9174D">
            <w:pPr>
              <w:rPr>
                <w:rFonts w:eastAsia="Times New Roman"/>
              </w:rPr>
            </w:pPr>
            <w:r>
              <w:rPr>
                <w:rFonts w:eastAsia="Times New Roman"/>
              </w:rPr>
              <w:t>Province</w:t>
            </w:r>
          </w:p>
        </w:tc>
        <w:tc>
          <w:tcPr>
            <w:tcW w:w="0" w:type="auto"/>
            <w:vAlign w:val="center"/>
            <w:hideMark/>
          </w:tcPr>
          <w:p w14:paraId="564B00CF" w14:textId="77777777" w:rsidR="00F9174D" w:rsidRDefault="00F9174D">
            <w:pPr>
              <w:rPr>
                <w:rFonts w:eastAsia="Times New Roman"/>
              </w:rPr>
            </w:pPr>
            <w:r>
              <w:rPr>
                <w:rFonts w:eastAsia="Times New Roman"/>
              </w:rPr>
              <w:t>Province of Residence</w:t>
            </w:r>
          </w:p>
        </w:tc>
        <w:tc>
          <w:tcPr>
            <w:tcW w:w="0" w:type="auto"/>
            <w:vAlign w:val="center"/>
            <w:hideMark/>
          </w:tcPr>
          <w:p w14:paraId="166AE5C9" w14:textId="77777777" w:rsidR="00F9174D" w:rsidRDefault="00F9174D">
            <w:pPr>
              <w:rPr>
                <w:rFonts w:eastAsia="Times New Roman"/>
              </w:rPr>
            </w:pPr>
            <w:r>
              <w:rPr>
                <w:rFonts w:eastAsia="Times New Roman"/>
              </w:rPr>
              <w:t>Manitoba</w:t>
            </w:r>
          </w:p>
        </w:tc>
        <w:tc>
          <w:tcPr>
            <w:tcW w:w="0" w:type="auto"/>
            <w:vAlign w:val="center"/>
            <w:hideMark/>
          </w:tcPr>
          <w:p w14:paraId="1DFE08AB" w14:textId="77777777" w:rsidR="00F9174D" w:rsidRDefault="00F9174D">
            <w:pPr>
              <w:rPr>
                <w:rFonts w:eastAsia="Times New Roman"/>
              </w:rPr>
            </w:pPr>
            <w:r>
              <w:rPr>
                <w:rFonts w:eastAsia="Times New Roman"/>
              </w:rPr>
              <w:t>4</w:t>
            </w:r>
          </w:p>
        </w:tc>
        <w:tc>
          <w:tcPr>
            <w:tcW w:w="0" w:type="auto"/>
            <w:vAlign w:val="center"/>
            <w:hideMark/>
          </w:tcPr>
          <w:p w14:paraId="359F47E3" w14:textId="77777777" w:rsidR="00F9174D" w:rsidRDefault="00F9174D">
            <w:pPr>
              <w:rPr>
                <w:rFonts w:eastAsia="Times New Roman"/>
              </w:rPr>
            </w:pPr>
            <w:r>
              <w:rPr>
                <w:rFonts w:eastAsia="Times New Roman"/>
              </w:rPr>
              <w:t>4</w:t>
            </w:r>
          </w:p>
        </w:tc>
      </w:tr>
      <w:tr w:rsidR="00F9174D" w14:paraId="46EF0F58" w14:textId="77777777">
        <w:trPr>
          <w:divId w:val="1045065514"/>
          <w:tblCellSpacing w:w="15" w:type="dxa"/>
        </w:trPr>
        <w:tc>
          <w:tcPr>
            <w:tcW w:w="0" w:type="auto"/>
            <w:vAlign w:val="center"/>
            <w:hideMark/>
          </w:tcPr>
          <w:p w14:paraId="181D2313" w14:textId="77777777" w:rsidR="00F9174D" w:rsidRDefault="00F9174D">
            <w:pPr>
              <w:rPr>
                <w:rFonts w:eastAsia="Times New Roman"/>
              </w:rPr>
            </w:pPr>
            <w:r>
              <w:rPr>
                <w:rFonts w:eastAsia="Times New Roman"/>
              </w:rPr>
              <w:t>Province</w:t>
            </w:r>
          </w:p>
        </w:tc>
        <w:tc>
          <w:tcPr>
            <w:tcW w:w="0" w:type="auto"/>
            <w:vAlign w:val="center"/>
            <w:hideMark/>
          </w:tcPr>
          <w:p w14:paraId="30D74ED8" w14:textId="77777777" w:rsidR="00F9174D" w:rsidRDefault="00F9174D">
            <w:pPr>
              <w:rPr>
                <w:rFonts w:eastAsia="Times New Roman"/>
              </w:rPr>
            </w:pPr>
            <w:r>
              <w:rPr>
                <w:rFonts w:eastAsia="Times New Roman"/>
              </w:rPr>
              <w:t>Province of Residence</w:t>
            </w:r>
          </w:p>
        </w:tc>
        <w:tc>
          <w:tcPr>
            <w:tcW w:w="0" w:type="auto"/>
            <w:vAlign w:val="center"/>
            <w:hideMark/>
          </w:tcPr>
          <w:p w14:paraId="4EF87E1F" w14:textId="77777777" w:rsidR="00F9174D" w:rsidRDefault="00F9174D">
            <w:pPr>
              <w:rPr>
                <w:rFonts w:eastAsia="Times New Roman"/>
              </w:rPr>
            </w:pPr>
            <w:r>
              <w:rPr>
                <w:rFonts w:eastAsia="Times New Roman"/>
              </w:rPr>
              <w:t>New Brunswick</w:t>
            </w:r>
          </w:p>
        </w:tc>
        <w:tc>
          <w:tcPr>
            <w:tcW w:w="0" w:type="auto"/>
            <w:vAlign w:val="center"/>
            <w:hideMark/>
          </w:tcPr>
          <w:p w14:paraId="2E0B5A4F" w14:textId="77777777" w:rsidR="00F9174D" w:rsidRDefault="00F9174D">
            <w:pPr>
              <w:rPr>
                <w:rFonts w:eastAsia="Times New Roman"/>
              </w:rPr>
            </w:pPr>
            <w:r>
              <w:rPr>
                <w:rFonts w:eastAsia="Times New Roman"/>
              </w:rPr>
              <w:t>2</w:t>
            </w:r>
          </w:p>
        </w:tc>
        <w:tc>
          <w:tcPr>
            <w:tcW w:w="0" w:type="auto"/>
            <w:vAlign w:val="center"/>
            <w:hideMark/>
          </w:tcPr>
          <w:p w14:paraId="04944386" w14:textId="77777777" w:rsidR="00F9174D" w:rsidRDefault="00F9174D">
            <w:pPr>
              <w:rPr>
                <w:rFonts w:eastAsia="Times New Roman"/>
              </w:rPr>
            </w:pPr>
            <w:r>
              <w:rPr>
                <w:rFonts w:eastAsia="Times New Roman"/>
              </w:rPr>
              <w:t>2</w:t>
            </w:r>
          </w:p>
        </w:tc>
      </w:tr>
      <w:tr w:rsidR="00F9174D" w14:paraId="002B3291" w14:textId="77777777">
        <w:trPr>
          <w:divId w:val="1045065514"/>
          <w:tblCellSpacing w:w="15" w:type="dxa"/>
        </w:trPr>
        <w:tc>
          <w:tcPr>
            <w:tcW w:w="0" w:type="auto"/>
            <w:vAlign w:val="center"/>
            <w:hideMark/>
          </w:tcPr>
          <w:p w14:paraId="5C2C8E7D" w14:textId="77777777" w:rsidR="00F9174D" w:rsidRDefault="00F9174D">
            <w:pPr>
              <w:rPr>
                <w:rFonts w:eastAsia="Times New Roman"/>
              </w:rPr>
            </w:pPr>
            <w:r>
              <w:rPr>
                <w:rFonts w:eastAsia="Times New Roman"/>
              </w:rPr>
              <w:t>Province</w:t>
            </w:r>
          </w:p>
        </w:tc>
        <w:tc>
          <w:tcPr>
            <w:tcW w:w="0" w:type="auto"/>
            <w:vAlign w:val="center"/>
            <w:hideMark/>
          </w:tcPr>
          <w:p w14:paraId="3463445A" w14:textId="77777777" w:rsidR="00F9174D" w:rsidRDefault="00F9174D">
            <w:pPr>
              <w:rPr>
                <w:rFonts w:eastAsia="Times New Roman"/>
              </w:rPr>
            </w:pPr>
            <w:r>
              <w:rPr>
                <w:rFonts w:eastAsia="Times New Roman"/>
              </w:rPr>
              <w:t>Province of Residence</w:t>
            </w:r>
          </w:p>
        </w:tc>
        <w:tc>
          <w:tcPr>
            <w:tcW w:w="0" w:type="auto"/>
            <w:vAlign w:val="center"/>
            <w:hideMark/>
          </w:tcPr>
          <w:p w14:paraId="5F41FC99" w14:textId="77777777" w:rsidR="00F9174D" w:rsidRDefault="00F9174D">
            <w:pPr>
              <w:rPr>
                <w:rFonts w:eastAsia="Times New Roman"/>
              </w:rPr>
            </w:pPr>
            <w:r>
              <w:rPr>
                <w:rFonts w:eastAsia="Times New Roman"/>
              </w:rPr>
              <w:t>Newfoundland and Labrador</w:t>
            </w:r>
          </w:p>
        </w:tc>
        <w:tc>
          <w:tcPr>
            <w:tcW w:w="0" w:type="auto"/>
            <w:vAlign w:val="center"/>
            <w:hideMark/>
          </w:tcPr>
          <w:p w14:paraId="01845380" w14:textId="77777777" w:rsidR="00F9174D" w:rsidRDefault="00F9174D">
            <w:pPr>
              <w:rPr>
                <w:rFonts w:eastAsia="Times New Roman"/>
              </w:rPr>
            </w:pPr>
            <w:r>
              <w:rPr>
                <w:rFonts w:eastAsia="Times New Roman"/>
              </w:rPr>
              <w:t>2</w:t>
            </w:r>
          </w:p>
        </w:tc>
        <w:tc>
          <w:tcPr>
            <w:tcW w:w="0" w:type="auto"/>
            <w:vAlign w:val="center"/>
            <w:hideMark/>
          </w:tcPr>
          <w:p w14:paraId="4C8407C7" w14:textId="77777777" w:rsidR="00F9174D" w:rsidRDefault="00F9174D">
            <w:pPr>
              <w:rPr>
                <w:rFonts w:eastAsia="Times New Roman"/>
              </w:rPr>
            </w:pPr>
            <w:r>
              <w:rPr>
                <w:rFonts w:eastAsia="Times New Roman"/>
              </w:rPr>
              <w:t>1</w:t>
            </w:r>
          </w:p>
        </w:tc>
      </w:tr>
      <w:tr w:rsidR="00F9174D" w14:paraId="6EA7EB2E" w14:textId="77777777">
        <w:trPr>
          <w:divId w:val="1045065514"/>
          <w:tblCellSpacing w:w="15" w:type="dxa"/>
        </w:trPr>
        <w:tc>
          <w:tcPr>
            <w:tcW w:w="0" w:type="auto"/>
            <w:vAlign w:val="center"/>
            <w:hideMark/>
          </w:tcPr>
          <w:p w14:paraId="143F9861" w14:textId="77777777" w:rsidR="00F9174D" w:rsidRDefault="00F9174D">
            <w:pPr>
              <w:rPr>
                <w:rFonts w:eastAsia="Times New Roman"/>
              </w:rPr>
            </w:pPr>
            <w:r>
              <w:rPr>
                <w:rFonts w:eastAsia="Times New Roman"/>
              </w:rPr>
              <w:t>Province</w:t>
            </w:r>
          </w:p>
        </w:tc>
        <w:tc>
          <w:tcPr>
            <w:tcW w:w="0" w:type="auto"/>
            <w:vAlign w:val="center"/>
            <w:hideMark/>
          </w:tcPr>
          <w:p w14:paraId="66C58174" w14:textId="77777777" w:rsidR="00F9174D" w:rsidRDefault="00F9174D">
            <w:pPr>
              <w:rPr>
                <w:rFonts w:eastAsia="Times New Roman"/>
              </w:rPr>
            </w:pPr>
            <w:r>
              <w:rPr>
                <w:rFonts w:eastAsia="Times New Roman"/>
              </w:rPr>
              <w:t>Province of Residence</w:t>
            </w:r>
          </w:p>
        </w:tc>
        <w:tc>
          <w:tcPr>
            <w:tcW w:w="0" w:type="auto"/>
            <w:vAlign w:val="center"/>
            <w:hideMark/>
          </w:tcPr>
          <w:p w14:paraId="42041A89" w14:textId="77777777" w:rsidR="00F9174D" w:rsidRDefault="00F9174D">
            <w:pPr>
              <w:rPr>
                <w:rFonts w:eastAsia="Times New Roman"/>
              </w:rPr>
            </w:pPr>
            <w:r>
              <w:rPr>
                <w:rFonts w:eastAsia="Times New Roman"/>
              </w:rPr>
              <w:t>Nova Scotia</w:t>
            </w:r>
          </w:p>
        </w:tc>
        <w:tc>
          <w:tcPr>
            <w:tcW w:w="0" w:type="auto"/>
            <w:vAlign w:val="center"/>
            <w:hideMark/>
          </w:tcPr>
          <w:p w14:paraId="327ACC31" w14:textId="77777777" w:rsidR="00F9174D" w:rsidRDefault="00F9174D">
            <w:pPr>
              <w:rPr>
                <w:rFonts w:eastAsia="Times New Roman"/>
              </w:rPr>
            </w:pPr>
            <w:r>
              <w:rPr>
                <w:rFonts w:eastAsia="Times New Roman"/>
              </w:rPr>
              <w:t>3</w:t>
            </w:r>
          </w:p>
        </w:tc>
        <w:tc>
          <w:tcPr>
            <w:tcW w:w="0" w:type="auto"/>
            <w:vAlign w:val="center"/>
            <w:hideMark/>
          </w:tcPr>
          <w:p w14:paraId="2BF84626" w14:textId="77777777" w:rsidR="00F9174D" w:rsidRDefault="00F9174D">
            <w:pPr>
              <w:rPr>
                <w:rFonts w:eastAsia="Times New Roman"/>
              </w:rPr>
            </w:pPr>
            <w:r>
              <w:rPr>
                <w:rFonts w:eastAsia="Times New Roman"/>
              </w:rPr>
              <w:t>3</w:t>
            </w:r>
          </w:p>
        </w:tc>
      </w:tr>
      <w:tr w:rsidR="00F9174D" w14:paraId="5FC57311" w14:textId="77777777">
        <w:trPr>
          <w:divId w:val="1045065514"/>
          <w:tblCellSpacing w:w="15" w:type="dxa"/>
        </w:trPr>
        <w:tc>
          <w:tcPr>
            <w:tcW w:w="0" w:type="auto"/>
            <w:vAlign w:val="center"/>
            <w:hideMark/>
          </w:tcPr>
          <w:p w14:paraId="3AF63993" w14:textId="77777777" w:rsidR="00F9174D" w:rsidRDefault="00F9174D">
            <w:pPr>
              <w:rPr>
                <w:rFonts w:eastAsia="Times New Roman"/>
              </w:rPr>
            </w:pPr>
            <w:r>
              <w:rPr>
                <w:rFonts w:eastAsia="Times New Roman"/>
              </w:rPr>
              <w:t>Province</w:t>
            </w:r>
          </w:p>
        </w:tc>
        <w:tc>
          <w:tcPr>
            <w:tcW w:w="0" w:type="auto"/>
            <w:vAlign w:val="center"/>
            <w:hideMark/>
          </w:tcPr>
          <w:p w14:paraId="130B8B9B" w14:textId="77777777" w:rsidR="00F9174D" w:rsidRDefault="00F9174D">
            <w:pPr>
              <w:rPr>
                <w:rFonts w:eastAsia="Times New Roman"/>
              </w:rPr>
            </w:pPr>
            <w:r>
              <w:rPr>
                <w:rFonts w:eastAsia="Times New Roman"/>
              </w:rPr>
              <w:t>Province of Residence</w:t>
            </w:r>
          </w:p>
        </w:tc>
        <w:tc>
          <w:tcPr>
            <w:tcW w:w="0" w:type="auto"/>
            <w:vAlign w:val="center"/>
            <w:hideMark/>
          </w:tcPr>
          <w:p w14:paraId="3CF76C8F" w14:textId="77777777" w:rsidR="00F9174D" w:rsidRDefault="00F9174D">
            <w:pPr>
              <w:rPr>
                <w:rFonts w:eastAsia="Times New Roman"/>
              </w:rPr>
            </w:pPr>
            <w:r>
              <w:rPr>
                <w:rFonts w:eastAsia="Times New Roman"/>
              </w:rPr>
              <w:t>Ontario</w:t>
            </w:r>
          </w:p>
        </w:tc>
        <w:tc>
          <w:tcPr>
            <w:tcW w:w="0" w:type="auto"/>
            <w:vAlign w:val="center"/>
            <w:hideMark/>
          </w:tcPr>
          <w:p w14:paraId="7B0C8D13" w14:textId="77777777" w:rsidR="00F9174D" w:rsidRDefault="00F9174D">
            <w:pPr>
              <w:rPr>
                <w:rFonts w:eastAsia="Times New Roman"/>
              </w:rPr>
            </w:pPr>
            <w:r>
              <w:rPr>
                <w:rFonts w:eastAsia="Times New Roman"/>
              </w:rPr>
              <w:t>39</w:t>
            </w:r>
          </w:p>
        </w:tc>
        <w:tc>
          <w:tcPr>
            <w:tcW w:w="0" w:type="auto"/>
            <w:vAlign w:val="center"/>
            <w:hideMark/>
          </w:tcPr>
          <w:p w14:paraId="2B8D1E05" w14:textId="77777777" w:rsidR="00F9174D" w:rsidRDefault="00F9174D">
            <w:pPr>
              <w:rPr>
                <w:rFonts w:eastAsia="Times New Roman"/>
              </w:rPr>
            </w:pPr>
            <w:r>
              <w:rPr>
                <w:rFonts w:eastAsia="Times New Roman"/>
              </w:rPr>
              <w:t>38</w:t>
            </w:r>
          </w:p>
        </w:tc>
      </w:tr>
      <w:tr w:rsidR="00F9174D" w14:paraId="6A81C5A5" w14:textId="77777777">
        <w:trPr>
          <w:divId w:val="1045065514"/>
          <w:tblCellSpacing w:w="15" w:type="dxa"/>
        </w:trPr>
        <w:tc>
          <w:tcPr>
            <w:tcW w:w="0" w:type="auto"/>
            <w:vAlign w:val="center"/>
            <w:hideMark/>
          </w:tcPr>
          <w:p w14:paraId="34DC376E" w14:textId="77777777" w:rsidR="00F9174D" w:rsidRDefault="00F9174D">
            <w:pPr>
              <w:rPr>
                <w:rFonts w:eastAsia="Times New Roman"/>
              </w:rPr>
            </w:pPr>
            <w:r>
              <w:rPr>
                <w:rFonts w:eastAsia="Times New Roman"/>
              </w:rPr>
              <w:t>Province</w:t>
            </w:r>
          </w:p>
        </w:tc>
        <w:tc>
          <w:tcPr>
            <w:tcW w:w="0" w:type="auto"/>
            <w:vAlign w:val="center"/>
            <w:hideMark/>
          </w:tcPr>
          <w:p w14:paraId="7F475225" w14:textId="77777777" w:rsidR="00F9174D" w:rsidRDefault="00F9174D">
            <w:pPr>
              <w:rPr>
                <w:rFonts w:eastAsia="Times New Roman"/>
              </w:rPr>
            </w:pPr>
            <w:r>
              <w:rPr>
                <w:rFonts w:eastAsia="Times New Roman"/>
              </w:rPr>
              <w:t>Province of Residence</w:t>
            </w:r>
          </w:p>
        </w:tc>
        <w:tc>
          <w:tcPr>
            <w:tcW w:w="0" w:type="auto"/>
            <w:vAlign w:val="center"/>
            <w:hideMark/>
          </w:tcPr>
          <w:p w14:paraId="6E2757D0" w14:textId="77777777" w:rsidR="00F9174D" w:rsidRDefault="00F9174D">
            <w:pPr>
              <w:rPr>
                <w:rFonts w:eastAsia="Times New Roman"/>
              </w:rPr>
            </w:pPr>
            <w:r>
              <w:rPr>
                <w:rFonts w:eastAsia="Times New Roman"/>
              </w:rPr>
              <w:t>Prince Edward Island</w:t>
            </w:r>
          </w:p>
        </w:tc>
        <w:tc>
          <w:tcPr>
            <w:tcW w:w="0" w:type="auto"/>
            <w:vAlign w:val="center"/>
            <w:hideMark/>
          </w:tcPr>
          <w:p w14:paraId="7660C8DC" w14:textId="77777777" w:rsidR="00F9174D" w:rsidRDefault="00F9174D">
            <w:pPr>
              <w:rPr>
                <w:rFonts w:eastAsia="Times New Roman"/>
              </w:rPr>
            </w:pPr>
            <w:r>
              <w:rPr>
                <w:rFonts w:eastAsia="Times New Roman"/>
              </w:rPr>
              <w:t>0</w:t>
            </w:r>
          </w:p>
        </w:tc>
        <w:tc>
          <w:tcPr>
            <w:tcW w:w="0" w:type="auto"/>
            <w:vAlign w:val="center"/>
            <w:hideMark/>
          </w:tcPr>
          <w:p w14:paraId="7A069B53" w14:textId="77777777" w:rsidR="00F9174D" w:rsidRDefault="00F9174D">
            <w:pPr>
              <w:rPr>
                <w:rFonts w:eastAsia="Times New Roman"/>
              </w:rPr>
            </w:pPr>
            <w:r>
              <w:rPr>
                <w:rFonts w:eastAsia="Times New Roman"/>
              </w:rPr>
              <w:t>0</w:t>
            </w:r>
          </w:p>
        </w:tc>
      </w:tr>
      <w:tr w:rsidR="00F9174D" w14:paraId="05BB61E8" w14:textId="77777777">
        <w:trPr>
          <w:divId w:val="1045065514"/>
          <w:tblCellSpacing w:w="15" w:type="dxa"/>
        </w:trPr>
        <w:tc>
          <w:tcPr>
            <w:tcW w:w="0" w:type="auto"/>
            <w:vAlign w:val="center"/>
            <w:hideMark/>
          </w:tcPr>
          <w:p w14:paraId="0F884CF2" w14:textId="77777777" w:rsidR="00F9174D" w:rsidRDefault="00F9174D">
            <w:pPr>
              <w:rPr>
                <w:rFonts w:eastAsia="Times New Roman"/>
              </w:rPr>
            </w:pPr>
            <w:r>
              <w:rPr>
                <w:rFonts w:eastAsia="Times New Roman"/>
              </w:rPr>
              <w:t>Province</w:t>
            </w:r>
          </w:p>
        </w:tc>
        <w:tc>
          <w:tcPr>
            <w:tcW w:w="0" w:type="auto"/>
            <w:vAlign w:val="center"/>
            <w:hideMark/>
          </w:tcPr>
          <w:p w14:paraId="7AFC9902" w14:textId="77777777" w:rsidR="00F9174D" w:rsidRDefault="00F9174D">
            <w:pPr>
              <w:rPr>
                <w:rFonts w:eastAsia="Times New Roman"/>
              </w:rPr>
            </w:pPr>
            <w:r>
              <w:rPr>
                <w:rFonts w:eastAsia="Times New Roman"/>
              </w:rPr>
              <w:t>Province of Residence</w:t>
            </w:r>
          </w:p>
        </w:tc>
        <w:tc>
          <w:tcPr>
            <w:tcW w:w="0" w:type="auto"/>
            <w:vAlign w:val="center"/>
            <w:hideMark/>
          </w:tcPr>
          <w:p w14:paraId="4786CB4D" w14:textId="77777777" w:rsidR="00F9174D" w:rsidRDefault="00F9174D">
            <w:pPr>
              <w:rPr>
                <w:rFonts w:eastAsia="Times New Roman"/>
              </w:rPr>
            </w:pPr>
            <w:r>
              <w:rPr>
                <w:rFonts w:eastAsia="Times New Roman"/>
              </w:rPr>
              <w:t>Quebec</w:t>
            </w:r>
          </w:p>
        </w:tc>
        <w:tc>
          <w:tcPr>
            <w:tcW w:w="0" w:type="auto"/>
            <w:vAlign w:val="center"/>
            <w:hideMark/>
          </w:tcPr>
          <w:p w14:paraId="19322044" w14:textId="77777777" w:rsidR="00F9174D" w:rsidRDefault="00F9174D">
            <w:pPr>
              <w:rPr>
                <w:rFonts w:eastAsia="Times New Roman"/>
              </w:rPr>
            </w:pPr>
            <w:r>
              <w:rPr>
                <w:rFonts w:eastAsia="Times New Roman"/>
              </w:rPr>
              <w:t>24</w:t>
            </w:r>
          </w:p>
        </w:tc>
        <w:tc>
          <w:tcPr>
            <w:tcW w:w="0" w:type="auto"/>
            <w:vAlign w:val="center"/>
            <w:hideMark/>
          </w:tcPr>
          <w:p w14:paraId="330C9BA2" w14:textId="77777777" w:rsidR="00F9174D" w:rsidRDefault="00F9174D">
            <w:pPr>
              <w:rPr>
                <w:rFonts w:eastAsia="Times New Roman"/>
              </w:rPr>
            </w:pPr>
            <w:r>
              <w:rPr>
                <w:rFonts w:eastAsia="Times New Roman"/>
              </w:rPr>
              <w:t>23</w:t>
            </w:r>
          </w:p>
        </w:tc>
      </w:tr>
      <w:tr w:rsidR="00F9174D" w14:paraId="0A00ED63" w14:textId="77777777">
        <w:trPr>
          <w:divId w:val="1045065514"/>
          <w:tblCellSpacing w:w="15" w:type="dxa"/>
        </w:trPr>
        <w:tc>
          <w:tcPr>
            <w:tcW w:w="0" w:type="auto"/>
            <w:vAlign w:val="center"/>
            <w:hideMark/>
          </w:tcPr>
          <w:p w14:paraId="00A7C2C6" w14:textId="77777777" w:rsidR="00F9174D" w:rsidRDefault="00F9174D">
            <w:pPr>
              <w:rPr>
                <w:rFonts w:eastAsia="Times New Roman"/>
              </w:rPr>
            </w:pPr>
            <w:r>
              <w:rPr>
                <w:rFonts w:eastAsia="Times New Roman"/>
              </w:rPr>
              <w:t>Province</w:t>
            </w:r>
          </w:p>
        </w:tc>
        <w:tc>
          <w:tcPr>
            <w:tcW w:w="0" w:type="auto"/>
            <w:vAlign w:val="center"/>
            <w:hideMark/>
          </w:tcPr>
          <w:p w14:paraId="3EE7CFF7" w14:textId="77777777" w:rsidR="00F9174D" w:rsidRDefault="00F9174D">
            <w:pPr>
              <w:rPr>
                <w:rFonts w:eastAsia="Times New Roman"/>
              </w:rPr>
            </w:pPr>
            <w:r>
              <w:rPr>
                <w:rFonts w:eastAsia="Times New Roman"/>
              </w:rPr>
              <w:t>Province of Residence</w:t>
            </w:r>
          </w:p>
        </w:tc>
        <w:tc>
          <w:tcPr>
            <w:tcW w:w="0" w:type="auto"/>
            <w:vAlign w:val="center"/>
            <w:hideMark/>
          </w:tcPr>
          <w:p w14:paraId="5E220CBF" w14:textId="77777777" w:rsidR="00F9174D" w:rsidRDefault="00F9174D">
            <w:pPr>
              <w:rPr>
                <w:rFonts w:eastAsia="Times New Roman"/>
              </w:rPr>
            </w:pPr>
            <w:r>
              <w:rPr>
                <w:rFonts w:eastAsia="Times New Roman"/>
              </w:rPr>
              <w:t>Saskatchewan</w:t>
            </w:r>
          </w:p>
        </w:tc>
        <w:tc>
          <w:tcPr>
            <w:tcW w:w="0" w:type="auto"/>
            <w:vAlign w:val="center"/>
            <w:hideMark/>
          </w:tcPr>
          <w:p w14:paraId="5B4FF4C5" w14:textId="77777777" w:rsidR="00F9174D" w:rsidRDefault="00F9174D">
            <w:pPr>
              <w:rPr>
                <w:rFonts w:eastAsia="Times New Roman"/>
              </w:rPr>
            </w:pPr>
            <w:r>
              <w:rPr>
                <w:rFonts w:eastAsia="Times New Roman"/>
              </w:rPr>
              <w:t>3</w:t>
            </w:r>
          </w:p>
        </w:tc>
        <w:tc>
          <w:tcPr>
            <w:tcW w:w="0" w:type="auto"/>
            <w:vAlign w:val="center"/>
            <w:hideMark/>
          </w:tcPr>
          <w:p w14:paraId="256E0D4C" w14:textId="77777777" w:rsidR="00F9174D" w:rsidRDefault="00F9174D" w:rsidP="00C52136">
            <w:pPr>
              <w:keepNext/>
              <w:rPr>
                <w:rFonts w:eastAsia="Times New Roman"/>
              </w:rPr>
            </w:pPr>
            <w:r>
              <w:rPr>
                <w:rFonts w:eastAsia="Times New Roman"/>
              </w:rPr>
              <w:t>3</w:t>
            </w:r>
          </w:p>
        </w:tc>
      </w:tr>
    </w:tbl>
    <w:p w14:paraId="609F9B19" w14:textId="6B42B16E" w:rsidR="00F9174D" w:rsidRDefault="00F9174D" w:rsidP="00D504EE">
      <w:pPr>
        <w:pStyle w:val="Caption"/>
        <w:divId w:val="1045065514"/>
        <w:rPr>
          <w:rFonts w:eastAsia="Times New Roman"/>
        </w:rPr>
      </w:pPr>
      <w:r>
        <w:t xml:space="preserve">Table </w:t>
      </w:r>
      <w:ins w:id="2729" w:author="Simon Kiss" w:date="2023-09-15T01:04:00Z">
        <w:r w:rsidR="00C52136">
          <w:t>A</w:t>
        </w:r>
      </w:ins>
      <w:ins w:id="2730" w:author="Simon Kiss" w:date="2023-09-18T12:07:00Z">
        <w:r w:rsidR="00B93293">
          <w:fldChar w:fldCharType="begin"/>
        </w:r>
        <w:r w:rsidR="00B93293">
          <w:instrText xml:space="preserve"> SEQ Table \* ARABIC </w:instrText>
        </w:r>
      </w:ins>
      <w:r w:rsidR="00B93293">
        <w:fldChar w:fldCharType="separate"/>
      </w:r>
      <w:ins w:id="2731" w:author="Simon Kiss" w:date="2023-09-18T12:07:00Z">
        <w:r w:rsidR="00B93293">
          <w:rPr>
            <w:noProof/>
          </w:rPr>
          <w:t>6</w:t>
        </w:r>
        <w:r w:rsidR="00B93293">
          <w:fldChar w:fldCharType="end"/>
        </w:r>
      </w:ins>
      <w:del w:id="2732" w:author="Simon Kiss" w:date="2023-09-18T12:07:00Z">
        <w:r w:rsidR="00CD670D" w:rsidDel="00B93293">
          <w:fldChar w:fldCharType="begin"/>
        </w:r>
        <w:r w:rsidR="00CD670D" w:rsidDel="00B93293">
          <w:delInstrText xml:space="preserve"> SEQ Table \* ARABIC </w:delInstrText>
        </w:r>
        <w:r w:rsidR="0007251E">
          <w:fldChar w:fldCharType="separate"/>
        </w:r>
        <w:r w:rsidR="00CD670D" w:rsidDel="00B93293">
          <w:rPr>
            <w:noProof/>
          </w:rPr>
          <w:fldChar w:fldCharType="end"/>
        </w:r>
      </w:del>
      <w:r>
        <w:t xml:space="preserve">: </w:t>
      </w:r>
      <w:r w:rsidRPr="00061EF9">
        <w:t>This table comparisons the sample of the general population with census data along several demographic characteristics.</w:t>
      </w:r>
    </w:p>
    <w:p w14:paraId="117BEC6E" w14:textId="55CF86E7" w:rsidR="00502727" w:rsidRPr="007071A0" w:rsidRDefault="00502727" w:rsidP="00135CF2">
      <w:pPr>
        <w:keepNext/>
      </w:pPr>
    </w:p>
    <w:p w14:paraId="386DFE1D" w14:textId="77777777" w:rsidR="00F9174D" w:rsidRDefault="00F9174D">
      <w:pPr>
        <w:divId w:val="1784613286"/>
        <w:rPr>
          <w:rFonts w:eastAsia="Times New Roma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5"/>
        <w:gridCol w:w="693"/>
        <w:gridCol w:w="852"/>
        <w:gridCol w:w="1070"/>
        <w:gridCol w:w="834"/>
        <w:gridCol w:w="868"/>
        <w:gridCol w:w="574"/>
        <w:gridCol w:w="574"/>
        <w:gridCol w:w="574"/>
        <w:gridCol w:w="922"/>
        <w:gridCol w:w="922"/>
        <w:gridCol w:w="752"/>
      </w:tblGrid>
      <w:tr w:rsidR="00B93293" w:rsidRPr="00B93293" w14:paraId="2048174D" w14:textId="77777777">
        <w:trPr>
          <w:divId w:val="828257012"/>
          <w:tblHeader/>
          <w:tblCellSpacing w:w="15" w:type="dxa"/>
        </w:trPr>
        <w:tc>
          <w:tcPr>
            <w:tcW w:w="0" w:type="auto"/>
            <w:vAlign w:val="center"/>
            <w:hideMark/>
          </w:tcPr>
          <w:p w14:paraId="44A9EF68" w14:textId="77777777" w:rsidR="00B93293" w:rsidRPr="00B93293" w:rsidRDefault="00B93293">
            <w:pPr>
              <w:rPr>
                <w:sz w:val="18"/>
                <w:szCs w:val="18"/>
              </w:rPr>
            </w:pPr>
          </w:p>
        </w:tc>
        <w:tc>
          <w:tcPr>
            <w:tcW w:w="0" w:type="auto"/>
            <w:vAlign w:val="center"/>
            <w:hideMark/>
          </w:tcPr>
          <w:p w14:paraId="465247CA" w14:textId="77777777" w:rsidR="00B93293" w:rsidRPr="00B93293" w:rsidRDefault="00B93293">
            <w:pPr>
              <w:jc w:val="center"/>
              <w:rPr>
                <w:rFonts w:eastAsia="Times New Roman"/>
                <w:b/>
                <w:bCs/>
                <w:sz w:val="18"/>
                <w:szCs w:val="18"/>
              </w:rPr>
            </w:pPr>
            <w:r w:rsidRPr="00B93293">
              <w:rPr>
                <w:rFonts w:eastAsia="Times New Roman"/>
                <w:b/>
                <w:bCs/>
                <w:sz w:val="18"/>
                <w:szCs w:val="18"/>
              </w:rPr>
              <w:t>Self-Reported Ideology</w:t>
            </w:r>
          </w:p>
        </w:tc>
        <w:tc>
          <w:tcPr>
            <w:tcW w:w="0" w:type="auto"/>
            <w:vAlign w:val="center"/>
            <w:hideMark/>
          </w:tcPr>
          <w:p w14:paraId="5D98F682" w14:textId="77777777" w:rsidR="00B93293" w:rsidRPr="00B93293" w:rsidRDefault="00B93293">
            <w:pPr>
              <w:jc w:val="center"/>
              <w:rPr>
                <w:rFonts w:eastAsia="Times New Roman"/>
                <w:b/>
                <w:bCs/>
                <w:sz w:val="18"/>
                <w:szCs w:val="18"/>
              </w:rPr>
            </w:pPr>
            <w:r w:rsidRPr="00B93293">
              <w:rPr>
                <w:rFonts w:eastAsia="Times New Roman"/>
                <w:b/>
                <w:bCs/>
                <w:sz w:val="18"/>
                <w:szCs w:val="18"/>
              </w:rPr>
              <w:t>Inequalities between rich and poor should be reduced</w:t>
            </w:r>
          </w:p>
        </w:tc>
        <w:tc>
          <w:tcPr>
            <w:tcW w:w="0" w:type="auto"/>
            <w:vAlign w:val="center"/>
            <w:hideMark/>
          </w:tcPr>
          <w:p w14:paraId="5035C92B" w14:textId="77777777" w:rsidR="00B93293" w:rsidRPr="00B93293" w:rsidRDefault="00B93293">
            <w:pPr>
              <w:jc w:val="center"/>
              <w:rPr>
                <w:rFonts w:eastAsia="Times New Roman"/>
                <w:b/>
                <w:bCs/>
                <w:sz w:val="18"/>
                <w:szCs w:val="18"/>
              </w:rPr>
            </w:pPr>
            <w:r w:rsidRPr="00B93293">
              <w:rPr>
                <w:rFonts w:eastAsia="Times New Roman"/>
                <w:b/>
                <w:bCs/>
                <w:sz w:val="18"/>
                <w:szCs w:val="18"/>
              </w:rPr>
              <w:t>Discrimination against visible minorities still a serious problem</w:t>
            </w:r>
          </w:p>
        </w:tc>
        <w:tc>
          <w:tcPr>
            <w:tcW w:w="0" w:type="auto"/>
            <w:vAlign w:val="center"/>
            <w:hideMark/>
          </w:tcPr>
          <w:p w14:paraId="3A735EB2" w14:textId="77777777" w:rsidR="00B93293" w:rsidRPr="00B93293" w:rsidRDefault="00B93293">
            <w:pPr>
              <w:jc w:val="center"/>
              <w:rPr>
                <w:rFonts w:eastAsia="Times New Roman"/>
                <w:b/>
                <w:bCs/>
                <w:sz w:val="18"/>
                <w:szCs w:val="18"/>
              </w:rPr>
            </w:pPr>
            <w:r w:rsidRPr="00B93293">
              <w:rPr>
                <w:rFonts w:eastAsia="Times New Roman"/>
                <w:b/>
                <w:bCs/>
                <w:sz w:val="18"/>
                <w:szCs w:val="18"/>
              </w:rPr>
              <w:t>More to do to reduce inequalities between men and women</w:t>
            </w:r>
          </w:p>
        </w:tc>
        <w:tc>
          <w:tcPr>
            <w:tcW w:w="0" w:type="auto"/>
            <w:vAlign w:val="center"/>
            <w:hideMark/>
          </w:tcPr>
          <w:p w14:paraId="7704B7F7" w14:textId="77777777" w:rsidR="00B93293" w:rsidRPr="00B93293" w:rsidRDefault="00B93293">
            <w:pPr>
              <w:jc w:val="center"/>
              <w:rPr>
                <w:rFonts w:eastAsia="Times New Roman"/>
                <w:b/>
                <w:bCs/>
                <w:sz w:val="18"/>
                <w:szCs w:val="18"/>
              </w:rPr>
            </w:pPr>
            <w:r w:rsidRPr="00B93293">
              <w:rPr>
                <w:rFonts w:eastAsia="Times New Roman"/>
                <w:b/>
                <w:bCs/>
                <w:sz w:val="18"/>
                <w:szCs w:val="18"/>
              </w:rPr>
              <w:t>Free markets should provide goods more than government programs</w:t>
            </w:r>
          </w:p>
        </w:tc>
        <w:tc>
          <w:tcPr>
            <w:tcW w:w="0" w:type="auto"/>
            <w:vAlign w:val="center"/>
            <w:hideMark/>
          </w:tcPr>
          <w:p w14:paraId="0B126EC0" w14:textId="77777777" w:rsidR="00B93293" w:rsidRPr="00B93293" w:rsidRDefault="00B93293">
            <w:pPr>
              <w:jc w:val="center"/>
              <w:rPr>
                <w:rFonts w:eastAsia="Times New Roman"/>
                <w:b/>
                <w:bCs/>
                <w:sz w:val="18"/>
                <w:szCs w:val="18"/>
              </w:rPr>
            </w:pPr>
            <w:r w:rsidRPr="00B93293">
              <w:rPr>
                <w:rFonts w:eastAsia="Times New Roman"/>
                <w:b/>
                <w:bCs/>
                <w:sz w:val="18"/>
                <w:szCs w:val="18"/>
              </w:rPr>
              <w:t>People who make a lot of money should not have to share with others</w:t>
            </w:r>
          </w:p>
        </w:tc>
        <w:tc>
          <w:tcPr>
            <w:tcW w:w="0" w:type="auto"/>
            <w:vAlign w:val="center"/>
            <w:hideMark/>
          </w:tcPr>
          <w:p w14:paraId="5D2F8481" w14:textId="77777777" w:rsidR="00B93293" w:rsidRPr="00B93293" w:rsidRDefault="00B93293">
            <w:pPr>
              <w:jc w:val="center"/>
              <w:rPr>
                <w:rFonts w:eastAsia="Times New Roman"/>
                <w:b/>
                <w:bCs/>
                <w:sz w:val="18"/>
                <w:szCs w:val="18"/>
              </w:rPr>
            </w:pPr>
            <w:r w:rsidRPr="00B93293">
              <w:rPr>
                <w:rFonts w:eastAsia="Times New Roman"/>
                <w:b/>
                <w:bCs/>
                <w:sz w:val="18"/>
                <w:szCs w:val="18"/>
              </w:rPr>
              <w:t>Should not limit choices to protect people</w:t>
            </w:r>
          </w:p>
        </w:tc>
        <w:tc>
          <w:tcPr>
            <w:tcW w:w="0" w:type="auto"/>
            <w:vAlign w:val="center"/>
            <w:hideMark/>
          </w:tcPr>
          <w:p w14:paraId="02FB3105" w14:textId="77777777" w:rsidR="00B93293" w:rsidRPr="00B93293" w:rsidRDefault="00B93293">
            <w:pPr>
              <w:jc w:val="center"/>
              <w:rPr>
                <w:rFonts w:eastAsia="Times New Roman"/>
                <w:b/>
                <w:bCs/>
                <w:sz w:val="18"/>
                <w:szCs w:val="18"/>
              </w:rPr>
            </w:pPr>
            <w:r w:rsidRPr="00B93293">
              <w:rPr>
                <w:rFonts w:eastAsia="Times New Roman"/>
                <w:b/>
                <w:bCs/>
                <w:sz w:val="18"/>
                <w:szCs w:val="18"/>
              </w:rPr>
              <w:t>Private sector to create jobs</w:t>
            </w:r>
          </w:p>
        </w:tc>
        <w:tc>
          <w:tcPr>
            <w:tcW w:w="0" w:type="auto"/>
            <w:vAlign w:val="center"/>
            <w:hideMark/>
          </w:tcPr>
          <w:p w14:paraId="79942C5C" w14:textId="77777777" w:rsidR="00B93293" w:rsidRPr="00B93293" w:rsidRDefault="00B93293">
            <w:pPr>
              <w:jc w:val="center"/>
              <w:rPr>
                <w:rFonts w:eastAsia="Times New Roman"/>
                <w:b/>
                <w:bCs/>
                <w:sz w:val="18"/>
                <w:szCs w:val="18"/>
              </w:rPr>
            </w:pPr>
            <w:r w:rsidRPr="00B93293">
              <w:rPr>
                <w:rFonts w:eastAsia="Times New Roman"/>
                <w:b/>
                <w:bCs/>
                <w:sz w:val="18"/>
                <w:szCs w:val="18"/>
              </w:rPr>
              <w:t>Authorities imposing stricter punishments</w:t>
            </w:r>
          </w:p>
        </w:tc>
        <w:tc>
          <w:tcPr>
            <w:tcW w:w="0" w:type="auto"/>
            <w:vAlign w:val="center"/>
            <w:hideMark/>
          </w:tcPr>
          <w:p w14:paraId="4476B152" w14:textId="77777777" w:rsidR="00B93293" w:rsidRPr="00B93293" w:rsidRDefault="00B93293">
            <w:pPr>
              <w:jc w:val="center"/>
              <w:rPr>
                <w:rFonts w:eastAsia="Times New Roman"/>
                <w:b/>
                <w:bCs/>
                <w:sz w:val="18"/>
                <w:szCs w:val="18"/>
              </w:rPr>
            </w:pPr>
            <w:r w:rsidRPr="00B93293">
              <w:rPr>
                <w:rFonts w:eastAsia="Times New Roman"/>
                <w:b/>
                <w:bCs/>
                <w:sz w:val="18"/>
                <w:szCs w:val="18"/>
              </w:rPr>
              <w:t xml:space="preserve">Respect for </w:t>
            </w:r>
            <w:proofErr w:type="spellStart"/>
            <w:r w:rsidRPr="00B93293">
              <w:rPr>
                <w:rFonts w:eastAsia="Times New Roman"/>
                <w:b/>
                <w:bCs/>
                <w:sz w:val="18"/>
                <w:szCs w:val="18"/>
              </w:rPr>
              <w:t>Authoritiy</w:t>
            </w:r>
            <w:proofErr w:type="spellEnd"/>
            <w:r w:rsidRPr="00B93293">
              <w:rPr>
                <w:rFonts w:eastAsia="Times New Roman"/>
                <w:b/>
                <w:bCs/>
                <w:sz w:val="18"/>
                <w:szCs w:val="18"/>
              </w:rPr>
              <w:t xml:space="preserve"> should be fundamental value</w:t>
            </w:r>
          </w:p>
        </w:tc>
        <w:tc>
          <w:tcPr>
            <w:tcW w:w="0" w:type="auto"/>
            <w:vAlign w:val="center"/>
            <w:hideMark/>
          </w:tcPr>
          <w:p w14:paraId="187D76ED" w14:textId="77777777" w:rsidR="00B93293" w:rsidRPr="00B93293" w:rsidRDefault="00B93293">
            <w:pPr>
              <w:jc w:val="center"/>
              <w:rPr>
                <w:rFonts w:eastAsia="Times New Roman"/>
                <w:b/>
                <w:bCs/>
                <w:sz w:val="18"/>
                <w:szCs w:val="18"/>
              </w:rPr>
            </w:pPr>
            <w:r w:rsidRPr="00B93293">
              <w:rPr>
                <w:rFonts w:eastAsia="Times New Roman"/>
                <w:b/>
                <w:bCs/>
                <w:sz w:val="18"/>
                <w:szCs w:val="18"/>
              </w:rPr>
              <w:t>First Nations have too many rights compared to regular citizens</w:t>
            </w:r>
          </w:p>
        </w:tc>
      </w:tr>
      <w:tr w:rsidR="00B93293" w:rsidRPr="00B93293" w14:paraId="0084A57C" w14:textId="77777777">
        <w:trPr>
          <w:divId w:val="828257012"/>
          <w:tblCellSpacing w:w="15" w:type="dxa"/>
        </w:trPr>
        <w:tc>
          <w:tcPr>
            <w:tcW w:w="0" w:type="auto"/>
            <w:shd w:val="clear" w:color="auto" w:fill="D3D3D3"/>
            <w:vAlign w:val="center"/>
            <w:hideMark/>
          </w:tcPr>
          <w:p w14:paraId="08B2971A" w14:textId="77777777" w:rsidR="00B93293" w:rsidRPr="00B93293" w:rsidRDefault="00B93293">
            <w:pPr>
              <w:rPr>
                <w:rFonts w:eastAsia="Times New Roman"/>
                <w:sz w:val="18"/>
                <w:szCs w:val="18"/>
              </w:rPr>
            </w:pPr>
            <w:r w:rsidRPr="00B93293">
              <w:rPr>
                <w:rFonts w:eastAsia="Times New Roman"/>
                <w:sz w:val="18"/>
                <w:szCs w:val="18"/>
              </w:rPr>
              <w:t>Sample (Public Health)</w:t>
            </w:r>
          </w:p>
        </w:tc>
        <w:tc>
          <w:tcPr>
            <w:tcW w:w="0" w:type="auto"/>
            <w:shd w:val="clear" w:color="auto" w:fill="D3D3D3"/>
            <w:vAlign w:val="center"/>
            <w:hideMark/>
          </w:tcPr>
          <w:p w14:paraId="465B87C7" w14:textId="77777777" w:rsidR="00B93293" w:rsidRPr="00B93293" w:rsidRDefault="00B93293">
            <w:pPr>
              <w:rPr>
                <w:rFonts w:eastAsia="Times New Roman"/>
                <w:sz w:val="18"/>
                <w:szCs w:val="18"/>
              </w:rPr>
            </w:pPr>
            <w:r w:rsidRPr="00B93293">
              <w:rPr>
                <w:rFonts w:eastAsia="Times New Roman"/>
                <w:sz w:val="18"/>
                <w:szCs w:val="18"/>
              </w:rPr>
              <w:t>-0.15***</w:t>
            </w:r>
          </w:p>
        </w:tc>
        <w:tc>
          <w:tcPr>
            <w:tcW w:w="0" w:type="auto"/>
            <w:shd w:val="clear" w:color="auto" w:fill="D3D3D3"/>
            <w:vAlign w:val="center"/>
            <w:hideMark/>
          </w:tcPr>
          <w:p w14:paraId="4074B423" w14:textId="77777777" w:rsidR="00B93293" w:rsidRPr="00B93293" w:rsidRDefault="00B93293">
            <w:pPr>
              <w:rPr>
                <w:rFonts w:eastAsia="Times New Roman"/>
                <w:sz w:val="18"/>
                <w:szCs w:val="18"/>
              </w:rPr>
            </w:pPr>
            <w:r w:rsidRPr="00B93293">
              <w:rPr>
                <w:rFonts w:eastAsia="Times New Roman"/>
                <w:sz w:val="18"/>
                <w:szCs w:val="18"/>
              </w:rPr>
              <w:t>-0.14***</w:t>
            </w:r>
          </w:p>
        </w:tc>
        <w:tc>
          <w:tcPr>
            <w:tcW w:w="0" w:type="auto"/>
            <w:shd w:val="clear" w:color="auto" w:fill="D3D3D3"/>
            <w:vAlign w:val="center"/>
            <w:hideMark/>
          </w:tcPr>
          <w:p w14:paraId="582F6A32" w14:textId="77777777" w:rsidR="00B93293" w:rsidRPr="00B93293" w:rsidRDefault="00B93293">
            <w:pPr>
              <w:rPr>
                <w:rFonts w:eastAsia="Times New Roman"/>
                <w:sz w:val="18"/>
                <w:szCs w:val="18"/>
              </w:rPr>
            </w:pPr>
            <w:r w:rsidRPr="00B93293">
              <w:rPr>
                <w:rFonts w:eastAsia="Times New Roman"/>
                <w:sz w:val="18"/>
                <w:szCs w:val="18"/>
              </w:rPr>
              <w:t>-0.12***</w:t>
            </w:r>
          </w:p>
        </w:tc>
        <w:tc>
          <w:tcPr>
            <w:tcW w:w="0" w:type="auto"/>
            <w:shd w:val="clear" w:color="auto" w:fill="D3D3D3"/>
            <w:vAlign w:val="center"/>
            <w:hideMark/>
          </w:tcPr>
          <w:p w14:paraId="2E09E4F2" w14:textId="77777777" w:rsidR="00B93293" w:rsidRPr="00B93293" w:rsidRDefault="00B93293">
            <w:pPr>
              <w:rPr>
                <w:rFonts w:eastAsia="Times New Roman"/>
                <w:sz w:val="18"/>
                <w:szCs w:val="18"/>
              </w:rPr>
            </w:pPr>
            <w:r w:rsidRPr="00B93293">
              <w:rPr>
                <w:rFonts w:eastAsia="Times New Roman"/>
                <w:sz w:val="18"/>
                <w:szCs w:val="18"/>
              </w:rPr>
              <w:t>-0.09***</w:t>
            </w:r>
          </w:p>
        </w:tc>
        <w:tc>
          <w:tcPr>
            <w:tcW w:w="0" w:type="auto"/>
            <w:shd w:val="clear" w:color="auto" w:fill="D3D3D3"/>
            <w:vAlign w:val="center"/>
            <w:hideMark/>
          </w:tcPr>
          <w:p w14:paraId="4CA0D727" w14:textId="77777777" w:rsidR="00B93293" w:rsidRPr="00B93293" w:rsidRDefault="00B93293">
            <w:pPr>
              <w:rPr>
                <w:rFonts w:eastAsia="Times New Roman"/>
                <w:sz w:val="18"/>
                <w:szCs w:val="18"/>
              </w:rPr>
            </w:pPr>
            <w:r w:rsidRPr="00B93293">
              <w:rPr>
                <w:rFonts w:eastAsia="Times New Roman"/>
                <w:sz w:val="18"/>
                <w:szCs w:val="18"/>
              </w:rPr>
              <w:t>-0.06**</w:t>
            </w:r>
          </w:p>
        </w:tc>
        <w:tc>
          <w:tcPr>
            <w:tcW w:w="0" w:type="auto"/>
            <w:shd w:val="clear" w:color="auto" w:fill="D3D3D3"/>
            <w:vAlign w:val="center"/>
            <w:hideMark/>
          </w:tcPr>
          <w:p w14:paraId="516AD8B2" w14:textId="77777777" w:rsidR="00B93293" w:rsidRPr="00B93293" w:rsidRDefault="00B93293">
            <w:pPr>
              <w:rPr>
                <w:rFonts w:eastAsia="Times New Roman"/>
                <w:sz w:val="18"/>
                <w:szCs w:val="18"/>
              </w:rPr>
            </w:pPr>
            <w:r w:rsidRPr="00B93293">
              <w:rPr>
                <w:rFonts w:eastAsia="Times New Roman"/>
                <w:sz w:val="18"/>
                <w:szCs w:val="18"/>
              </w:rPr>
              <w:t>-0.06*</w:t>
            </w:r>
          </w:p>
        </w:tc>
        <w:tc>
          <w:tcPr>
            <w:tcW w:w="0" w:type="auto"/>
            <w:shd w:val="clear" w:color="auto" w:fill="D3D3D3"/>
            <w:vAlign w:val="center"/>
            <w:hideMark/>
          </w:tcPr>
          <w:p w14:paraId="0B08033A" w14:textId="77777777" w:rsidR="00B93293" w:rsidRPr="00B93293" w:rsidRDefault="00B93293">
            <w:pPr>
              <w:rPr>
                <w:rFonts w:eastAsia="Times New Roman"/>
                <w:sz w:val="18"/>
                <w:szCs w:val="18"/>
              </w:rPr>
            </w:pPr>
            <w:r w:rsidRPr="00B93293">
              <w:rPr>
                <w:rFonts w:eastAsia="Times New Roman"/>
                <w:sz w:val="18"/>
                <w:szCs w:val="18"/>
              </w:rPr>
              <w:t>-0.06**</w:t>
            </w:r>
          </w:p>
        </w:tc>
        <w:tc>
          <w:tcPr>
            <w:tcW w:w="0" w:type="auto"/>
            <w:shd w:val="clear" w:color="auto" w:fill="D3D3D3"/>
            <w:vAlign w:val="center"/>
            <w:hideMark/>
          </w:tcPr>
          <w:p w14:paraId="4D708463" w14:textId="77777777" w:rsidR="00B93293" w:rsidRPr="00B93293" w:rsidRDefault="00B93293">
            <w:pPr>
              <w:rPr>
                <w:rFonts w:eastAsia="Times New Roman"/>
                <w:sz w:val="18"/>
                <w:szCs w:val="18"/>
              </w:rPr>
            </w:pPr>
            <w:r w:rsidRPr="00B93293">
              <w:rPr>
                <w:rFonts w:eastAsia="Times New Roman"/>
                <w:sz w:val="18"/>
                <w:szCs w:val="18"/>
              </w:rPr>
              <w:t>-0.17***</w:t>
            </w:r>
          </w:p>
        </w:tc>
        <w:tc>
          <w:tcPr>
            <w:tcW w:w="0" w:type="auto"/>
            <w:shd w:val="clear" w:color="auto" w:fill="D3D3D3"/>
            <w:vAlign w:val="center"/>
            <w:hideMark/>
          </w:tcPr>
          <w:p w14:paraId="7093AC45" w14:textId="77777777" w:rsidR="00B93293" w:rsidRPr="00B93293" w:rsidRDefault="00B93293">
            <w:pPr>
              <w:rPr>
                <w:rFonts w:eastAsia="Times New Roman"/>
                <w:sz w:val="18"/>
                <w:szCs w:val="18"/>
              </w:rPr>
            </w:pPr>
            <w:r w:rsidRPr="00B93293">
              <w:rPr>
                <w:rFonts w:eastAsia="Times New Roman"/>
                <w:sz w:val="18"/>
                <w:szCs w:val="18"/>
              </w:rPr>
              <w:t>-0.17***</w:t>
            </w:r>
          </w:p>
        </w:tc>
        <w:tc>
          <w:tcPr>
            <w:tcW w:w="0" w:type="auto"/>
            <w:shd w:val="clear" w:color="auto" w:fill="D3D3D3"/>
            <w:vAlign w:val="center"/>
            <w:hideMark/>
          </w:tcPr>
          <w:p w14:paraId="6C44B8E4" w14:textId="77777777" w:rsidR="00B93293" w:rsidRPr="00B93293" w:rsidRDefault="00B93293">
            <w:pPr>
              <w:rPr>
                <w:rFonts w:eastAsia="Times New Roman"/>
                <w:sz w:val="18"/>
                <w:szCs w:val="18"/>
              </w:rPr>
            </w:pPr>
            <w:r w:rsidRPr="00B93293">
              <w:rPr>
                <w:rFonts w:eastAsia="Times New Roman"/>
                <w:sz w:val="18"/>
                <w:szCs w:val="18"/>
              </w:rPr>
              <w:t>-0.13***</w:t>
            </w:r>
          </w:p>
        </w:tc>
        <w:tc>
          <w:tcPr>
            <w:tcW w:w="0" w:type="auto"/>
            <w:shd w:val="clear" w:color="auto" w:fill="D3D3D3"/>
            <w:vAlign w:val="center"/>
            <w:hideMark/>
          </w:tcPr>
          <w:p w14:paraId="2375FD57" w14:textId="77777777" w:rsidR="00B93293" w:rsidRPr="00B93293" w:rsidRDefault="00B93293">
            <w:pPr>
              <w:rPr>
                <w:rFonts w:eastAsia="Times New Roman"/>
                <w:sz w:val="18"/>
                <w:szCs w:val="18"/>
              </w:rPr>
            </w:pPr>
            <w:r w:rsidRPr="00B93293">
              <w:rPr>
                <w:rFonts w:eastAsia="Times New Roman"/>
                <w:sz w:val="18"/>
                <w:szCs w:val="18"/>
              </w:rPr>
              <w:t>-0.28***</w:t>
            </w:r>
          </w:p>
        </w:tc>
      </w:tr>
      <w:tr w:rsidR="00B93293" w:rsidRPr="00B93293" w14:paraId="1FF1A6E0" w14:textId="77777777">
        <w:trPr>
          <w:divId w:val="828257012"/>
          <w:tblCellSpacing w:w="15" w:type="dxa"/>
        </w:trPr>
        <w:tc>
          <w:tcPr>
            <w:tcW w:w="0" w:type="auto"/>
            <w:shd w:val="clear" w:color="auto" w:fill="D3D3D3"/>
            <w:vAlign w:val="center"/>
            <w:hideMark/>
          </w:tcPr>
          <w:p w14:paraId="7BCD4655" w14:textId="77777777" w:rsidR="00B93293" w:rsidRPr="00B93293" w:rsidRDefault="00B93293">
            <w:pPr>
              <w:rPr>
                <w:rFonts w:eastAsia="Times New Roman"/>
                <w:sz w:val="18"/>
                <w:szCs w:val="18"/>
              </w:rPr>
            </w:pPr>
          </w:p>
        </w:tc>
        <w:tc>
          <w:tcPr>
            <w:tcW w:w="0" w:type="auto"/>
            <w:shd w:val="clear" w:color="auto" w:fill="D3D3D3"/>
            <w:vAlign w:val="center"/>
            <w:hideMark/>
          </w:tcPr>
          <w:p w14:paraId="0D10253E" w14:textId="77777777" w:rsidR="00B93293" w:rsidRPr="00B93293" w:rsidRDefault="00B93293">
            <w:pPr>
              <w:rPr>
                <w:rFonts w:eastAsia="Times New Roman"/>
                <w:sz w:val="18"/>
                <w:szCs w:val="18"/>
              </w:rPr>
            </w:pPr>
            <w:r w:rsidRPr="00B93293">
              <w:rPr>
                <w:rFonts w:eastAsia="Times New Roman"/>
                <w:sz w:val="18"/>
                <w:szCs w:val="18"/>
              </w:rPr>
              <w:t>(0.02)</w:t>
            </w:r>
          </w:p>
        </w:tc>
        <w:tc>
          <w:tcPr>
            <w:tcW w:w="0" w:type="auto"/>
            <w:shd w:val="clear" w:color="auto" w:fill="D3D3D3"/>
            <w:vAlign w:val="center"/>
            <w:hideMark/>
          </w:tcPr>
          <w:p w14:paraId="3F716C01" w14:textId="77777777" w:rsidR="00B93293" w:rsidRPr="00B93293" w:rsidRDefault="00B93293">
            <w:pPr>
              <w:rPr>
                <w:rFonts w:eastAsia="Times New Roman"/>
                <w:sz w:val="18"/>
                <w:szCs w:val="18"/>
              </w:rPr>
            </w:pPr>
            <w:r w:rsidRPr="00B93293">
              <w:rPr>
                <w:rFonts w:eastAsia="Times New Roman"/>
                <w:sz w:val="18"/>
                <w:szCs w:val="18"/>
              </w:rPr>
              <w:t>(0.02)</w:t>
            </w:r>
          </w:p>
        </w:tc>
        <w:tc>
          <w:tcPr>
            <w:tcW w:w="0" w:type="auto"/>
            <w:shd w:val="clear" w:color="auto" w:fill="D3D3D3"/>
            <w:vAlign w:val="center"/>
            <w:hideMark/>
          </w:tcPr>
          <w:p w14:paraId="7D4929D7" w14:textId="77777777" w:rsidR="00B93293" w:rsidRPr="00B93293" w:rsidRDefault="00B93293">
            <w:pPr>
              <w:rPr>
                <w:rFonts w:eastAsia="Times New Roman"/>
                <w:sz w:val="18"/>
                <w:szCs w:val="18"/>
              </w:rPr>
            </w:pPr>
            <w:r w:rsidRPr="00B93293">
              <w:rPr>
                <w:rFonts w:eastAsia="Times New Roman"/>
                <w:sz w:val="18"/>
                <w:szCs w:val="18"/>
              </w:rPr>
              <w:t>(0.02)</w:t>
            </w:r>
          </w:p>
        </w:tc>
        <w:tc>
          <w:tcPr>
            <w:tcW w:w="0" w:type="auto"/>
            <w:shd w:val="clear" w:color="auto" w:fill="D3D3D3"/>
            <w:vAlign w:val="center"/>
            <w:hideMark/>
          </w:tcPr>
          <w:p w14:paraId="7AD7283E" w14:textId="77777777" w:rsidR="00B93293" w:rsidRPr="00B93293" w:rsidRDefault="00B93293">
            <w:pPr>
              <w:rPr>
                <w:rFonts w:eastAsia="Times New Roman"/>
                <w:sz w:val="18"/>
                <w:szCs w:val="18"/>
              </w:rPr>
            </w:pPr>
            <w:r w:rsidRPr="00B93293">
              <w:rPr>
                <w:rFonts w:eastAsia="Times New Roman"/>
                <w:sz w:val="18"/>
                <w:szCs w:val="18"/>
              </w:rPr>
              <w:t>(0.02)</w:t>
            </w:r>
          </w:p>
        </w:tc>
        <w:tc>
          <w:tcPr>
            <w:tcW w:w="0" w:type="auto"/>
            <w:shd w:val="clear" w:color="auto" w:fill="D3D3D3"/>
            <w:vAlign w:val="center"/>
            <w:hideMark/>
          </w:tcPr>
          <w:p w14:paraId="2B2FDE91" w14:textId="77777777" w:rsidR="00B93293" w:rsidRPr="00B93293" w:rsidRDefault="00B93293">
            <w:pPr>
              <w:rPr>
                <w:rFonts w:eastAsia="Times New Roman"/>
                <w:sz w:val="18"/>
                <w:szCs w:val="18"/>
              </w:rPr>
            </w:pPr>
            <w:r w:rsidRPr="00B93293">
              <w:rPr>
                <w:rFonts w:eastAsia="Times New Roman"/>
                <w:sz w:val="18"/>
                <w:szCs w:val="18"/>
              </w:rPr>
              <w:t>(0.02)</w:t>
            </w:r>
          </w:p>
        </w:tc>
        <w:tc>
          <w:tcPr>
            <w:tcW w:w="0" w:type="auto"/>
            <w:shd w:val="clear" w:color="auto" w:fill="D3D3D3"/>
            <w:vAlign w:val="center"/>
            <w:hideMark/>
          </w:tcPr>
          <w:p w14:paraId="667A26E2" w14:textId="77777777" w:rsidR="00B93293" w:rsidRPr="00B93293" w:rsidRDefault="00B93293">
            <w:pPr>
              <w:rPr>
                <w:rFonts w:eastAsia="Times New Roman"/>
                <w:sz w:val="18"/>
                <w:szCs w:val="18"/>
              </w:rPr>
            </w:pPr>
            <w:r w:rsidRPr="00B93293">
              <w:rPr>
                <w:rFonts w:eastAsia="Times New Roman"/>
                <w:sz w:val="18"/>
                <w:szCs w:val="18"/>
              </w:rPr>
              <w:t>(0.02)</w:t>
            </w:r>
          </w:p>
        </w:tc>
        <w:tc>
          <w:tcPr>
            <w:tcW w:w="0" w:type="auto"/>
            <w:shd w:val="clear" w:color="auto" w:fill="D3D3D3"/>
            <w:vAlign w:val="center"/>
            <w:hideMark/>
          </w:tcPr>
          <w:p w14:paraId="77328D81" w14:textId="77777777" w:rsidR="00B93293" w:rsidRPr="00B93293" w:rsidRDefault="00B93293">
            <w:pPr>
              <w:rPr>
                <w:rFonts w:eastAsia="Times New Roman"/>
                <w:sz w:val="18"/>
                <w:szCs w:val="18"/>
              </w:rPr>
            </w:pPr>
            <w:r w:rsidRPr="00B93293">
              <w:rPr>
                <w:rFonts w:eastAsia="Times New Roman"/>
                <w:sz w:val="18"/>
                <w:szCs w:val="18"/>
              </w:rPr>
              <w:t>(0.02)</w:t>
            </w:r>
          </w:p>
        </w:tc>
        <w:tc>
          <w:tcPr>
            <w:tcW w:w="0" w:type="auto"/>
            <w:shd w:val="clear" w:color="auto" w:fill="D3D3D3"/>
            <w:vAlign w:val="center"/>
            <w:hideMark/>
          </w:tcPr>
          <w:p w14:paraId="696B9329" w14:textId="77777777" w:rsidR="00B93293" w:rsidRPr="00B93293" w:rsidRDefault="00B93293">
            <w:pPr>
              <w:rPr>
                <w:rFonts w:eastAsia="Times New Roman"/>
                <w:sz w:val="18"/>
                <w:szCs w:val="18"/>
              </w:rPr>
            </w:pPr>
            <w:r w:rsidRPr="00B93293">
              <w:rPr>
                <w:rFonts w:eastAsia="Times New Roman"/>
                <w:sz w:val="18"/>
                <w:szCs w:val="18"/>
              </w:rPr>
              <w:t>(0.02)</w:t>
            </w:r>
          </w:p>
        </w:tc>
        <w:tc>
          <w:tcPr>
            <w:tcW w:w="0" w:type="auto"/>
            <w:shd w:val="clear" w:color="auto" w:fill="D3D3D3"/>
            <w:vAlign w:val="center"/>
            <w:hideMark/>
          </w:tcPr>
          <w:p w14:paraId="5EF96B20" w14:textId="77777777" w:rsidR="00B93293" w:rsidRPr="00B93293" w:rsidRDefault="00B93293">
            <w:pPr>
              <w:rPr>
                <w:rFonts w:eastAsia="Times New Roman"/>
                <w:sz w:val="18"/>
                <w:szCs w:val="18"/>
              </w:rPr>
            </w:pPr>
            <w:r w:rsidRPr="00B93293">
              <w:rPr>
                <w:rFonts w:eastAsia="Times New Roman"/>
                <w:sz w:val="18"/>
                <w:szCs w:val="18"/>
              </w:rPr>
              <w:t>(0.02)</w:t>
            </w:r>
          </w:p>
        </w:tc>
        <w:tc>
          <w:tcPr>
            <w:tcW w:w="0" w:type="auto"/>
            <w:shd w:val="clear" w:color="auto" w:fill="D3D3D3"/>
            <w:vAlign w:val="center"/>
            <w:hideMark/>
          </w:tcPr>
          <w:p w14:paraId="218FA5A9" w14:textId="77777777" w:rsidR="00B93293" w:rsidRPr="00B93293" w:rsidRDefault="00B93293">
            <w:pPr>
              <w:rPr>
                <w:rFonts w:eastAsia="Times New Roman"/>
                <w:sz w:val="18"/>
                <w:szCs w:val="18"/>
              </w:rPr>
            </w:pPr>
            <w:r w:rsidRPr="00B93293">
              <w:rPr>
                <w:rFonts w:eastAsia="Times New Roman"/>
                <w:sz w:val="18"/>
                <w:szCs w:val="18"/>
              </w:rPr>
              <w:t>(0.02)</w:t>
            </w:r>
          </w:p>
        </w:tc>
        <w:tc>
          <w:tcPr>
            <w:tcW w:w="0" w:type="auto"/>
            <w:shd w:val="clear" w:color="auto" w:fill="D3D3D3"/>
            <w:vAlign w:val="center"/>
            <w:hideMark/>
          </w:tcPr>
          <w:p w14:paraId="1ED3019D" w14:textId="77777777" w:rsidR="00B93293" w:rsidRPr="00B93293" w:rsidRDefault="00B93293">
            <w:pPr>
              <w:rPr>
                <w:rFonts w:eastAsia="Times New Roman"/>
                <w:sz w:val="18"/>
                <w:szCs w:val="18"/>
              </w:rPr>
            </w:pPr>
            <w:r w:rsidRPr="00B93293">
              <w:rPr>
                <w:rFonts w:eastAsia="Times New Roman"/>
                <w:sz w:val="18"/>
                <w:szCs w:val="18"/>
              </w:rPr>
              <w:t>(0.03)</w:t>
            </w:r>
          </w:p>
        </w:tc>
      </w:tr>
      <w:tr w:rsidR="00B93293" w:rsidRPr="00B93293" w14:paraId="7156E5C7" w14:textId="77777777">
        <w:trPr>
          <w:divId w:val="828257012"/>
          <w:tblCellSpacing w:w="15" w:type="dxa"/>
        </w:trPr>
        <w:tc>
          <w:tcPr>
            <w:tcW w:w="0" w:type="auto"/>
            <w:vAlign w:val="center"/>
            <w:hideMark/>
          </w:tcPr>
          <w:p w14:paraId="149B93C1" w14:textId="77777777" w:rsidR="00B93293" w:rsidRPr="00B93293" w:rsidRDefault="00B93293">
            <w:pPr>
              <w:rPr>
                <w:rFonts w:eastAsia="Times New Roman"/>
                <w:sz w:val="18"/>
                <w:szCs w:val="18"/>
              </w:rPr>
            </w:pPr>
            <w:r w:rsidRPr="00B93293">
              <w:rPr>
                <w:rFonts w:eastAsia="Times New Roman"/>
                <w:sz w:val="18"/>
                <w:szCs w:val="18"/>
              </w:rPr>
              <w:t>Degree Status (Degree)</w:t>
            </w:r>
          </w:p>
        </w:tc>
        <w:tc>
          <w:tcPr>
            <w:tcW w:w="0" w:type="auto"/>
            <w:vAlign w:val="center"/>
            <w:hideMark/>
          </w:tcPr>
          <w:p w14:paraId="2F800551" w14:textId="77777777" w:rsidR="00B93293" w:rsidRPr="00B93293" w:rsidRDefault="00B93293">
            <w:pPr>
              <w:rPr>
                <w:rFonts w:eastAsia="Times New Roman"/>
                <w:sz w:val="18"/>
                <w:szCs w:val="18"/>
              </w:rPr>
            </w:pPr>
            <w:r w:rsidRPr="00B93293">
              <w:rPr>
                <w:rFonts w:eastAsia="Times New Roman"/>
                <w:sz w:val="18"/>
                <w:szCs w:val="18"/>
              </w:rPr>
              <w:t>-0.02*</w:t>
            </w:r>
          </w:p>
        </w:tc>
        <w:tc>
          <w:tcPr>
            <w:tcW w:w="0" w:type="auto"/>
            <w:vAlign w:val="center"/>
            <w:hideMark/>
          </w:tcPr>
          <w:p w14:paraId="5D58C2B9"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vAlign w:val="center"/>
            <w:hideMark/>
          </w:tcPr>
          <w:p w14:paraId="31332C4B" w14:textId="77777777" w:rsidR="00B93293" w:rsidRPr="00B93293" w:rsidRDefault="00B93293">
            <w:pPr>
              <w:rPr>
                <w:rFonts w:eastAsia="Times New Roman"/>
                <w:sz w:val="18"/>
                <w:szCs w:val="18"/>
              </w:rPr>
            </w:pPr>
            <w:r w:rsidRPr="00B93293">
              <w:rPr>
                <w:rFonts w:eastAsia="Times New Roman"/>
                <w:sz w:val="18"/>
                <w:szCs w:val="18"/>
              </w:rPr>
              <w:t>-0.02</w:t>
            </w:r>
          </w:p>
        </w:tc>
        <w:tc>
          <w:tcPr>
            <w:tcW w:w="0" w:type="auto"/>
            <w:vAlign w:val="center"/>
            <w:hideMark/>
          </w:tcPr>
          <w:p w14:paraId="1337011B" w14:textId="77777777" w:rsidR="00B93293" w:rsidRPr="00B93293" w:rsidRDefault="00B93293">
            <w:pPr>
              <w:rPr>
                <w:rFonts w:eastAsia="Times New Roman"/>
                <w:sz w:val="18"/>
                <w:szCs w:val="18"/>
              </w:rPr>
            </w:pPr>
            <w:r w:rsidRPr="00B93293">
              <w:rPr>
                <w:rFonts w:eastAsia="Times New Roman"/>
                <w:sz w:val="18"/>
                <w:szCs w:val="18"/>
              </w:rPr>
              <w:t>0.00</w:t>
            </w:r>
          </w:p>
        </w:tc>
        <w:tc>
          <w:tcPr>
            <w:tcW w:w="0" w:type="auto"/>
            <w:vAlign w:val="center"/>
            <w:hideMark/>
          </w:tcPr>
          <w:p w14:paraId="403223B4" w14:textId="77777777" w:rsidR="00B93293" w:rsidRPr="00B93293" w:rsidRDefault="00B93293">
            <w:pPr>
              <w:rPr>
                <w:rFonts w:eastAsia="Times New Roman"/>
                <w:sz w:val="18"/>
                <w:szCs w:val="18"/>
              </w:rPr>
            </w:pPr>
            <w:r w:rsidRPr="00B93293">
              <w:rPr>
                <w:rFonts w:eastAsia="Times New Roman"/>
                <w:sz w:val="18"/>
                <w:szCs w:val="18"/>
              </w:rPr>
              <w:t>0.00</w:t>
            </w:r>
          </w:p>
        </w:tc>
        <w:tc>
          <w:tcPr>
            <w:tcW w:w="0" w:type="auto"/>
            <w:vAlign w:val="center"/>
            <w:hideMark/>
          </w:tcPr>
          <w:p w14:paraId="5E908163" w14:textId="77777777" w:rsidR="00B93293" w:rsidRPr="00B93293" w:rsidRDefault="00B93293">
            <w:pPr>
              <w:rPr>
                <w:rFonts w:eastAsia="Times New Roman"/>
                <w:sz w:val="18"/>
                <w:szCs w:val="18"/>
              </w:rPr>
            </w:pPr>
            <w:r w:rsidRPr="00B93293">
              <w:rPr>
                <w:rFonts w:eastAsia="Times New Roman"/>
                <w:sz w:val="18"/>
                <w:szCs w:val="18"/>
              </w:rPr>
              <w:t>-0.06***</w:t>
            </w:r>
          </w:p>
        </w:tc>
        <w:tc>
          <w:tcPr>
            <w:tcW w:w="0" w:type="auto"/>
            <w:vAlign w:val="center"/>
            <w:hideMark/>
          </w:tcPr>
          <w:p w14:paraId="68C09A5D" w14:textId="77777777" w:rsidR="00B93293" w:rsidRPr="00B93293" w:rsidRDefault="00B93293">
            <w:pPr>
              <w:rPr>
                <w:rFonts w:eastAsia="Times New Roman"/>
                <w:sz w:val="18"/>
                <w:szCs w:val="18"/>
              </w:rPr>
            </w:pPr>
            <w:r w:rsidRPr="00B93293">
              <w:rPr>
                <w:rFonts w:eastAsia="Times New Roman"/>
                <w:sz w:val="18"/>
                <w:szCs w:val="18"/>
              </w:rPr>
              <w:t>-0.06***</w:t>
            </w:r>
          </w:p>
        </w:tc>
        <w:tc>
          <w:tcPr>
            <w:tcW w:w="0" w:type="auto"/>
            <w:vAlign w:val="center"/>
            <w:hideMark/>
          </w:tcPr>
          <w:p w14:paraId="3FEED51A" w14:textId="77777777" w:rsidR="00B93293" w:rsidRPr="00B93293" w:rsidRDefault="00B93293">
            <w:pPr>
              <w:rPr>
                <w:rFonts w:eastAsia="Times New Roman"/>
                <w:sz w:val="18"/>
                <w:szCs w:val="18"/>
              </w:rPr>
            </w:pPr>
            <w:r w:rsidRPr="00B93293">
              <w:rPr>
                <w:rFonts w:eastAsia="Times New Roman"/>
                <w:sz w:val="18"/>
                <w:szCs w:val="18"/>
              </w:rPr>
              <w:t>-0.03*</w:t>
            </w:r>
          </w:p>
        </w:tc>
        <w:tc>
          <w:tcPr>
            <w:tcW w:w="0" w:type="auto"/>
            <w:vAlign w:val="center"/>
            <w:hideMark/>
          </w:tcPr>
          <w:p w14:paraId="48720ED3" w14:textId="77777777" w:rsidR="00B93293" w:rsidRPr="00B93293" w:rsidRDefault="00B93293">
            <w:pPr>
              <w:rPr>
                <w:rFonts w:eastAsia="Times New Roman"/>
                <w:sz w:val="18"/>
                <w:szCs w:val="18"/>
              </w:rPr>
            </w:pPr>
            <w:r w:rsidRPr="00B93293">
              <w:rPr>
                <w:rFonts w:eastAsia="Times New Roman"/>
                <w:sz w:val="18"/>
                <w:szCs w:val="18"/>
              </w:rPr>
              <w:t>-0.04***</w:t>
            </w:r>
          </w:p>
        </w:tc>
        <w:tc>
          <w:tcPr>
            <w:tcW w:w="0" w:type="auto"/>
            <w:vAlign w:val="center"/>
            <w:hideMark/>
          </w:tcPr>
          <w:p w14:paraId="5AAFA053" w14:textId="77777777" w:rsidR="00B93293" w:rsidRPr="00B93293" w:rsidRDefault="00B93293">
            <w:pPr>
              <w:rPr>
                <w:rFonts w:eastAsia="Times New Roman"/>
                <w:sz w:val="18"/>
                <w:szCs w:val="18"/>
              </w:rPr>
            </w:pPr>
            <w:r w:rsidRPr="00B93293">
              <w:rPr>
                <w:rFonts w:eastAsia="Times New Roman"/>
                <w:sz w:val="18"/>
                <w:szCs w:val="18"/>
              </w:rPr>
              <w:t>-0.03**</w:t>
            </w:r>
          </w:p>
        </w:tc>
        <w:tc>
          <w:tcPr>
            <w:tcW w:w="0" w:type="auto"/>
            <w:vAlign w:val="center"/>
            <w:hideMark/>
          </w:tcPr>
          <w:p w14:paraId="1EA66AAB" w14:textId="77777777" w:rsidR="00B93293" w:rsidRPr="00B93293" w:rsidRDefault="00B93293">
            <w:pPr>
              <w:rPr>
                <w:rFonts w:eastAsia="Times New Roman"/>
                <w:sz w:val="18"/>
                <w:szCs w:val="18"/>
              </w:rPr>
            </w:pPr>
            <w:r w:rsidRPr="00B93293">
              <w:rPr>
                <w:rFonts w:eastAsia="Times New Roman"/>
                <w:sz w:val="18"/>
                <w:szCs w:val="18"/>
              </w:rPr>
              <w:t>-0.05***</w:t>
            </w:r>
          </w:p>
        </w:tc>
      </w:tr>
      <w:tr w:rsidR="00B93293" w:rsidRPr="00B93293" w14:paraId="61A4525B" w14:textId="77777777">
        <w:trPr>
          <w:divId w:val="828257012"/>
          <w:tblCellSpacing w:w="15" w:type="dxa"/>
        </w:trPr>
        <w:tc>
          <w:tcPr>
            <w:tcW w:w="0" w:type="auto"/>
            <w:vAlign w:val="center"/>
            <w:hideMark/>
          </w:tcPr>
          <w:p w14:paraId="2DBA0452" w14:textId="77777777" w:rsidR="00B93293" w:rsidRPr="00B93293" w:rsidRDefault="00B93293">
            <w:pPr>
              <w:rPr>
                <w:rFonts w:eastAsia="Times New Roman"/>
                <w:sz w:val="18"/>
                <w:szCs w:val="18"/>
              </w:rPr>
            </w:pPr>
          </w:p>
        </w:tc>
        <w:tc>
          <w:tcPr>
            <w:tcW w:w="0" w:type="auto"/>
            <w:vAlign w:val="center"/>
            <w:hideMark/>
          </w:tcPr>
          <w:p w14:paraId="54448F89"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vAlign w:val="center"/>
            <w:hideMark/>
          </w:tcPr>
          <w:p w14:paraId="65435B20"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vAlign w:val="center"/>
            <w:hideMark/>
          </w:tcPr>
          <w:p w14:paraId="640BCB17"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vAlign w:val="center"/>
            <w:hideMark/>
          </w:tcPr>
          <w:p w14:paraId="337B23D9"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vAlign w:val="center"/>
            <w:hideMark/>
          </w:tcPr>
          <w:p w14:paraId="161B044A"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vAlign w:val="center"/>
            <w:hideMark/>
          </w:tcPr>
          <w:p w14:paraId="25805729"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vAlign w:val="center"/>
            <w:hideMark/>
          </w:tcPr>
          <w:p w14:paraId="479C9649"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vAlign w:val="center"/>
            <w:hideMark/>
          </w:tcPr>
          <w:p w14:paraId="5D3E58EB"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vAlign w:val="center"/>
            <w:hideMark/>
          </w:tcPr>
          <w:p w14:paraId="3BE60683"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vAlign w:val="center"/>
            <w:hideMark/>
          </w:tcPr>
          <w:p w14:paraId="0294B2F3"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vAlign w:val="center"/>
            <w:hideMark/>
          </w:tcPr>
          <w:p w14:paraId="1DA1C236" w14:textId="77777777" w:rsidR="00B93293" w:rsidRPr="00B93293" w:rsidRDefault="00B93293">
            <w:pPr>
              <w:rPr>
                <w:rFonts w:eastAsia="Times New Roman"/>
                <w:sz w:val="18"/>
                <w:szCs w:val="18"/>
              </w:rPr>
            </w:pPr>
            <w:r w:rsidRPr="00B93293">
              <w:rPr>
                <w:rFonts w:eastAsia="Times New Roman"/>
                <w:sz w:val="18"/>
                <w:szCs w:val="18"/>
              </w:rPr>
              <w:t>(0.01)</w:t>
            </w:r>
          </w:p>
        </w:tc>
      </w:tr>
      <w:tr w:rsidR="00B93293" w:rsidRPr="00B93293" w14:paraId="6CF1FDEB" w14:textId="77777777">
        <w:trPr>
          <w:divId w:val="828257012"/>
          <w:tblCellSpacing w:w="15" w:type="dxa"/>
        </w:trPr>
        <w:tc>
          <w:tcPr>
            <w:tcW w:w="0" w:type="auto"/>
            <w:vAlign w:val="center"/>
            <w:hideMark/>
          </w:tcPr>
          <w:p w14:paraId="77F85B80" w14:textId="77777777" w:rsidR="00B93293" w:rsidRPr="00B93293" w:rsidRDefault="00B93293">
            <w:pPr>
              <w:rPr>
                <w:rFonts w:eastAsia="Times New Roman"/>
                <w:sz w:val="18"/>
                <w:szCs w:val="18"/>
              </w:rPr>
            </w:pPr>
            <w:r w:rsidRPr="00B93293">
              <w:rPr>
                <w:rFonts w:eastAsia="Times New Roman"/>
                <w:sz w:val="18"/>
                <w:szCs w:val="18"/>
              </w:rPr>
              <w:t>Income (Over $100,000)</w:t>
            </w:r>
          </w:p>
        </w:tc>
        <w:tc>
          <w:tcPr>
            <w:tcW w:w="0" w:type="auto"/>
            <w:vAlign w:val="center"/>
            <w:hideMark/>
          </w:tcPr>
          <w:p w14:paraId="0DDB33AA" w14:textId="77777777" w:rsidR="00B93293" w:rsidRPr="00B93293" w:rsidRDefault="00B93293">
            <w:pPr>
              <w:rPr>
                <w:rFonts w:eastAsia="Times New Roman"/>
                <w:sz w:val="18"/>
                <w:szCs w:val="18"/>
              </w:rPr>
            </w:pPr>
            <w:r w:rsidRPr="00B93293">
              <w:rPr>
                <w:rFonts w:eastAsia="Times New Roman"/>
                <w:sz w:val="18"/>
                <w:szCs w:val="18"/>
              </w:rPr>
              <w:t>0.02*</w:t>
            </w:r>
          </w:p>
        </w:tc>
        <w:tc>
          <w:tcPr>
            <w:tcW w:w="0" w:type="auto"/>
            <w:vAlign w:val="center"/>
            <w:hideMark/>
          </w:tcPr>
          <w:p w14:paraId="2D59C578" w14:textId="77777777" w:rsidR="00B93293" w:rsidRPr="00B93293" w:rsidRDefault="00B93293">
            <w:pPr>
              <w:rPr>
                <w:rFonts w:eastAsia="Times New Roman"/>
                <w:sz w:val="18"/>
                <w:szCs w:val="18"/>
              </w:rPr>
            </w:pPr>
            <w:r w:rsidRPr="00B93293">
              <w:rPr>
                <w:rFonts w:eastAsia="Times New Roman"/>
                <w:sz w:val="18"/>
                <w:szCs w:val="18"/>
              </w:rPr>
              <w:t>0.07***</w:t>
            </w:r>
          </w:p>
        </w:tc>
        <w:tc>
          <w:tcPr>
            <w:tcW w:w="0" w:type="auto"/>
            <w:vAlign w:val="center"/>
            <w:hideMark/>
          </w:tcPr>
          <w:p w14:paraId="67F955B9" w14:textId="77777777" w:rsidR="00B93293" w:rsidRPr="00B93293" w:rsidRDefault="00B93293">
            <w:pPr>
              <w:rPr>
                <w:rFonts w:eastAsia="Times New Roman"/>
                <w:sz w:val="18"/>
                <w:szCs w:val="18"/>
              </w:rPr>
            </w:pPr>
            <w:r w:rsidRPr="00B93293">
              <w:rPr>
                <w:rFonts w:eastAsia="Times New Roman"/>
                <w:sz w:val="18"/>
                <w:szCs w:val="18"/>
              </w:rPr>
              <w:t>0.03*</w:t>
            </w:r>
          </w:p>
        </w:tc>
        <w:tc>
          <w:tcPr>
            <w:tcW w:w="0" w:type="auto"/>
            <w:vAlign w:val="center"/>
            <w:hideMark/>
          </w:tcPr>
          <w:p w14:paraId="635A7ED5" w14:textId="77777777" w:rsidR="00B93293" w:rsidRPr="00B93293" w:rsidRDefault="00B93293">
            <w:pPr>
              <w:rPr>
                <w:rFonts w:eastAsia="Times New Roman"/>
                <w:sz w:val="18"/>
                <w:szCs w:val="18"/>
              </w:rPr>
            </w:pPr>
            <w:r w:rsidRPr="00B93293">
              <w:rPr>
                <w:rFonts w:eastAsia="Times New Roman"/>
                <w:sz w:val="18"/>
                <w:szCs w:val="18"/>
              </w:rPr>
              <w:t>0.03*</w:t>
            </w:r>
          </w:p>
        </w:tc>
        <w:tc>
          <w:tcPr>
            <w:tcW w:w="0" w:type="auto"/>
            <w:vAlign w:val="center"/>
            <w:hideMark/>
          </w:tcPr>
          <w:p w14:paraId="21C0AF69" w14:textId="77777777" w:rsidR="00B93293" w:rsidRPr="00B93293" w:rsidRDefault="00B93293">
            <w:pPr>
              <w:rPr>
                <w:rFonts w:eastAsia="Times New Roman"/>
                <w:sz w:val="18"/>
                <w:szCs w:val="18"/>
              </w:rPr>
            </w:pPr>
            <w:r w:rsidRPr="00B93293">
              <w:rPr>
                <w:rFonts w:eastAsia="Times New Roman"/>
                <w:sz w:val="18"/>
                <w:szCs w:val="18"/>
              </w:rPr>
              <w:t>0.06***</w:t>
            </w:r>
          </w:p>
        </w:tc>
        <w:tc>
          <w:tcPr>
            <w:tcW w:w="0" w:type="auto"/>
            <w:vAlign w:val="center"/>
            <w:hideMark/>
          </w:tcPr>
          <w:p w14:paraId="7816168C" w14:textId="77777777" w:rsidR="00B93293" w:rsidRPr="00B93293" w:rsidRDefault="00B93293">
            <w:pPr>
              <w:rPr>
                <w:rFonts w:eastAsia="Times New Roman"/>
                <w:sz w:val="18"/>
                <w:szCs w:val="18"/>
              </w:rPr>
            </w:pPr>
            <w:r w:rsidRPr="00B93293">
              <w:rPr>
                <w:rFonts w:eastAsia="Times New Roman"/>
                <w:sz w:val="18"/>
                <w:szCs w:val="18"/>
              </w:rPr>
              <w:t>0.06***</w:t>
            </w:r>
          </w:p>
        </w:tc>
        <w:tc>
          <w:tcPr>
            <w:tcW w:w="0" w:type="auto"/>
            <w:vAlign w:val="center"/>
            <w:hideMark/>
          </w:tcPr>
          <w:p w14:paraId="026BFD09" w14:textId="77777777" w:rsidR="00B93293" w:rsidRPr="00B93293" w:rsidRDefault="00B93293">
            <w:pPr>
              <w:rPr>
                <w:rFonts w:eastAsia="Times New Roman"/>
                <w:sz w:val="18"/>
                <w:szCs w:val="18"/>
              </w:rPr>
            </w:pPr>
            <w:r w:rsidRPr="00B93293">
              <w:rPr>
                <w:rFonts w:eastAsia="Times New Roman"/>
                <w:sz w:val="18"/>
                <w:szCs w:val="18"/>
              </w:rPr>
              <w:t>-0.02</w:t>
            </w:r>
          </w:p>
        </w:tc>
        <w:tc>
          <w:tcPr>
            <w:tcW w:w="0" w:type="auto"/>
            <w:vAlign w:val="center"/>
            <w:hideMark/>
          </w:tcPr>
          <w:p w14:paraId="03D705A2"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vAlign w:val="center"/>
            <w:hideMark/>
          </w:tcPr>
          <w:p w14:paraId="6AFFD6A4"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vAlign w:val="center"/>
            <w:hideMark/>
          </w:tcPr>
          <w:p w14:paraId="73DA4AA6" w14:textId="77777777" w:rsidR="00B93293" w:rsidRPr="00B93293" w:rsidRDefault="00B93293">
            <w:pPr>
              <w:rPr>
                <w:rFonts w:eastAsia="Times New Roman"/>
                <w:sz w:val="18"/>
                <w:szCs w:val="18"/>
              </w:rPr>
            </w:pPr>
            <w:r w:rsidRPr="00B93293">
              <w:rPr>
                <w:rFonts w:eastAsia="Times New Roman"/>
                <w:sz w:val="18"/>
                <w:szCs w:val="18"/>
              </w:rPr>
              <w:t>0.03**</w:t>
            </w:r>
          </w:p>
        </w:tc>
        <w:tc>
          <w:tcPr>
            <w:tcW w:w="0" w:type="auto"/>
            <w:vAlign w:val="center"/>
            <w:hideMark/>
          </w:tcPr>
          <w:p w14:paraId="186EC7C1" w14:textId="77777777" w:rsidR="00B93293" w:rsidRPr="00B93293" w:rsidRDefault="00B93293">
            <w:pPr>
              <w:rPr>
                <w:rFonts w:eastAsia="Times New Roman"/>
                <w:sz w:val="18"/>
                <w:szCs w:val="18"/>
              </w:rPr>
            </w:pPr>
            <w:r w:rsidRPr="00B93293">
              <w:rPr>
                <w:rFonts w:eastAsia="Times New Roman"/>
                <w:sz w:val="18"/>
                <w:szCs w:val="18"/>
              </w:rPr>
              <w:t>0.04**</w:t>
            </w:r>
          </w:p>
        </w:tc>
      </w:tr>
      <w:tr w:rsidR="00B93293" w:rsidRPr="00B93293" w14:paraId="75DEB403" w14:textId="77777777">
        <w:trPr>
          <w:divId w:val="828257012"/>
          <w:tblCellSpacing w:w="15" w:type="dxa"/>
        </w:trPr>
        <w:tc>
          <w:tcPr>
            <w:tcW w:w="0" w:type="auto"/>
            <w:vAlign w:val="center"/>
            <w:hideMark/>
          </w:tcPr>
          <w:p w14:paraId="1AA7132A" w14:textId="77777777" w:rsidR="00B93293" w:rsidRPr="00B93293" w:rsidRDefault="00B93293">
            <w:pPr>
              <w:rPr>
                <w:rFonts w:eastAsia="Times New Roman"/>
                <w:sz w:val="18"/>
                <w:szCs w:val="18"/>
              </w:rPr>
            </w:pPr>
          </w:p>
        </w:tc>
        <w:tc>
          <w:tcPr>
            <w:tcW w:w="0" w:type="auto"/>
            <w:vAlign w:val="center"/>
            <w:hideMark/>
          </w:tcPr>
          <w:p w14:paraId="1696F03A"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vAlign w:val="center"/>
            <w:hideMark/>
          </w:tcPr>
          <w:p w14:paraId="378A9CDD"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vAlign w:val="center"/>
            <w:hideMark/>
          </w:tcPr>
          <w:p w14:paraId="5BB0A22D"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vAlign w:val="center"/>
            <w:hideMark/>
          </w:tcPr>
          <w:p w14:paraId="224A74A9"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vAlign w:val="center"/>
            <w:hideMark/>
          </w:tcPr>
          <w:p w14:paraId="1D6A48D8"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vAlign w:val="center"/>
            <w:hideMark/>
          </w:tcPr>
          <w:p w14:paraId="11794AF5"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vAlign w:val="center"/>
            <w:hideMark/>
          </w:tcPr>
          <w:p w14:paraId="753D4D3A"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vAlign w:val="center"/>
            <w:hideMark/>
          </w:tcPr>
          <w:p w14:paraId="4BC89B10"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vAlign w:val="center"/>
            <w:hideMark/>
          </w:tcPr>
          <w:p w14:paraId="69F18B5A"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vAlign w:val="center"/>
            <w:hideMark/>
          </w:tcPr>
          <w:p w14:paraId="727BF407"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vAlign w:val="center"/>
            <w:hideMark/>
          </w:tcPr>
          <w:p w14:paraId="184DA5CF" w14:textId="77777777" w:rsidR="00B93293" w:rsidRPr="00B93293" w:rsidRDefault="00B93293">
            <w:pPr>
              <w:rPr>
                <w:rFonts w:eastAsia="Times New Roman"/>
                <w:sz w:val="18"/>
                <w:szCs w:val="18"/>
              </w:rPr>
            </w:pPr>
            <w:r w:rsidRPr="00B93293">
              <w:rPr>
                <w:rFonts w:eastAsia="Times New Roman"/>
                <w:sz w:val="18"/>
                <w:szCs w:val="18"/>
              </w:rPr>
              <w:t>(0.02)</w:t>
            </w:r>
          </w:p>
        </w:tc>
      </w:tr>
      <w:tr w:rsidR="00B93293" w:rsidRPr="00B93293" w14:paraId="097E83EA" w14:textId="77777777">
        <w:trPr>
          <w:divId w:val="828257012"/>
          <w:tblCellSpacing w:w="15" w:type="dxa"/>
        </w:trPr>
        <w:tc>
          <w:tcPr>
            <w:tcW w:w="0" w:type="auto"/>
            <w:vAlign w:val="center"/>
            <w:hideMark/>
          </w:tcPr>
          <w:p w14:paraId="7BACD1AB" w14:textId="77777777" w:rsidR="00B93293" w:rsidRPr="00B93293" w:rsidRDefault="00B93293">
            <w:pPr>
              <w:rPr>
                <w:rFonts w:eastAsia="Times New Roman"/>
                <w:sz w:val="18"/>
                <w:szCs w:val="18"/>
              </w:rPr>
            </w:pPr>
            <w:r w:rsidRPr="00B93293">
              <w:rPr>
                <w:rFonts w:eastAsia="Times New Roman"/>
                <w:sz w:val="18"/>
                <w:szCs w:val="18"/>
              </w:rPr>
              <w:t>Gender (Female)</w:t>
            </w:r>
          </w:p>
        </w:tc>
        <w:tc>
          <w:tcPr>
            <w:tcW w:w="0" w:type="auto"/>
            <w:vAlign w:val="center"/>
            <w:hideMark/>
          </w:tcPr>
          <w:p w14:paraId="2FF4939E" w14:textId="77777777" w:rsidR="00B93293" w:rsidRPr="00B93293" w:rsidRDefault="00B93293">
            <w:pPr>
              <w:rPr>
                <w:rFonts w:eastAsia="Times New Roman"/>
                <w:sz w:val="18"/>
                <w:szCs w:val="18"/>
              </w:rPr>
            </w:pPr>
            <w:r w:rsidRPr="00B93293">
              <w:rPr>
                <w:rFonts w:eastAsia="Times New Roman"/>
                <w:sz w:val="18"/>
                <w:szCs w:val="18"/>
              </w:rPr>
              <w:t>-0.03**</w:t>
            </w:r>
          </w:p>
        </w:tc>
        <w:tc>
          <w:tcPr>
            <w:tcW w:w="0" w:type="auto"/>
            <w:vAlign w:val="center"/>
            <w:hideMark/>
          </w:tcPr>
          <w:p w14:paraId="54CFF009" w14:textId="77777777" w:rsidR="00B93293" w:rsidRPr="00B93293" w:rsidRDefault="00B93293">
            <w:pPr>
              <w:rPr>
                <w:rFonts w:eastAsia="Times New Roman"/>
                <w:sz w:val="18"/>
                <w:szCs w:val="18"/>
              </w:rPr>
            </w:pPr>
            <w:r w:rsidRPr="00B93293">
              <w:rPr>
                <w:rFonts w:eastAsia="Times New Roman"/>
                <w:sz w:val="18"/>
                <w:szCs w:val="18"/>
              </w:rPr>
              <w:t>-0.04***</w:t>
            </w:r>
          </w:p>
        </w:tc>
        <w:tc>
          <w:tcPr>
            <w:tcW w:w="0" w:type="auto"/>
            <w:vAlign w:val="center"/>
            <w:hideMark/>
          </w:tcPr>
          <w:p w14:paraId="483868BA" w14:textId="77777777" w:rsidR="00B93293" w:rsidRPr="00B93293" w:rsidRDefault="00B93293">
            <w:pPr>
              <w:rPr>
                <w:rFonts w:eastAsia="Times New Roman"/>
                <w:sz w:val="18"/>
                <w:szCs w:val="18"/>
              </w:rPr>
            </w:pPr>
            <w:r w:rsidRPr="00B93293">
              <w:rPr>
                <w:rFonts w:eastAsia="Times New Roman"/>
                <w:sz w:val="18"/>
                <w:szCs w:val="18"/>
              </w:rPr>
              <w:t>-0.07***</w:t>
            </w:r>
          </w:p>
        </w:tc>
        <w:tc>
          <w:tcPr>
            <w:tcW w:w="0" w:type="auto"/>
            <w:vAlign w:val="center"/>
            <w:hideMark/>
          </w:tcPr>
          <w:p w14:paraId="37169125" w14:textId="77777777" w:rsidR="00B93293" w:rsidRPr="00B93293" w:rsidRDefault="00B93293">
            <w:pPr>
              <w:rPr>
                <w:rFonts w:eastAsia="Times New Roman"/>
                <w:sz w:val="18"/>
                <w:szCs w:val="18"/>
              </w:rPr>
            </w:pPr>
            <w:r w:rsidRPr="00B93293">
              <w:rPr>
                <w:rFonts w:eastAsia="Times New Roman"/>
                <w:sz w:val="18"/>
                <w:szCs w:val="18"/>
              </w:rPr>
              <w:t>-0.09***</w:t>
            </w:r>
          </w:p>
        </w:tc>
        <w:tc>
          <w:tcPr>
            <w:tcW w:w="0" w:type="auto"/>
            <w:vAlign w:val="center"/>
            <w:hideMark/>
          </w:tcPr>
          <w:p w14:paraId="77CB0FA8" w14:textId="77777777" w:rsidR="00B93293" w:rsidRPr="00B93293" w:rsidRDefault="00B93293">
            <w:pPr>
              <w:rPr>
                <w:rFonts w:eastAsia="Times New Roman"/>
                <w:sz w:val="18"/>
                <w:szCs w:val="18"/>
              </w:rPr>
            </w:pPr>
            <w:r w:rsidRPr="00B93293">
              <w:rPr>
                <w:rFonts w:eastAsia="Times New Roman"/>
                <w:sz w:val="18"/>
                <w:szCs w:val="18"/>
              </w:rPr>
              <w:t>-0.05***</w:t>
            </w:r>
          </w:p>
        </w:tc>
        <w:tc>
          <w:tcPr>
            <w:tcW w:w="0" w:type="auto"/>
            <w:vAlign w:val="center"/>
            <w:hideMark/>
          </w:tcPr>
          <w:p w14:paraId="44248A5B" w14:textId="77777777" w:rsidR="00B93293" w:rsidRPr="00B93293" w:rsidRDefault="00B93293">
            <w:pPr>
              <w:rPr>
                <w:rFonts w:eastAsia="Times New Roman"/>
                <w:sz w:val="18"/>
                <w:szCs w:val="18"/>
              </w:rPr>
            </w:pPr>
            <w:r w:rsidRPr="00B93293">
              <w:rPr>
                <w:rFonts w:eastAsia="Times New Roman"/>
                <w:sz w:val="18"/>
                <w:szCs w:val="18"/>
              </w:rPr>
              <w:t>0.00</w:t>
            </w:r>
          </w:p>
        </w:tc>
        <w:tc>
          <w:tcPr>
            <w:tcW w:w="0" w:type="auto"/>
            <w:vAlign w:val="center"/>
            <w:hideMark/>
          </w:tcPr>
          <w:p w14:paraId="48DC954E" w14:textId="77777777" w:rsidR="00B93293" w:rsidRPr="00B93293" w:rsidRDefault="00B93293">
            <w:pPr>
              <w:rPr>
                <w:rFonts w:eastAsia="Times New Roman"/>
                <w:sz w:val="18"/>
                <w:szCs w:val="18"/>
              </w:rPr>
            </w:pPr>
            <w:r w:rsidRPr="00B93293">
              <w:rPr>
                <w:rFonts w:eastAsia="Times New Roman"/>
                <w:sz w:val="18"/>
                <w:szCs w:val="18"/>
              </w:rPr>
              <w:t>-0.02*</w:t>
            </w:r>
          </w:p>
        </w:tc>
        <w:tc>
          <w:tcPr>
            <w:tcW w:w="0" w:type="auto"/>
            <w:vAlign w:val="center"/>
            <w:hideMark/>
          </w:tcPr>
          <w:p w14:paraId="5158BFC8" w14:textId="77777777" w:rsidR="00B93293" w:rsidRPr="00B93293" w:rsidRDefault="00B93293">
            <w:pPr>
              <w:rPr>
                <w:rFonts w:eastAsia="Times New Roman"/>
                <w:sz w:val="18"/>
                <w:szCs w:val="18"/>
              </w:rPr>
            </w:pPr>
            <w:r w:rsidRPr="00B93293">
              <w:rPr>
                <w:rFonts w:eastAsia="Times New Roman"/>
                <w:sz w:val="18"/>
                <w:szCs w:val="18"/>
              </w:rPr>
              <w:t>-0.04***</w:t>
            </w:r>
          </w:p>
        </w:tc>
        <w:tc>
          <w:tcPr>
            <w:tcW w:w="0" w:type="auto"/>
            <w:vAlign w:val="center"/>
            <w:hideMark/>
          </w:tcPr>
          <w:p w14:paraId="54C22B74"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vAlign w:val="center"/>
            <w:hideMark/>
          </w:tcPr>
          <w:p w14:paraId="3809EC24" w14:textId="77777777" w:rsidR="00B93293" w:rsidRPr="00B93293" w:rsidRDefault="00B93293">
            <w:pPr>
              <w:rPr>
                <w:rFonts w:eastAsia="Times New Roman"/>
                <w:sz w:val="18"/>
                <w:szCs w:val="18"/>
              </w:rPr>
            </w:pPr>
            <w:r w:rsidRPr="00B93293">
              <w:rPr>
                <w:rFonts w:eastAsia="Times New Roman"/>
                <w:sz w:val="18"/>
                <w:szCs w:val="18"/>
              </w:rPr>
              <w:t>0.00</w:t>
            </w:r>
          </w:p>
        </w:tc>
        <w:tc>
          <w:tcPr>
            <w:tcW w:w="0" w:type="auto"/>
            <w:vAlign w:val="center"/>
            <w:hideMark/>
          </w:tcPr>
          <w:p w14:paraId="6FB4E33D" w14:textId="77777777" w:rsidR="00B93293" w:rsidRPr="00B93293" w:rsidRDefault="00B93293">
            <w:pPr>
              <w:rPr>
                <w:rFonts w:eastAsia="Times New Roman"/>
                <w:sz w:val="18"/>
                <w:szCs w:val="18"/>
              </w:rPr>
            </w:pPr>
            <w:r w:rsidRPr="00B93293">
              <w:rPr>
                <w:rFonts w:eastAsia="Times New Roman"/>
                <w:sz w:val="18"/>
                <w:szCs w:val="18"/>
              </w:rPr>
              <w:t>-0.04**</w:t>
            </w:r>
          </w:p>
        </w:tc>
      </w:tr>
      <w:tr w:rsidR="00B93293" w:rsidRPr="00B93293" w14:paraId="6E3BC903" w14:textId="77777777">
        <w:trPr>
          <w:divId w:val="828257012"/>
          <w:tblCellSpacing w:w="15" w:type="dxa"/>
        </w:trPr>
        <w:tc>
          <w:tcPr>
            <w:tcW w:w="0" w:type="auto"/>
            <w:vAlign w:val="center"/>
            <w:hideMark/>
          </w:tcPr>
          <w:p w14:paraId="55975916" w14:textId="77777777" w:rsidR="00B93293" w:rsidRPr="00B93293" w:rsidRDefault="00B93293">
            <w:pPr>
              <w:rPr>
                <w:rFonts w:eastAsia="Times New Roman"/>
                <w:sz w:val="18"/>
                <w:szCs w:val="18"/>
              </w:rPr>
            </w:pPr>
          </w:p>
        </w:tc>
        <w:tc>
          <w:tcPr>
            <w:tcW w:w="0" w:type="auto"/>
            <w:vAlign w:val="center"/>
            <w:hideMark/>
          </w:tcPr>
          <w:p w14:paraId="2A4179DC"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vAlign w:val="center"/>
            <w:hideMark/>
          </w:tcPr>
          <w:p w14:paraId="2CECB0BC"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vAlign w:val="center"/>
            <w:hideMark/>
          </w:tcPr>
          <w:p w14:paraId="0F44DE89"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vAlign w:val="center"/>
            <w:hideMark/>
          </w:tcPr>
          <w:p w14:paraId="6019F71F"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vAlign w:val="center"/>
            <w:hideMark/>
          </w:tcPr>
          <w:p w14:paraId="5F2A59CB"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vAlign w:val="center"/>
            <w:hideMark/>
          </w:tcPr>
          <w:p w14:paraId="76C3B269"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vAlign w:val="center"/>
            <w:hideMark/>
          </w:tcPr>
          <w:p w14:paraId="4CA0550A"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vAlign w:val="center"/>
            <w:hideMark/>
          </w:tcPr>
          <w:p w14:paraId="3DEB33E1"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vAlign w:val="center"/>
            <w:hideMark/>
          </w:tcPr>
          <w:p w14:paraId="03321103"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vAlign w:val="center"/>
            <w:hideMark/>
          </w:tcPr>
          <w:p w14:paraId="32C36480"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vAlign w:val="center"/>
            <w:hideMark/>
          </w:tcPr>
          <w:p w14:paraId="0CF35620" w14:textId="77777777" w:rsidR="00B93293" w:rsidRPr="00B93293" w:rsidRDefault="00B93293">
            <w:pPr>
              <w:rPr>
                <w:rFonts w:eastAsia="Times New Roman"/>
                <w:sz w:val="18"/>
                <w:szCs w:val="18"/>
              </w:rPr>
            </w:pPr>
            <w:r w:rsidRPr="00B93293">
              <w:rPr>
                <w:rFonts w:eastAsia="Times New Roman"/>
                <w:sz w:val="18"/>
                <w:szCs w:val="18"/>
              </w:rPr>
              <w:t>(0.01)</w:t>
            </w:r>
          </w:p>
        </w:tc>
      </w:tr>
      <w:tr w:rsidR="00B93293" w:rsidRPr="00B93293" w14:paraId="4EB8E4E1" w14:textId="77777777">
        <w:trPr>
          <w:divId w:val="828257012"/>
          <w:tblCellSpacing w:w="15" w:type="dxa"/>
        </w:trPr>
        <w:tc>
          <w:tcPr>
            <w:tcW w:w="0" w:type="auto"/>
            <w:vAlign w:val="center"/>
            <w:hideMark/>
          </w:tcPr>
          <w:p w14:paraId="069B6B8F" w14:textId="77777777" w:rsidR="00B93293" w:rsidRPr="00B93293" w:rsidRDefault="00B93293">
            <w:pPr>
              <w:rPr>
                <w:rFonts w:eastAsia="Times New Roman"/>
                <w:sz w:val="18"/>
                <w:szCs w:val="18"/>
              </w:rPr>
            </w:pPr>
            <w:r w:rsidRPr="00B93293">
              <w:rPr>
                <w:rFonts w:eastAsia="Times New Roman"/>
                <w:sz w:val="18"/>
                <w:szCs w:val="18"/>
              </w:rPr>
              <w:t>Rural Resident</w:t>
            </w:r>
          </w:p>
        </w:tc>
        <w:tc>
          <w:tcPr>
            <w:tcW w:w="0" w:type="auto"/>
            <w:vAlign w:val="center"/>
            <w:hideMark/>
          </w:tcPr>
          <w:p w14:paraId="1379FCFB" w14:textId="77777777" w:rsidR="00B93293" w:rsidRPr="00B93293" w:rsidRDefault="00B93293">
            <w:pPr>
              <w:rPr>
                <w:rFonts w:eastAsia="Times New Roman"/>
                <w:sz w:val="18"/>
                <w:szCs w:val="18"/>
              </w:rPr>
            </w:pPr>
            <w:r w:rsidRPr="00B93293">
              <w:rPr>
                <w:rFonts w:eastAsia="Times New Roman"/>
                <w:sz w:val="18"/>
                <w:szCs w:val="18"/>
              </w:rPr>
              <w:t>0.00</w:t>
            </w:r>
          </w:p>
        </w:tc>
        <w:tc>
          <w:tcPr>
            <w:tcW w:w="0" w:type="auto"/>
            <w:vAlign w:val="center"/>
            <w:hideMark/>
          </w:tcPr>
          <w:p w14:paraId="49EAED38" w14:textId="77777777" w:rsidR="00B93293" w:rsidRPr="00B93293" w:rsidRDefault="00B93293">
            <w:pPr>
              <w:rPr>
                <w:rFonts w:eastAsia="Times New Roman"/>
                <w:sz w:val="18"/>
                <w:szCs w:val="18"/>
              </w:rPr>
            </w:pPr>
            <w:r w:rsidRPr="00B93293">
              <w:rPr>
                <w:rFonts w:eastAsia="Times New Roman"/>
                <w:sz w:val="18"/>
                <w:szCs w:val="18"/>
              </w:rPr>
              <w:t>0.02</w:t>
            </w:r>
          </w:p>
        </w:tc>
        <w:tc>
          <w:tcPr>
            <w:tcW w:w="0" w:type="auto"/>
            <w:vAlign w:val="center"/>
            <w:hideMark/>
          </w:tcPr>
          <w:p w14:paraId="549B547C"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vAlign w:val="center"/>
            <w:hideMark/>
          </w:tcPr>
          <w:p w14:paraId="6604FC66" w14:textId="77777777" w:rsidR="00B93293" w:rsidRPr="00B93293" w:rsidRDefault="00B93293">
            <w:pPr>
              <w:rPr>
                <w:rFonts w:eastAsia="Times New Roman"/>
                <w:sz w:val="18"/>
                <w:szCs w:val="18"/>
              </w:rPr>
            </w:pPr>
            <w:r w:rsidRPr="00B93293">
              <w:rPr>
                <w:rFonts w:eastAsia="Times New Roman"/>
                <w:sz w:val="18"/>
                <w:szCs w:val="18"/>
              </w:rPr>
              <w:t>0.02</w:t>
            </w:r>
          </w:p>
        </w:tc>
        <w:tc>
          <w:tcPr>
            <w:tcW w:w="0" w:type="auto"/>
            <w:vAlign w:val="center"/>
            <w:hideMark/>
          </w:tcPr>
          <w:p w14:paraId="6853CFB6" w14:textId="77777777" w:rsidR="00B93293" w:rsidRPr="00B93293" w:rsidRDefault="00B93293">
            <w:pPr>
              <w:rPr>
                <w:rFonts w:eastAsia="Times New Roman"/>
                <w:sz w:val="18"/>
                <w:szCs w:val="18"/>
              </w:rPr>
            </w:pPr>
            <w:r w:rsidRPr="00B93293">
              <w:rPr>
                <w:rFonts w:eastAsia="Times New Roman"/>
                <w:sz w:val="18"/>
                <w:szCs w:val="18"/>
              </w:rPr>
              <w:t>0.04**</w:t>
            </w:r>
          </w:p>
        </w:tc>
        <w:tc>
          <w:tcPr>
            <w:tcW w:w="0" w:type="auto"/>
            <w:vAlign w:val="center"/>
            <w:hideMark/>
          </w:tcPr>
          <w:p w14:paraId="72546037" w14:textId="77777777" w:rsidR="00B93293" w:rsidRPr="00B93293" w:rsidRDefault="00B93293">
            <w:pPr>
              <w:rPr>
                <w:rFonts w:eastAsia="Times New Roman"/>
                <w:sz w:val="18"/>
                <w:szCs w:val="18"/>
              </w:rPr>
            </w:pPr>
            <w:r w:rsidRPr="00B93293">
              <w:rPr>
                <w:rFonts w:eastAsia="Times New Roman"/>
                <w:sz w:val="18"/>
                <w:szCs w:val="18"/>
              </w:rPr>
              <w:t>0.04**</w:t>
            </w:r>
          </w:p>
        </w:tc>
        <w:tc>
          <w:tcPr>
            <w:tcW w:w="0" w:type="auto"/>
            <w:vAlign w:val="center"/>
            <w:hideMark/>
          </w:tcPr>
          <w:p w14:paraId="29FC1BC9"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vAlign w:val="center"/>
            <w:hideMark/>
          </w:tcPr>
          <w:p w14:paraId="47C2C6F6"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vAlign w:val="center"/>
            <w:hideMark/>
          </w:tcPr>
          <w:p w14:paraId="16579626" w14:textId="77777777" w:rsidR="00B93293" w:rsidRPr="00B93293" w:rsidRDefault="00B93293">
            <w:pPr>
              <w:rPr>
                <w:rFonts w:eastAsia="Times New Roman"/>
                <w:sz w:val="18"/>
                <w:szCs w:val="18"/>
              </w:rPr>
            </w:pPr>
            <w:r w:rsidRPr="00B93293">
              <w:rPr>
                <w:rFonts w:eastAsia="Times New Roman"/>
                <w:sz w:val="18"/>
                <w:szCs w:val="18"/>
              </w:rPr>
              <w:t>0.00</w:t>
            </w:r>
          </w:p>
        </w:tc>
        <w:tc>
          <w:tcPr>
            <w:tcW w:w="0" w:type="auto"/>
            <w:vAlign w:val="center"/>
            <w:hideMark/>
          </w:tcPr>
          <w:p w14:paraId="3927EDEC"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vAlign w:val="center"/>
            <w:hideMark/>
          </w:tcPr>
          <w:p w14:paraId="4BDF4077" w14:textId="77777777" w:rsidR="00B93293" w:rsidRPr="00B93293" w:rsidRDefault="00B93293">
            <w:pPr>
              <w:rPr>
                <w:rFonts w:eastAsia="Times New Roman"/>
                <w:sz w:val="18"/>
                <w:szCs w:val="18"/>
              </w:rPr>
            </w:pPr>
            <w:r w:rsidRPr="00B93293">
              <w:rPr>
                <w:rFonts w:eastAsia="Times New Roman"/>
                <w:sz w:val="18"/>
                <w:szCs w:val="18"/>
              </w:rPr>
              <w:t>0.02</w:t>
            </w:r>
          </w:p>
        </w:tc>
      </w:tr>
      <w:tr w:rsidR="00B93293" w:rsidRPr="00B93293" w14:paraId="355E7B02" w14:textId="77777777">
        <w:trPr>
          <w:divId w:val="828257012"/>
          <w:tblCellSpacing w:w="15" w:type="dxa"/>
        </w:trPr>
        <w:tc>
          <w:tcPr>
            <w:tcW w:w="0" w:type="auto"/>
            <w:tcBorders>
              <w:bottom w:val="single" w:sz="6" w:space="0" w:color="000000"/>
            </w:tcBorders>
            <w:vAlign w:val="center"/>
            <w:hideMark/>
          </w:tcPr>
          <w:p w14:paraId="263168CD" w14:textId="77777777" w:rsidR="00B93293" w:rsidRPr="00B93293" w:rsidRDefault="00B93293">
            <w:pPr>
              <w:rPr>
                <w:rFonts w:eastAsia="Times New Roman"/>
                <w:sz w:val="18"/>
                <w:szCs w:val="18"/>
              </w:rPr>
            </w:pPr>
          </w:p>
        </w:tc>
        <w:tc>
          <w:tcPr>
            <w:tcW w:w="0" w:type="auto"/>
            <w:tcBorders>
              <w:bottom w:val="single" w:sz="6" w:space="0" w:color="000000"/>
            </w:tcBorders>
            <w:vAlign w:val="center"/>
            <w:hideMark/>
          </w:tcPr>
          <w:p w14:paraId="508E4AE0"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tcBorders>
              <w:bottom w:val="single" w:sz="6" w:space="0" w:color="000000"/>
            </w:tcBorders>
            <w:vAlign w:val="center"/>
            <w:hideMark/>
          </w:tcPr>
          <w:p w14:paraId="7DDB5B5F"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tcBorders>
              <w:bottom w:val="single" w:sz="6" w:space="0" w:color="000000"/>
            </w:tcBorders>
            <w:vAlign w:val="center"/>
            <w:hideMark/>
          </w:tcPr>
          <w:p w14:paraId="634D5035"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tcBorders>
              <w:bottom w:val="single" w:sz="6" w:space="0" w:color="000000"/>
            </w:tcBorders>
            <w:vAlign w:val="center"/>
            <w:hideMark/>
          </w:tcPr>
          <w:p w14:paraId="280AF578"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tcBorders>
              <w:bottom w:val="single" w:sz="6" w:space="0" w:color="000000"/>
            </w:tcBorders>
            <w:vAlign w:val="center"/>
            <w:hideMark/>
          </w:tcPr>
          <w:p w14:paraId="4777CBDE"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tcBorders>
              <w:bottom w:val="single" w:sz="6" w:space="0" w:color="000000"/>
            </w:tcBorders>
            <w:vAlign w:val="center"/>
            <w:hideMark/>
          </w:tcPr>
          <w:p w14:paraId="59D4E43B"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tcBorders>
              <w:bottom w:val="single" w:sz="6" w:space="0" w:color="000000"/>
            </w:tcBorders>
            <w:vAlign w:val="center"/>
            <w:hideMark/>
          </w:tcPr>
          <w:p w14:paraId="57448A71"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tcBorders>
              <w:bottom w:val="single" w:sz="6" w:space="0" w:color="000000"/>
            </w:tcBorders>
            <w:vAlign w:val="center"/>
            <w:hideMark/>
          </w:tcPr>
          <w:p w14:paraId="7B7FF72D"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tcBorders>
              <w:bottom w:val="single" w:sz="6" w:space="0" w:color="000000"/>
            </w:tcBorders>
            <w:vAlign w:val="center"/>
            <w:hideMark/>
          </w:tcPr>
          <w:p w14:paraId="773A694A"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tcBorders>
              <w:bottom w:val="single" w:sz="6" w:space="0" w:color="000000"/>
            </w:tcBorders>
            <w:vAlign w:val="center"/>
            <w:hideMark/>
          </w:tcPr>
          <w:p w14:paraId="16E6241C" w14:textId="77777777" w:rsidR="00B93293" w:rsidRPr="00B93293" w:rsidRDefault="00B93293">
            <w:pPr>
              <w:rPr>
                <w:rFonts w:eastAsia="Times New Roman"/>
                <w:sz w:val="18"/>
                <w:szCs w:val="18"/>
              </w:rPr>
            </w:pPr>
            <w:r w:rsidRPr="00B93293">
              <w:rPr>
                <w:rFonts w:eastAsia="Times New Roman"/>
                <w:sz w:val="18"/>
                <w:szCs w:val="18"/>
              </w:rPr>
              <w:t>(0.01)</w:t>
            </w:r>
          </w:p>
        </w:tc>
        <w:tc>
          <w:tcPr>
            <w:tcW w:w="0" w:type="auto"/>
            <w:tcBorders>
              <w:bottom w:val="single" w:sz="6" w:space="0" w:color="000000"/>
            </w:tcBorders>
            <w:vAlign w:val="center"/>
            <w:hideMark/>
          </w:tcPr>
          <w:p w14:paraId="16041320" w14:textId="77777777" w:rsidR="00B93293" w:rsidRPr="00B93293" w:rsidRDefault="00B93293">
            <w:pPr>
              <w:rPr>
                <w:rFonts w:eastAsia="Times New Roman"/>
                <w:sz w:val="18"/>
                <w:szCs w:val="18"/>
              </w:rPr>
            </w:pPr>
            <w:r w:rsidRPr="00B93293">
              <w:rPr>
                <w:rFonts w:eastAsia="Times New Roman"/>
                <w:sz w:val="18"/>
                <w:szCs w:val="18"/>
              </w:rPr>
              <w:t>(0.01)</w:t>
            </w:r>
          </w:p>
        </w:tc>
      </w:tr>
      <w:tr w:rsidR="00B93293" w:rsidRPr="00B93293" w14:paraId="5A521A28" w14:textId="77777777">
        <w:trPr>
          <w:divId w:val="828257012"/>
          <w:tblCellSpacing w:w="15" w:type="dxa"/>
        </w:trPr>
        <w:tc>
          <w:tcPr>
            <w:tcW w:w="0" w:type="auto"/>
            <w:vAlign w:val="center"/>
            <w:hideMark/>
          </w:tcPr>
          <w:p w14:paraId="04A1C10A" w14:textId="77777777" w:rsidR="00B93293" w:rsidRPr="00B93293" w:rsidRDefault="00B93293">
            <w:pPr>
              <w:rPr>
                <w:rFonts w:eastAsia="Times New Roman"/>
                <w:sz w:val="18"/>
                <w:szCs w:val="18"/>
              </w:rPr>
            </w:pPr>
            <w:proofErr w:type="spellStart"/>
            <w:r w:rsidRPr="00B93293">
              <w:rPr>
                <w:rFonts w:eastAsia="Times New Roman"/>
                <w:sz w:val="18"/>
                <w:szCs w:val="18"/>
              </w:rPr>
              <w:t>Num.Obs</w:t>
            </w:r>
            <w:proofErr w:type="spellEnd"/>
            <w:r w:rsidRPr="00B93293">
              <w:rPr>
                <w:rFonts w:eastAsia="Times New Roman"/>
                <w:sz w:val="18"/>
                <w:szCs w:val="18"/>
              </w:rPr>
              <w:t>.</w:t>
            </w:r>
          </w:p>
        </w:tc>
        <w:tc>
          <w:tcPr>
            <w:tcW w:w="0" w:type="auto"/>
            <w:vAlign w:val="center"/>
            <w:hideMark/>
          </w:tcPr>
          <w:p w14:paraId="4C7750C8" w14:textId="77777777" w:rsidR="00B93293" w:rsidRPr="00B93293" w:rsidRDefault="00B93293">
            <w:pPr>
              <w:rPr>
                <w:rFonts w:eastAsia="Times New Roman"/>
                <w:sz w:val="18"/>
                <w:szCs w:val="18"/>
              </w:rPr>
            </w:pPr>
            <w:r w:rsidRPr="00B93293">
              <w:rPr>
                <w:rFonts w:eastAsia="Times New Roman"/>
                <w:sz w:val="18"/>
                <w:szCs w:val="18"/>
              </w:rPr>
              <w:t>2165</w:t>
            </w:r>
          </w:p>
        </w:tc>
        <w:tc>
          <w:tcPr>
            <w:tcW w:w="0" w:type="auto"/>
            <w:vAlign w:val="center"/>
            <w:hideMark/>
          </w:tcPr>
          <w:p w14:paraId="1862F2AF" w14:textId="77777777" w:rsidR="00B93293" w:rsidRPr="00B93293" w:rsidRDefault="00B93293">
            <w:pPr>
              <w:rPr>
                <w:rFonts w:eastAsia="Times New Roman"/>
                <w:sz w:val="18"/>
                <w:szCs w:val="18"/>
              </w:rPr>
            </w:pPr>
            <w:r w:rsidRPr="00B93293">
              <w:rPr>
                <w:rFonts w:eastAsia="Times New Roman"/>
                <w:sz w:val="18"/>
                <w:szCs w:val="18"/>
              </w:rPr>
              <w:t>2165</w:t>
            </w:r>
          </w:p>
        </w:tc>
        <w:tc>
          <w:tcPr>
            <w:tcW w:w="0" w:type="auto"/>
            <w:vAlign w:val="center"/>
            <w:hideMark/>
          </w:tcPr>
          <w:p w14:paraId="2704D7E0" w14:textId="77777777" w:rsidR="00B93293" w:rsidRPr="00B93293" w:rsidRDefault="00B93293">
            <w:pPr>
              <w:rPr>
                <w:rFonts w:eastAsia="Times New Roman"/>
                <w:sz w:val="18"/>
                <w:szCs w:val="18"/>
              </w:rPr>
            </w:pPr>
            <w:r w:rsidRPr="00B93293">
              <w:rPr>
                <w:rFonts w:eastAsia="Times New Roman"/>
                <w:sz w:val="18"/>
                <w:szCs w:val="18"/>
              </w:rPr>
              <w:t>2165</w:t>
            </w:r>
          </w:p>
        </w:tc>
        <w:tc>
          <w:tcPr>
            <w:tcW w:w="0" w:type="auto"/>
            <w:vAlign w:val="center"/>
            <w:hideMark/>
          </w:tcPr>
          <w:p w14:paraId="7FDA7DF8" w14:textId="77777777" w:rsidR="00B93293" w:rsidRPr="00B93293" w:rsidRDefault="00B93293">
            <w:pPr>
              <w:rPr>
                <w:rFonts w:eastAsia="Times New Roman"/>
                <w:sz w:val="18"/>
                <w:szCs w:val="18"/>
              </w:rPr>
            </w:pPr>
            <w:r w:rsidRPr="00B93293">
              <w:rPr>
                <w:rFonts w:eastAsia="Times New Roman"/>
                <w:sz w:val="18"/>
                <w:szCs w:val="18"/>
              </w:rPr>
              <w:t>2165</w:t>
            </w:r>
          </w:p>
        </w:tc>
        <w:tc>
          <w:tcPr>
            <w:tcW w:w="0" w:type="auto"/>
            <w:vAlign w:val="center"/>
            <w:hideMark/>
          </w:tcPr>
          <w:p w14:paraId="7C1F8BE0" w14:textId="77777777" w:rsidR="00B93293" w:rsidRPr="00B93293" w:rsidRDefault="00B93293">
            <w:pPr>
              <w:rPr>
                <w:rFonts w:eastAsia="Times New Roman"/>
                <w:sz w:val="18"/>
                <w:szCs w:val="18"/>
              </w:rPr>
            </w:pPr>
            <w:r w:rsidRPr="00B93293">
              <w:rPr>
                <w:rFonts w:eastAsia="Times New Roman"/>
                <w:sz w:val="18"/>
                <w:szCs w:val="18"/>
              </w:rPr>
              <w:t>2165</w:t>
            </w:r>
          </w:p>
        </w:tc>
        <w:tc>
          <w:tcPr>
            <w:tcW w:w="0" w:type="auto"/>
            <w:vAlign w:val="center"/>
            <w:hideMark/>
          </w:tcPr>
          <w:p w14:paraId="61460915" w14:textId="77777777" w:rsidR="00B93293" w:rsidRPr="00B93293" w:rsidRDefault="00B93293">
            <w:pPr>
              <w:rPr>
                <w:rFonts w:eastAsia="Times New Roman"/>
                <w:sz w:val="18"/>
                <w:szCs w:val="18"/>
              </w:rPr>
            </w:pPr>
            <w:r w:rsidRPr="00B93293">
              <w:rPr>
                <w:rFonts w:eastAsia="Times New Roman"/>
                <w:sz w:val="18"/>
                <w:szCs w:val="18"/>
              </w:rPr>
              <w:t>2165</w:t>
            </w:r>
          </w:p>
        </w:tc>
        <w:tc>
          <w:tcPr>
            <w:tcW w:w="0" w:type="auto"/>
            <w:vAlign w:val="center"/>
            <w:hideMark/>
          </w:tcPr>
          <w:p w14:paraId="56D75C72" w14:textId="77777777" w:rsidR="00B93293" w:rsidRPr="00B93293" w:rsidRDefault="00B93293">
            <w:pPr>
              <w:rPr>
                <w:rFonts w:eastAsia="Times New Roman"/>
                <w:sz w:val="18"/>
                <w:szCs w:val="18"/>
              </w:rPr>
            </w:pPr>
            <w:r w:rsidRPr="00B93293">
              <w:rPr>
                <w:rFonts w:eastAsia="Times New Roman"/>
                <w:sz w:val="18"/>
                <w:szCs w:val="18"/>
              </w:rPr>
              <w:t>2165</w:t>
            </w:r>
          </w:p>
        </w:tc>
        <w:tc>
          <w:tcPr>
            <w:tcW w:w="0" w:type="auto"/>
            <w:vAlign w:val="center"/>
            <w:hideMark/>
          </w:tcPr>
          <w:p w14:paraId="1F0257E2" w14:textId="77777777" w:rsidR="00B93293" w:rsidRPr="00B93293" w:rsidRDefault="00B93293">
            <w:pPr>
              <w:rPr>
                <w:rFonts w:eastAsia="Times New Roman"/>
                <w:sz w:val="18"/>
                <w:szCs w:val="18"/>
              </w:rPr>
            </w:pPr>
            <w:r w:rsidRPr="00B93293">
              <w:rPr>
                <w:rFonts w:eastAsia="Times New Roman"/>
                <w:sz w:val="18"/>
                <w:szCs w:val="18"/>
              </w:rPr>
              <w:t>2165</w:t>
            </w:r>
          </w:p>
        </w:tc>
        <w:tc>
          <w:tcPr>
            <w:tcW w:w="0" w:type="auto"/>
            <w:vAlign w:val="center"/>
            <w:hideMark/>
          </w:tcPr>
          <w:p w14:paraId="37F2441B" w14:textId="77777777" w:rsidR="00B93293" w:rsidRPr="00B93293" w:rsidRDefault="00B93293">
            <w:pPr>
              <w:rPr>
                <w:rFonts w:eastAsia="Times New Roman"/>
                <w:sz w:val="18"/>
                <w:szCs w:val="18"/>
              </w:rPr>
            </w:pPr>
            <w:r w:rsidRPr="00B93293">
              <w:rPr>
                <w:rFonts w:eastAsia="Times New Roman"/>
                <w:sz w:val="18"/>
                <w:szCs w:val="18"/>
              </w:rPr>
              <w:t>2165</w:t>
            </w:r>
          </w:p>
        </w:tc>
        <w:tc>
          <w:tcPr>
            <w:tcW w:w="0" w:type="auto"/>
            <w:vAlign w:val="center"/>
            <w:hideMark/>
          </w:tcPr>
          <w:p w14:paraId="642B92D4" w14:textId="77777777" w:rsidR="00B93293" w:rsidRPr="00B93293" w:rsidRDefault="00B93293">
            <w:pPr>
              <w:rPr>
                <w:rFonts w:eastAsia="Times New Roman"/>
                <w:sz w:val="18"/>
                <w:szCs w:val="18"/>
              </w:rPr>
            </w:pPr>
            <w:r w:rsidRPr="00B93293">
              <w:rPr>
                <w:rFonts w:eastAsia="Times New Roman"/>
                <w:sz w:val="18"/>
                <w:szCs w:val="18"/>
              </w:rPr>
              <w:t>2165</w:t>
            </w:r>
          </w:p>
        </w:tc>
        <w:tc>
          <w:tcPr>
            <w:tcW w:w="0" w:type="auto"/>
            <w:vAlign w:val="center"/>
            <w:hideMark/>
          </w:tcPr>
          <w:p w14:paraId="76ACB2BE" w14:textId="77777777" w:rsidR="00B93293" w:rsidRPr="00B93293" w:rsidRDefault="00B93293">
            <w:pPr>
              <w:rPr>
                <w:rFonts w:eastAsia="Times New Roman"/>
                <w:sz w:val="18"/>
                <w:szCs w:val="18"/>
              </w:rPr>
            </w:pPr>
            <w:r w:rsidRPr="00B93293">
              <w:rPr>
                <w:rFonts w:eastAsia="Times New Roman"/>
                <w:sz w:val="18"/>
                <w:szCs w:val="18"/>
              </w:rPr>
              <w:t>2165</w:t>
            </w:r>
          </w:p>
        </w:tc>
      </w:tr>
      <w:tr w:rsidR="00B93293" w:rsidRPr="00B93293" w14:paraId="483C65A2" w14:textId="77777777">
        <w:trPr>
          <w:divId w:val="828257012"/>
          <w:tblCellSpacing w:w="15" w:type="dxa"/>
        </w:trPr>
        <w:tc>
          <w:tcPr>
            <w:tcW w:w="0" w:type="auto"/>
            <w:vAlign w:val="center"/>
            <w:hideMark/>
          </w:tcPr>
          <w:p w14:paraId="1AC2698B" w14:textId="77777777" w:rsidR="00B93293" w:rsidRPr="00B93293" w:rsidRDefault="00B93293">
            <w:pPr>
              <w:rPr>
                <w:rFonts w:eastAsia="Times New Roman"/>
                <w:sz w:val="18"/>
                <w:szCs w:val="18"/>
              </w:rPr>
            </w:pPr>
            <w:r w:rsidRPr="00B93293">
              <w:rPr>
                <w:rFonts w:eastAsia="Times New Roman"/>
                <w:sz w:val="18"/>
                <w:szCs w:val="18"/>
              </w:rPr>
              <w:t>R2</w:t>
            </w:r>
          </w:p>
        </w:tc>
        <w:tc>
          <w:tcPr>
            <w:tcW w:w="0" w:type="auto"/>
            <w:vAlign w:val="center"/>
            <w:hideMark/>
          </w:tcPr>
          <w:p w14:paraId="2F57BA63" w14:textId="77777777" w:rsidR="00B93293" w:rsidRPr="00B93293" w:rsidRDefault="00B93293">
            <w:pPr>
              <w:rPr>
                <w:rFonts w:eastAsia="Times New Roman"/>
                <w:sz w:val="18"/>
                <w:szCs w:val="18"/>
              </w:rPr>
            </w:pPr>
            <w:r w:rsidRPr="00B93293">
              <w:rPr>
                <w:rFonts w:eastAsia="Times New Roman"/>
                <w:sz w:val="18"/>
                <w:szCs w:val="18"/>
              </w:rPr>
              <w:t>0.051</w:t>
            </w:r>
          </w:p>
        </w:tc>
        <w:tc>
          <w:tcPr>
            <w:tcW w:w="0" w:type="auto"/>
            <w:vAlign w:val="center"/>
            <w:hideMark/>
          </w:tcPr>
          <w:p w14:paraId="539626FB" w14:textId="77777777" w:rsidR="00B93293" w:rsidRPr="00B93293" w:rsidRDefault="00B93293">
            <w:pPr>
              <w:rPr>
                <w:rFonts w:eastAsia="Times New Roman"/>
                <w:sz w:val="18"/>
                <w:szCs w:val="18"/>
              </w:rPr>
            </w:pPr>
            <w:r w:rsidRPr="00B93293">
              <w:rPr>
                <w:rFonts w:eastAsia="Times New Roman"/>
                <w:sz w:val="18"/>
                <w:szCs w:val="18"/>
              </w:rPr>
              <w:t>0.043</w:t>
            </w:r>
          </w:p>
        </w:tc>
        <w:tc>
          <w:tcPr>
            <w:tcW w:w="0" w:type="auto"/>
            <w:vAlign w:val="center"/>
            <w:hideMark/>
          </w:tcPr>
          <w:p w14:paraId="42623BCE" w14:textId="77777777" w:rsidR="00B93293" w:rsidRPr="00B93293" w:rsidRDefault="00B93293">
            <w:pPr>
              <w:rPr>
                <w:rFonts w:eastAsia="Times New Roman"/>
                <w:sz w:val="18"/>
                <w:szCs w:val="18"/>
              </w:rPr>
            </w:pPr>
            <w:r w:rsidRPr="00B93293">
              <w:rPr>
                <w:rFonts w:eastAsia="Times New Roman"/>
                <w:sz w:val="18"/>
                <w:szCs w:val="18"/>
              </w:rPr>
              <w:t>0.038</w:t>
            </w:r>
          </w:p>
        </w:tc>
        <w:tc>
          <w:tcPr>
            <w:tcW w:w="0" w:type="auto"/>
            <w:vAlign w:val="center"/>
            <w:hideMark/>
          </w:tcPr>
          <w:p w14:paraId="4D9D38C2" w14:textId="77777777" w:rsidR="00B93293" w:rsidRPr="00B93293" w:rsidRDefault="00B93293">
            <w:pPr>
              <w:rPr>
                <w:rFonts w:eastAsia="Times New Roman"/>
                <w:sz w:val="18"/>
                <w:szCs w:val="18"/>
              </w:rPr>
            </w:pPr>
            <w:r w:rsidRPr="00B93293">
              <w:rPr>
                <w:rFonts w:eastAsia="Times New Roman"/>
                <w:sz w:val="18"/>
                <w:szCs w:val="18"/>
              </w:rPr>
              <w:t>0.047</w:t>
            </w:r>
          </w:p>
        </w:tc>
        <w:tc>
          <w:tcPr>
            <w:tcW w:w="0" w:type="auto"/>
            <w:vAlign w:val="center"/>
            <w:hideMark/>
          </w:tcPr>
          <w:p w14:paraId="23974C09" w14:textId="77777777" w:rsidR="00B93293" w:rsidRPr="00B93293" w:rsidRDefault="00B93293">
            <w:pPr>
              <w:rPr>
                <w:rFonts w:eastAsia="Times New Roman"/>
                <w:sz w:val="18"/>
                <w:szCs w:val="18"/>
              </w:rPr>
            </w:pPr>
            <w:r w:rsidRPr="00B93293">
              <w:rPr>
                <w:rFonts w:eastAsia="Times New Roman"/>
                <w:sz w:val="18"/>
                <w:szCs w:val="18"/>
              </w:rPr>
              <w:t>0.050</w:t>
            </w:r>
          </w:p>
        </w:tc>
        <w:tc>
          <w:tcPr>
            <w:tcW w:w="0" w:type="auto"/>
            <w:vAlign w:val="center"/>
            <w:hideMark/>
          </w:tcPr>
          <w:p w14:paraId="7E4CBBC6" w14:textId="77777777" w:rsidR="00B93293" w:rsidRPr="00B93293" w:rsidRDefault="00B93293">
            <w:pPr>
              <w:rPr>
                <w:rFonts w:eastAsia="Times New Roman"/>
                <w:sz w:val="18"/>
                <w:szCs w:val="18"/>
              </w:rPr>
            </w:pPr>
            <w:r w:rsidRPr="00B93293">
              <w:rPr>
                <w:rFonts w:eastAsia="Times New Roman"/>
                <w:sz w:val="18"/>
                <w:szCs w:val="18"/>
              </w:rPr>
              <w:t>0.025</w:t>
            </w:r>
          </w:p>
        </w:tc>
        <w:tc>
          <w:tcPr>
            <w:tcW w:w="0" w:type="auto"/>
            <w:vAlign w:val="center"/>
            <w:hideMark/>
          </w:tcPr>
          <w:p w14:paraId="60CC9835" w14:textId="77777777" w:rsidR="00B93293" w:rsidRPr="00B93293" w:rsidRDefault="00B93293">
            <w:pPr>
              <w:rPr>
                <w:rFonts w:eastAsia="Times New Roman"/>
                <w:sz w:val="18"/>
                <w:szCs w:val="18"/>
              </w:rPr>
            </w:pPr>
            <w:r w:rsidRPr="00B93293">
              <w:rPr>
                <w:rFonts w:eastAsia="Times New Roman"/>
                <w:sz w:val="18"/>
                <w:szCs w:val="18"/>
              </w:rPr>
              <w:t>0.032</w:t>
            </w:r>
          </w:p>
        </w:tc>
        <w:tc>
          <w:tcPr>
            <w:tcW w:w="0" w:type="auto"/>
            <w:vAlign w:val="center"/>
            <w:hideMark/>
          </w:tcPr>
          <w:p w14:paraId="23F81E12" w14:textId="77777777" w:rsidR="00B93293" w:rsidRPr="00B93293" w:rsidRDefault="00B93293">
            <w:pPr>
              <w:rPr>
                <w:rFonts w:eastAsia="Times New Roman"/>
                <w:sz w:val="18"/>
                <w:szCs w:val="18"/>
              </w:rPr>
            </w:pPr>
            <w:r w:rsidRPr="00B93293">
              <w:rPr>
                <w:rFonts w:eastAsia="Times New Roman"/>
                <w:sz w:val="18"/>
                <w:szCs w:val="18"/>
              </w:rPr>
              <w:t>0.049</w:t>
            </w:r>
          </w:p>
        </w:tc>
        <w:tc>
          <w:tcPr>
            <w:tcW w:w="0" w:type="auto"/>
            <w:vAlign w:val="center"/>
            <w:hideMark/>
          </w:tcPr>
          <w:p w14:paraId="00A652D6" w14:textId="77777777" w:rsidR="00B93293" w:rsidRPr="00B93293" w:rsidRDefault="00B93293">
            <w:pPr>
              <w:rPr>
                <w:rFonts w:eastAsia="Times New Roman"/>
                <w:sz w:val="18"/>
                <w:szCs w:val="18"/>
              </w:rPr>
            </w:pPr>
            <w:r w:rsidRPr="00B93293">
              <w:rPr>
                <w:rFonts w:eastAsia="Times New Roman"/>
                <w:sz w:val="18"/>
                <w:szCs w:val="18"/>
              </w:rPr>
              <w:t>0.079</w:t>
            </w:r>
          </w:p>
        </w:tc>
        <w:tc>
          <w:tcPr>
            <w:tcW w:w="0" w:type="auto"/>
            <w:vAlign w:val="center"/>
            <w:hideMark/>
          </w:tcPr>
          <w:p w14:paraId="07C49B5C" w14:textId="77777777" w:rsidR="00B93293" w:rsidRPr="00B93293" w:rsidRDefault="00B93293">
            <w:pPr>
              <w:rPr>
                <w:rFonts w:eastAsia="Times New Roman"/>
                <w:sz w:val="18"/>
                <w:szCs w:val="18"/>
              </w:rPr>
            </w:pPr>
            <w:r w:rsidRPr="00B93293">
              <w:rPr>
                <w:rFonts w:eastAsia="Times New Roman"/>
                <w:sz w:val="18"/>
                <w:szCs w:val="18"/>
              </w:rPr>
              <w:t>0.065</w:t>
            </w:r>
          </w:p>
        </w:tc>
        <w:tc>
          <w:tcPr>
            <w:tcW w:w="0" w:type="auto"/>
            <w:vAlign w:val="center"/>
            <w:hideMark/>
          </w:tcPr>
          <w:p w14:paraId="1C88D412" w14:textId="77777777" w:rsidR="00B93293" w:rsidRPr="00B93293" w:rsidRDefault="00B93293">
            <w:pPr>
              <w:rPr>
                <w:rFonts w:eastAsia="Times New Roman"/>
                <w:sz w:val="18"/>
                <w:szCs w:val="18"/>
              </w:rPr>
            </w:pPr>
            <w:r w:rsidRPr="00B93293">
              <w:rPr>
                <w:rFonts w:eastAsia="Times New Roman"/>
                <w:sz w:val="18"/>
                <w:szCs w:val="18"/>
              </w:rPr>
              <w:t>0.080</w:t>
            </w:r>
          </w:p>
        </w:tc>
      </w:tr>
      <w:tr w:rsidR="00B93293" w:rsidRPr="00B93293" w14:paraId="089E9DE8" w14:textId="77777777">
        <w:trPr>
          <w:divId w:val="828257012"/>
          <w:tblCellSpacing w:w="15" w:type="dxa"/>
        </w:trPr>
        <w:tc>
          <w:tcPr>
            <w:tcW w:w="0" w:type="auto"/>
            <w:vAlign w:val="center"/>
            <w:hideMark/>
          </w:tcPr>
          <w:p w14:paraId="5013C4B1" w14:textId="77777777" w:rsidR="00B93293" w:rsidRPr="00B93293" w:rsidRDefault="00B93293">
            <w:pPr>
              <w:rPr>
                <w:rFonts w:eastAsia="Times New Roman"/>
                <w:sz w:val="18"/>
                <w:szCs w:val="18"/>
              </w:rPr>
            </w:pPr>
            <w:r w:rsidRPr="00B93293">
              <w:rPr>
                <w:rFonts w:eastAsia="Times New Roman"/>
                <w:sz w:val="18"/>
                <w:szCs w:val="18"/>
              </w:rPr>
              <w:t>R2 Adj.</w:t>
            </w:r>
          </w:p>
        </w:tc>
        <w:tc>
          <w:tcPr>
            <w:tcW w:w="0" w:type="auto"/>
            <w:vAlign w:val="center"/>
            <w:hideMark/>
          </w:tcPr>
          <w:p w14:paraId="216D8B60" w14:textId="77777777" w:rsidR="00B93293" w:rsidRPr="00B93293" w:rsidRDefault="00B93293">
            <w:pPr>
              <w:rPr>
                <w:rFonts w:eastAsia="Times New Roman"/>
                <w:sz w:val="18"/>
                <w:szCs w:val="18"/>
              </w:rPr>
            </w:pPr>
            <w:r w:rsidRPr="00B93293">
              <w:rPr>
                <w:rFonts w:eastAsia="Times New Roman"/>
                <w:sz w:val="18"/>
                <w:szCs w:val="18"/>
              </w:rPr>
              <w:t>0.048</w:t>
            </w:r>
          </w:p>
        </w:tc>
        <w:tc>
          <w:tcPr>
            <w:tcW w:w="0" w:type="auto"/>
            <w:vAlign w:val="center"/>
            <w:hideMark/>
          </w:tcPr>
          <w:p w14:paraId="0288A9E3" w14:textId="77777777" w:rsidR="00B93293" w:rsidRPr="00B93293" w:rsidRDefault="00B93293">
            <w:pPr>
              <w:rPr>
                <w:rFonts w:eastAsia="Times New Roman"/>
                <w:sz w:val="18"/>
                <w:szCs w:val="18"/>
              </w:rPr>
            </w:pPr>
            <w:r w:rsidRPr="00B93293">
              <w:rPr>
                <w:rFonts w:eastAsia="Times New Roman"/>
                <w:sz w:val="18"/>
                <w:szCs w:val="18"/>
              </w:rPr>
              <w:t>0.041</w:t>
            </w:r>
          </w:p>
        </w:tc>
        <w:tc>
          <w:tcPr>
            <w:tcW w:w="0" w:type="auto"/>
            <w:vAlign w:val="center"/>
            <w:hideMark/>
          </w:tcPr>
          <w:p w14:paraId="4FEA0BEE" w14:textId="77777777" w:rsidR="00B93293" w:rsidRPr="00B93293" w:rsidRDefault="00B93293">
            <w:pPr>
              <w:rPr>
                <w:rFonts w:eastAsia="Times New Roman"/>
                <w:sz w:val="18"/>
                <w:szCs w:val="18"/>
              </w:rPr>
            </w:pPr>
            <w:r w:rsidRPr="00B93293">
              <w:rPr>
                <w:rFonts w:eastAsia="Times New Roman"/>
                <w:sz w:val="18"/>
                <w:szCs w:val="18"/>
              </w:rPr>
              <w:t>0.035</w:t>
            </w:r>
          </w:p>
        </w:tc>
        <w:tc>
          <w:tcPr>
            <w:tcW w:w="0" w:type="auto"/>
            <w:vAlign w:val="center"/>
            <w:hideMark/>
          </w:tcPr>
          <w:p w14:paraId="60D89895" w14:textId="77777777" w:rsidR="00B93293" w:rsidRPr="00B93293" w:rsidRDefault="00B93293">
            <w:pPr>
              <w:rPr>
                <w:rFonts w:eastAsia="Times New Roman"/>
                <w:sz w:val="18"/>
                <w:szCs w:val="18"/>
              </w:rPr>
            </w:pPr>
            <w:r w:rsidRPr="00B93293">
              <w:rPr>
                <w:rFonts w:eastAsia="Times New Roman"/>
                <w:sz w:val="18"/>
                <w:szCs w:val="18"/>
              </w:rPr>
              <w:t>0.044</w:t>
            </w:r>
          </w:p>
        </w:tc>
        <w:tc>
          <w:tcPr>
            <w:tcW w:w="0" w:type="auto"/>
            <w:vAlign w:val="center"/>
            <w:hideMark/>
          </w:tcPr>
          <w:p w14:paraId="706264EB" w14:textId="77777777" w:rsidR="00B93293" w:rsidRPr="00B93293" w:rsidRDefault="00B93293">
            <w:pPr>
              <w:rPr>
                <w:rFonts w:eastAsia="Times New Roman"/>
                <w:sz w:val="18"/>
                <w:szCs w:val="18"/>
              </w:rPr>
            </w:pPr>
            <w:r w:rsidRPr="00B93293">
              <w:rPr>
                <w:rFonts w:eastAsia="Times New Roman"/>
                <w:sz w:val="18"/>
                <w:szCs w:val="18"/>
              </w:rPr>
              <w:t>0.047</w:t>
            </w:r>
          </w:p>
        </w:tc>
        <w:tc>
          <w:tcPr>
            <w:tcW w:w="0" w:type="auto"/>
            <w:vAlign w:val="center"/>
            <w:hideMark/>
          </w:tcPr>
          <w:p w14:paraId="09C66E94" w14:textId="77777777" w:rsidR="00B93293" w:rsidRPr="00B93293" w:rsidRDefault="00B93293">
            <w:pPr>
              <w:rPr>
                <w:rFonts w:eastAsia="Times New Roman"/>
                <w:sz w:val="18"/>
                <w:szCs w:val="18"/>
              </w:rPr>
            </w:pPr>
            <w:r w:rsidRPr="00B93293">
              <w:rPr>
                <w:rFonts w:eastAsia="Times New Roman"/>
                <w:sz w:val="18"/>
                <w:szCs w:val="18"/>
              </w:rPr>
              <w:t>0.022</w:t>
            </w:r>
          </w:p>
        </w:tc>
        <w:tc>
          <w:tcPr>
            <w:tcW w:w="0" w:type="auto"/>
            <w:vAlign w:val="center"/>
            <w:hideMark/>
          </w:tcPr>
          <w:p w14:paraId="1C8CEA20" w14:textId="77777777" w:rsidR="00B93293" w:rsidRPr="00B93293" w:rsidRDefault="00B93293">
            <w:pPr>
              <w:rPr>
                <w:rFonts w:eastAsia="Times New Roman"/>
                <w:sz w:val="18"/>
                <w:szCs w:val="18"/>
              </w:rPr>
            </w:pPr>
            <w:r w:rsidRPr="00B93293">
              <w:rPr>
                <w:rFonts w:eastAsia="Times New Roman"/>
                <w:sz w:val="18"/>
                <w:szCs w:val="18"/>
              </w:rPr>
              <w:t>0.029</w:t>
            </w:r>
          </w:p>
        </w:tc>
        <w:tc>
          <w:tcPr>
            <w:tcW w:w="0" w:type="auto"/>
            <w:vAlign w:val="center"/>
            <w:hideMark/>
          </w:tcPr>
          <w:p w14:paraId="64FE969A" w14:textId="77777777" w:rsidR="00B93293" w:rsidRPr="00B93293" w:rsidRDefault="00B93293">
            <w:pPr>
              <w:rPr>
                <w:rFonts w:eastAsia="Times New Roman"/>
                <w:sz w:val="18"/>
                <w:szCs w:val="18"/>
              </w:rPr>
            </w:pPr>
            <w:r w:rsidRPr="00B93293">
              <w:rPr>
                <w:rFonts w:eastAsia="Times New Roman"/>
                <w:sz w:val="18"/>
                <w:szCs w:val="18"/>
              </w:rPr>
              <w:t>0.046</w:t>
            </w:r>
          </w:p>
        </w:tc>
        <w:tc>
          <w:tcPr>
            <w:tcW w:w="0" w:type="auto"/>
            <w:vAlign w:val="center"/>
            <w:hideMark/>
          </w:tcPr>
          <w:p w14:paraId="15E48F01" w14:textId="77777777" w:rsidR="00B93293" w:rsidRPr="00B93293" w:rsidRDefault="00B93293">
            <w:pPr>
              <w:rPr>
                <w:rFonts w:eastAsia="Times New Roman"/>
                <w:sz w:val="18"/>
                <w:szCs w:val="18"/>
              </w:rPr>
            </w:pPr>
            <w:r w:rsidRPr="00B93293">
              <w:rPr>
                <w:rFonts w:eastAsia="Times New Roman"/>
                <w:sz w:val="18"/>
                <w:szCs w:val="18"/>
              </w:rPr>
              <w:t>0.077</w:t>
            </w:r>
          </w:p>
        </w:tc>
        <w:tc>
          <w:tcPr>
            <w:tcW w:w="0" w:type="auto"/>
            <w:vAlign w:val="center"/>
            <w:hideMark/>
          </w:tcPr>
          <w:p w14:paraId="7C4ED2E8" w14:textId="77777777" w:rsidR="00B93293" w:rsidRPr="00B93293" w:rsidRDefault="00B93293">
            <w:pPr>
              <w:rPr>
                <w:rFonts w:eastAsia="Times New Roman"/>
                <w:sz w:val="18"/>
                <w:szCs w:val="18"/>
              </w:rPr>
            </w:pPr>
            <w:r w:rsidRPr="00B93293">
              <w:rPr>
                <w:rFonts w:eastAsia="Times New Roman"/>
                <w:sz w:val="18"/>
                <w:szCs w:val="18"/>
              </w:rPr>
              <w:t>0.062</w:t>
            </w:r>
          </w:p>
        </w:tc>
        <w:tc>
          <w:tcPr>
            <w:tcW w:w="0" w:type="auto"/>
            <w:vAlign w:val="center"/>
            <w:hideMark/>
          </w:tcPr>
          <w:p w14:paraId="76FDFB4D" w14:textId="77777777" w:rsidR="00B93293" w:rsidRPr="00B93293" w:rsidRDefault="00B93293">
            <w:pPr>
              <w:rPr>
                <w:rFonts w:eastAsia="Times New Roman"/>
                <w:sz w:val="18"/>
                <w:szCs w:val="18"/>
              </w:rPr>
            </w:pPr>
            <w:r w:rsidRPr="00B93293">
              <w:rPr>
                <w:rFonts w:eastAsia="Times New Roman"/>
                <w:sz w:val="18"/>
                <w:szCs w:val="18"/>
              </w:rPr>
              <w:t>0.078</w:t>
            </w:r>
          </w:p>
        </w:tc>
      </w:tr>
      <w:tr w:rsidR="00B93293" w:rsidRPr="00B93293" w14:paraId="06A179E1" w14:textId="77777777">
        <w:trPr>
          <w:divId w:val="828257012"/>
          <w:tblCellSpacing w:w="15" w:type="dxa"/>
        </w:trPr>
        <w:tc>
          <w:tcPr>
            <w:tcW w:w="0" w:type="auto"/>
            <w:gridSpan w:val="12"/>
            <w:vAlign w:val="center"/>
            <w:hideMark/>
          </w:tcPr>
          <w:p w14:paraId="481C742B" w14:textId="77777777" w:rsidR="00B93293" w:rsidRPr="00B93293" w:rsidRDefault="00B93293" w:rsidP="00B93293">
            <w:pPr>
              <w:keepNext/>
              <w:rPr>
                <w:rFonts w:eastAsia="Times New Roman"/>
                <w:sz w:val="18"/>
                <w:szCs w:val="18"/>
              </w:rPr>
            </w:pPr>
            <w:r w:rsidRPr="00B93293">
              <w:rPr>
                <w:rFonts w:eastAsia="Times New Roman"/>
                <w:sz w:val="18"/>
                <w:szCs w:val="18"/>
              </w:rPr>
              <w:t>* p &lt; 0.05, ** p &lt; 0.01, *** p &lt; 0.001</w:t>
            </w:r>
          </w:p>
        </w:tc>
      </w:tr>
    </w:tbl>
    <w:p w14:paraId="7BCD618F" w14:textId="4B1EBA29" w:rsidR="00B93293" w:rsidRDefault="00B93293" w:rsidP="00B93293">
      <w:pPr>
        <w:pStyle w:val="Caption"/>
        <w:divId w:val="828257012"/>
        <w:rPr>
          <w:rFonts w:eastAsia="Times New Roman"/>
        </w:rPr>
      </w:pPr>
      <w:ins w:id="2733" w:author="Simon Kiss" w:date="2023-09-18T12:07:00Z">
        <w:r>
          <w:t xml:space="preserve">Table </w:t>
        </w:r>
        <w:r>
          <w:fldChar w:fldCharType="begin"/>
        </w:r>
        <w:r>
          <w:instrText xml:space="preserve"> SEQ Table \* ARABIC </w:instrText>
        </w:r>
      </w:ins>
      <w:r>
        <w:fldChar w:fldCharType="separate"/>
      </w:r>
      <w:ins w:id="2734" w:author="Simon Kiss" w:date="2023-09-18T12:07:00Z">
        <w:r>
          <w:rPr>
            <w:noProof/>
          </w:rPr>
          <w:t>7</w:t>
        </w:r>
        <w:r>
          <w:fldChar w:fldCharType="end"/>
        </w:r>
        <w:r>
          <w:t>: Results of OLS regressions of ideology and worldview items on sample membership, controlling for demographics.</w:t>
        </w:r>
      </w:ins>
    </w:p>
    <w:p w14:paraId="2C1D7A6F" w14:textId="77777777" w:rsidR="00AA3B08" w:rsidRDefault="00AA3B08" w:rsidP="00AA3B08">
      <w:pPr>
        <w:sectPr w:rsidR="00AA3B08">
          <w:pgSz w:w="12240" w:h="15840"/>
          <w:pgMar w:top="1440" w:right="1440" w:bottom="1440" w:left="1440" w:header="708" w:footer="708" w:gutter="0"/>
          <w:cols w:space="708"/>
          <w:docGrid w:linePitch="360"/>
        </w:sectPr>
      </w:pPr>
    </w:p>
    <w:p w14:paraId="30D9BC67" w14:textId="77777777" w:rsidR="00AA3B08" w:rsidRPr="00AA3B08" w:rsidRDefault="00AA3B08" w:rsidP="00AA3B08"/>
    <w:p w14:paraId="5C8F3F3E" w14:textId="77777777" w:rsidR="00AC008B" w:rsidRDefault="00AC008B">
      <w:pPr>
        <w:divId w:val="1253200674"/>
        <w:rPr>
          <w:rFonts w:eastAsia="Times New Roman"/>
        </w:rPr>
      </w:pPr>
    </w:p>
    <w:p w14:paraId="14A75FF5" w14:textId="77777777" w:rsidR="00502727" w:rsidRDefault="00502727" w:rsidP="00502727"/>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3"/>
        <w:gridCol w:w="4009"/>
        <w:gridCol w:w="2388"/>
        <w:gridCol w:w="821"/>
        <w:gridCol w:w="809"/>
      </w:tblGrid>
      <w:tr w:rsidR="00293A78" w:rsidDel="00BD7F9C" w14:paraId="5FCB2FF9" w14:textId="6B5B2801" w:rsidTr="00BD7581">
        <w:trPr>
          <w:tblHeader/>
          <w:tblCellSpacing w:w="15" w:type="dxa"/>
          <w:del w:id="2735" w:author="Simon Kiss" w:date="2023-09-18T12:08:00Z"/>
        </w:trPr>
        <w:tc>
          <w:tcPr>
            <w:tcW w:w="0" w:type="auto"/>
            <w:vAlign w:val="center"/>
            <w:hideMark/>
          </w:tcPr>
          <w:p w14:paraId="3A37DF82" w14:textId="71019E25" w:rsidR="00293A78" w:rsidDel="00BD7F9C" w:rsidRDefault="00293A78" w:rsidP="00BD7581">
            <w:pPr>
              <w:keepNext/>
              <w:jc w:val="center"/>
              <w:rPr>
                <w:del w:id="2736" w:author="Simon Kiss" w:date="2023-09-18T12:08:00Z"/>
                <w:rFonts w:eastAsia="Times New Roman"/>
                <w:b/>
                <w:bCs/>
              </w:rPr>
            </w:pPr>
            <w:del w:id="2737" w:author="Simon Kiss" w:date="2023-09-18T12:08:00Z">
              <w:r w:rsidDel="00BD7F9C">
                <w:rPr>
                  <w:rFonts w:eastAsia="Times New Roman"/>
                  <w:b/>
                  <w:bCs/>
                </w:rPr>
                <w:delText>Variable</w:delText>
              </w:r>
            </w:del>
          </w:p>
        </w:tc>
        <w:tc>
          <w:tcPr>
            <w:tcW w:w="0" w:type="auto"/>
            <w:vAlign w:val="center"/>
            <w:hideMark/>
          </w:tcPr>
          <w:p w14:paraId="0C8654B3" w14:textId="7F6F18AF" w:rsidR="00293A78" w:rsidDel="00BD7F9C" w:rsidRDefault="00293A78" w:rsidP="00BD7581">
            <w:pPr>
              <w:keepNext/>
              <w:jc w:val="center"/>
              <w:rPr>
                <w:del w:id="2738" w:author="Simon Kiss" w:date="2023-09-18T12:08:00Z"/>
                <w:rFonts w:eastAsia="Times New Roman"/>
                <w:b/>
                <w:bCs/>
              </w:rPr>
            </w:pPr>
            <w:del w:id="2739" w:author="Simon Kiss" w:date="2023-09-18T12:08:00Z">
              <w:r w:rsidDel="00BD7F9C">
                <w:rPr>
                  <w:rFonts w:eastAsia="Times New Roman"/>
                  <w:b/>
                  <w:bCs/>
                </w:rPr>
                <w:delText>Label</w:delText>
              </w:r>
            </w:del>
          </w:p>
        </w:tc>
        <w:tc>
          <w:tcPr>
            <w:tcW w:w="0" w:type="auto"/>
            <w:vAlign w:val="center"/>
            <w:hideMark/>
          </w:tcPr>
          <w:p w14:paraId="186BFBAC" w14:textId="46CC45DD" w:rsidR="00293A78" w:rsidDel="00BD7F9C" w:rsidRDefault="00293A78" w:rsidP="00BD7581">
            <w:pPr>
              <w:keepNext/>
              <w:jc w:val="center"/>
              <w:rPr>
                <w:del w:id="2740" w:author="Simon Kiss" w:date="2023-09-18T12:08:00Z"/>
                <w:rFonts w:eastAsia="Times New Roman"/>
                <w:b/>
                <w:bCs/>
              </w:rPr>
            </w:pPr>
            <w:del w:id="2741" w:author="Simon Kiss" w:date="2023-09-18T12:08:00Z">
              <w:r w:rsidDel="00BD7F9C">
                <w:rPr>
                  <w:rFonts w:eastAsia="Times New Roman"/>
                  <w:b/>
                  <w:bCs/>
                </w:rPr>
                <w:delText>Value</w:delText>
              </w:r>
            </w:del>
          </w:p>
        </w:tc>
        <w:tc>
          <w:tcPr>
            <w:tcW w:w="0" w:type="auto"/>
            <w:vAlign w:val="center"/>
            <w:hideMark/>
          </w:tcPr>
          <w:p w14:paraId="01A2A225" w14:textId="2DF081E9" w:rsidR="00293A78" w:rsidDel="00BD7F9C" w:rsidRDefault="00293A78" w:rsidP="00BD7581">
            <w:pPr>
              <w:keepNext/>
              <w:jc w:val="center"/>
              <w:rPr>
                <w:del w:id="2742" w:author="Simon Kiss" w:date="2023-09-18T12:08:00Z"/>
                <w:rFonts w:eastAsia="Times New Roman"/>
                <w:b/>
                <w:bCs/>
              </w:rPr>
            </w:pPr>
            <w:del w:id="2743" w:author="Simon Kiss" w:date="2023-09-18T12:08:00Z">
              <w:r w:rsidDel="00BD7F9C">
                <w:rPr>
                  <w:rFonts w:eastAsia="Times New Roman"/>
                  <w:b/>
                  <w:bCs/>
                </w:rPr>
                <w:delText>Sample</w:delText>
              </w:r>
            </w:del>
          </w:p>
        </w:tc>
        <w:tc>
          <w:tcPr>
            <w:tcW w:w="0" w:type="auto"/>
            <w:vAlign w:val="center"/>
            <w:hideMark/>
          </w:tcPr>
          <w:p w14:paraId="573322CE" w14:textId="70B859D5" w:rsidR="00293A78" w:rsidDel="00BD7F9C" w:rsidRDefault="00293A78" w:rsidP="00BD7581">
            <w:pPr>
              <w:keepNext/>
              <w:jc w:val="center"/>
              <w:rPr>
                <w:del w:id="2744" w:author="Simon Kiss" w:date="2023-09-18T12:08:00Z"/>
                <w:rFonts w:eastAsia="Times New Roman"/>
                <w:b/>
                <w:bCs/>
              </w:rPr>
            </w:pPr>
            <w:del w:id="2745" w:author="Simon Kiss" w:date="2023-09-18T12:08:00Z">
              <w:r w:rsidDel="00BD7F9C">
                <w:rPr>
                  <w:rFonts w:eastAsia="Times New Roman"/>
                  <w:b/>
                  <w:bCs/>
                </w:rPr>
                <w:delText>Census</w:delText>
              </w:r>
            </w:del>
          </w:p>
        </w:tc>
      </w:tr>
      <w:tr w:rsidR="00293A78" w:rsidDel="00BD7F9C" w14:paraId="5784E438" w14:textId="2A33DD4E" w:rsidTr="00BD7581">
        <w:trPr>
          <w:tblCellSpacing w:w="15" w:type="dxa"/>
          <w:del w:id="2746" w:author="Simon Kiss" w:date="2023-09-18T12:08:00Z"/>
        </w:trPr>
        <w:tc>
          <w:tcPr>
            <w:tcW w:w="0" w:type="auto"/>
            <w:vAlign w:val="center"/>
            <w:hideMark/>
          </w:tcPr>
          <w:p w14:paraId="10FC416C" w14:textId="4D1E76AB" w:rsidR="00293A78" w:rsidDel="00BD7F9C" w:rsidRDefault="00293A78" w:rsidP="00BD7581">
            <w:pPr>
              <w:keepNext/>
              <w:rPr>
                <w:del w:id="2747" w:author="Simon Kiss" w:date="2023-09-18T12:08:00Z"/>
                <w:rFonts w:eastAsia="Times New Roman"/>
              </w:rPr>
            </w:pPr>
            <w:del w:id="2748" w:author="Simon Kiss" w:date="2023-09-18T12:08:00Z">
              <w:r w:rsidDel="00BD7F9C">
                <w:rPr>
                  <w:rFonts w:eastAsia="Times New Roman"/>
                </w:rPr>
                <w:delText>Over 65</w:delText>
              </w:r>
            </w:del>
          </w:p>
        </w:tc>
        <w:tc>
          <w:tcPr>
            <w:tcW w:w="0" w:type="auto"/>
            <w:vAlign w:val="center"/>
            <w:hideMark/>
          </w:tcPr>
          <w:p w14:paraId="3866772B" w14:textId="456EC468" w:rsidR="00293A78" w:rsidDel="00BD7F9C" w:rsidRDefault="00293A78" w:rsidP="00BD7581">
            <w:pPr>
              <w:keepNext/>
              <w:rPr>
                <w:del w:id="2749" w:author="Simon Kiss" w:date="2023-09-18T12:08:00Z"/>
                <w:rFonts w:eastAsia="Times New Roman"/>
              </w:rPr>
            </w:pPr>
            <w:del w:id="2750" w:author="Simon Kiss" w:date="2023-09-18T12:08:00Z">
              <w:r w:rsidDel="00BD7F9C">
                <w:rPr>
                  <w:rFonts w:eastAsia="Times New Roman"/>
                </w:rPr>
                <w:delText>Dichotomous variable, R is 65+</w:delText>
              </w:r>
            </w:del>
          </w:p>
        </w:tc>
        <w:tc>
          <w:tcPr>
            <w:tcW w:w="0" w:type="auto"/>
            <w:vAlign w:val="center"/>
            <w:hideMark/>
          </w:tcPr>
          <w:p w14:paraId="4DF68988" w14:textId="320F4E69" w:rsidR="00293A78" w:rsidDel="00BD7F9C" w:rsidRDefault="00293A78" w:rsidP="00BD7581">
            <w:pPr>
              <w:keepNext/>
              <w:rPr>
                <w:del w:id="2751" w:author="Simon Kiss" w:date="2023-09-18T12:08:00Z"/>
                <w:rFonts w:eastAsia="Times New Roman"/>
              </w:rPr>
            </w:pPr>
            <w:del w:id="2752" w:author="Simon Kiss" w:date="2023-09-18T12:08:00Z">
              <w:r w:rsidDel="00BD7F9C">
                <w:rPr>
                  <w:rFonts w:eastAsia="Times New Roman"/>
                </w:rPr>
                <w:delText>Over 65</w:delText>
              </w:r>
            </w:del>
          </w:p>
        </w:tc>
        <w:tc>
          <w:tcPr>
            <w:tcW w:w="0" w:type="auto"/>
            <w:vAlign w:val="center"/>
            <w:hideMark/>
          </w:tcPr>
          <w:p w14:paraId="0607093E" w14:textId="7ED71984" w:rsidR="00293A78" w:rsidDel="00BD7F9C" w:rsidRDefault="00293A78" w:rsidP="00BD7581">
            <w:pPr>
              <w:keepNext/>
              <w:rPr>
                <w:del w:id="2753" w:author="Simon Kiss" w:date="2023-09-18T12:08:00Z"/>
                <w:rFonts w:eastAsia="Times New Roman"/>
              </w:rPr>
            </w:pPr>
            <w:del w:id="2754" w:author="Simon Kiss" w:date="2023-09-18T12:08:00Z">
              <w:r w:rsidDel="00BD7F9C">
                <w:rPr>
                  <w:rFonts w:eastAsia="Times New Roman"/>
                </w:rPr>
                <w:delText>26.6</w:delText>
              </w:r>
            </w:del>
          </w:p>
        </w:tc>
        <w:tc>
          <w:tcPr>
            <w:tcW w:w="0" w:type="auto"/>
            <w:vAlign w:val="center"/>
            <w:hideMark/>
          </w:tcPr>
          <w:p w14:paraId="56FA330A" w14:textId="6144DF35" w:rsidR="00293A78" w:rsidDel="00BD7F9C" w:rsidRDefault="00293A78" w:rsidP="00BD7581">
            <w:pPr>
              <w:keepNext/>
              <w:rPr>
                <w:del w:id="2755" w:author="Simon Kiss" w:date="2023-09-18T12:08:00Z"/>
                <w:rFonts w:eastAsia="Times New Roman"/>
              </w:rPr>
            </w:pPr>
            <w:del w:id="2756" w:author="Simon Kiss" w:date="2023-09-18T12:08:00Z">
              <w:r w:rsidDel="00BD7F9C">
                <w:rPr>
                  <w:rFonts w:eastAsia="Times New Roman"/>
                </w:rPr>
                <w:delText>16.9</w:delText>
              </w:r>
            </w:del>
          </w:p>
        </w:tc>
      </w:tr>
      <w:tr w:rsidR="00293A78" w:rsidDel="00BD7F9C" w14:paraId="4319CBC9" w14:textId="34C4203A" w:rsidTr="00BD7581">
        <w:trPr>
          <w:tblCellSpacing w:w="15" w:type="dxa"/>
          <w:del w:id="2757" w:author="Simon Kiss" w:date="2023-09-18T12:08:00Z"/>
        </w:trPr>
        <w:tc>
          <w:tcPr>
            <w:tcW w:w="0" w:type="auto"/>
            <w:vAlign w:val="center"/>
            <w:hideMark/>
          </w:tcPr>
          <w:p w14:paraId="20340D2A" w14:textId="65670D85" w:rsidR="00293A78" w:rsidDel="00BD7F9C" w:rsidRDefault="00293A78" w:rsidP="00BD7581">
            <w:pPr>
              <w:keepNext/>
              <w:rPr>
                <w:del w:id="2758" w:author="Simon Kiss" w:date="2023-09-18T12:08:00Z"/>
                <w:rFonts w:eastAsia="Times New Roman"/>
              </w:rPr>
            </w:pPr>
            <w:del w:id="2759" w:author="Simon Kiss" w:date="2023-09-18T12:08:00Z">
              <w:r w:rsidDel="00BD7F9C">
                <w:rPr>
                  <w:rFonts w:eastAsia="Times New Roman"/>
                </w:rPr>
                <w:delText>Over 65</w:delText>
              </w:r>
            </w:del>
          </w:p>
        </w:tc>
        <w:tc>
          <w:tcPr>
            <w:tcW w:w="0" w:type="auto"/>
            <w:vAlign w:val="center"/>
            <w:hideMark/>
          </w:tcPr>
          <w:p w14:paraId="07E9CF6A" w14:textId="3D160033" w:rsidR="00293A78" w:rsidDel="00BD7F9C" w:rsidRDefault="00293A78" w:rsidP="00BD7581">
            <w:pPr>
              <w:keepNext/>
              <w:rPr>
                <w:del w:id="2760" w:author="Simon Kiss" w:date="2023-09-18T12:08:00Z"/>
                <w:rFonts w:eastAsia="Times New Roman"/>
              </w:rPr>
            </w:pPr>
            <w:del w:id="2761" w:author="Simon Kiss" w:date="2023-09-18T12:08:00Z">
              <w:r w:rsidDel="00BD7F9C">
                <w:rPr>
                  <w:rFonts w:eastAsia="Times New Roman"/>
                </w:rPr>
                <w:delText>Dichotomous variable, R is 65+</w:delText>
              </w:r>
            </w:del>
          </w:p>
        </w:tc>
        <w:tc>
          <w:tcPr>
            <w:tcW w:w="0" w:type="auto"/>
            <w:vAlign w:val="center"/>
            <w:hideMark/>
          </w:tcPr>
          <w:p w14:paraId="2FC6D01A" w14:textId="2E4207F2" w:rsidR="00293A78" w:rsidDel="00BD7F9C" w:rsidRDefault="00293A78" w:rsidP="00BD7581">
            <w:pPr>
              <w:keepNext/>
              <w:rPr>
                <w:del w:id="2762" w:author="Simon Kiss" w:date="2023-09-18T12:08:00Z"/>
                <w:rFonts w:eastAsia="Times New Roman"/>
              </w:rPr>
            </w:pPr>
            <w:del w:id="2763" w:author="Simon Kiss" w:date="2023-09-18T12:08:00Z">
              <w:r w:rsidDel="00BD7F9C">
                <w:rPr>
                  <w:rFonts w:eastAsia="Times New Roman"/>
                </w:rPr>
                <w:delText>Under 65</w:delText>
              </w:r>
            </w:del>
          </w:p>
        </w:tc>
        <w:tc>
          <w:tcPr>
            <w:tcW w:w="0" w:type="auto"/>
            <w:vAlign w:val="center"/>
            <w:hideMark/>
          </w:tcPr>
          <w:p w14:paraId="792A50EE" w14:textId="0E85DA7B" w:rsidR="00293A78" w:rsidDel="00BD7F9C" w:rsidRDefault="00293A78" w:rsidP="00BD7581">
            <w:pPr>
              <w:keepNext/>
              <w:rPr>
                <w:del w:id="2764" w:author="Simon Kiss" w:date="2023-09-18T12:08:00Z"/>
                <w:rFonts w:eastAsia="Times New Roman"/>
              </w:rPr>
            </w:pPr>
            <w:del w:id="2765" w:author="Simon Kiss" w:date="2023-09-18T12:08:00Z">
              <w:r w:rsidDel="00BD7F9C">
                <w:rPr>
                  <w:rFonts w:eastAsia="Times New Roman"/>
                </w:rPr>
                <w:delText>73.4</w:delText>
              </w:r>
            </w:del>
          </w:p>
        </w:tc>
        <w:tc>
          <w:tcPr>
            <w:tcW w:w="0" w:type="auto"/>
            <w:vAlign w:val="center"/>
            <w:hideMark/>
          </w:tcPr>
          <w:p w14:paraId="676FB258" w14:textId="747B2EED" w:rsidR="00293A78" w:rsidDel="00BD7F9C" w:rsidRDefault="00293A78" w:rsidP="00BD7581">
            <w:pPr>
              <w:keepNext/>
              <w:rPr>
                <w:del w:id="2766" w:author="Simon Kiss" w:date="2023-09-18T12:08:00Z"/>
                <w:rFonts w:eastAsia="Times New Roman"/>
              </w:rPr>
            </w:pPr>
            <w:del w:id="2767" w:author="Simon Kiss" w:date="2023-09-18T12:08:00Z">
              <w:r w:rsidDel="00BD7F9C">
                <w:rPr>
                  <w:rFonts w:eastAsia="Times New Roman"/>
                </w:rPr>
                <w:delText>83.1</w:delText>
              </w:r>
            </w:del>
          </w:p>
        </w:tc>
      </w:tr>
      <w:tr w:rsidR="00293A78" w:rsidDel="00BD7F9C" w14:paraId="53E8F8E3" w14:textId="0E14D5F3" w:rsidTr="00BD7581">
        <w:trPr>
          <w:tblCellSpacing w:w="15" w:type="dxa"/>
          <w:del w:id="2768" w:author="Simon Kiss" w:date="2023-09-18T12:08:00Z"/>
        </w:trPr>
        <w:tc>
          <w:tcPr>
            <w:tcW w:w="0" w:type="auto"/>
            <w:vAlign w:val="center"/>
            <w:hideMark/>
          </w:tcPr>
          <w:p w14:paraId="4FABB47C" w14:textId="3BAF1A40" w:rsidR="00293A78" w:rsidDel="00BD7F9C" w:rsidRDefault="00293A78" w:rsidP="00BD7581">
            <w:pPr>
              <w:keepNext/>
              <w:rPr>
                <w:del w:id="2769" w:author="Simon Kiss" w:date="2023-09-18T12:08:00Z"/>
                <w:rFonts w:eastAsia="Times New Roman"/>
              </w:rPr>
            </w:pPr>
            <w:del w:id="2770" w:author="Simon Kiss" w:date="2023-09-18T12:08:00Z">
              <w:r w:rsidDel="00BD7F9C">
                <w:rPr>
                  <w:rFonts w:eastAsia="Times New Roman"/>
                </w:rPr>
                <w:delText>High Income</w:delText>
              </w:r>
            </w:del>
          </w:p>
        </w:tc>
        <w:tc>
          <w:tcPr>
            <w:tcW w:w="0" w:type="auto"/>
            <w:vAlign w:val="center"/>
            <w:hideMark/>
          </w:tcPr>
          <w:p w14:paraId="0937EA6B" w14:textId="50C46E5A" w:rsidR="00293A78" w:rsidDel="00BD7F9C" w:rsidRDefault="00293A78" w:rsidP="00BD7581">
            <w:pPr>
              <w:keepNext/>
              <w:rPr>
                <w:del w:id="2771" w:author="Simon Kiss" w:date="2023-09-18T12:08:00Z"/>
                <w:rFonts w:eastAsia="Times New Roman"/>
              </w:rPr>
            </w:pPr>
            <w:del w:id="2772" w:author="Simon Kiss" w:date="2023-09-18T12:08:00Z">
              <w:r w:rsidDel="00BD7F9C">
                <w:rPr>
                  <w:rFonts w:eastAsia="Times New Roman"/>
                </w:rPr>
                <w:delText>Dichotomous variable, R household &gt; $100,000</w:delText>
              </w:r>
            </w:del>
          </w:p>
        </w:tc>
        <w:tc>
          <w:tcPr>
            <w:tcW w:w="0" w:type="auto"/>
            <w:vAlign w:val="center"/>
            <w:hideMark/>
          </w:tcPr>
          <w:p w14:paraId="4128B787" w14:textId="608D56EB" w:rsidR="00293A78" w:rsidDel="00BD7F9C" w:rsidRDefault="00293A78" w:rsidP="00BD7581">
            <w:pPr>
              <w:keepNext/>
              <w:rPr>
                <w:del w:id="2773" w:author="Simon Kiss" w:date="2023-09-18T12:08:00Z"/>
                <w:rFonts w:eastAsia="Times New Roman"/>
              </w:rPr>
            </w:pPr>
            <w:del w:id="2774" w:author="Simon Kiss" w:date="2023-09-18T12:08:00Z">
              <w:r w:rsidDel="00BD7F9C">
                <w:rPr>
                  <w:rFonts w:eastAsia="Times New Roman"/>
                </w:rPr>
                <w:delText>Over $100,000</w:delText>
              </w:r>
            </w:del>
          </w:p>
        </w:tc>
        <w:tc>
          <w:tcPr>
            <w:tcW w:w="0" w:type="auto"/>
            <w:vAlign w:val="center"/>
            <w:hideMark/>
          </w:tcPr>
          <w:p w14:paraId="521599C6" w14:textId="7330B220" w:rsidR="00293A78" w:rsidDel="00BD7F9C" w:rsidRDefault="00293A78" w:rsidP="00BD7581">
            <w:pPr>
              <w:keepNext/>
              <w:rPr>
                <w:del w:id="2775" w:author="Simon Kiss" w:date="2023-09-18T12:08:00Z"/>
                <w:rFonts w:eastAsia="Times New Roman"/>
              </w:rPr>
            </w:pPr>
            <w:del w:id="2776" w:author="Simon Kiss" w:date="2023-09-18T12:08:00Z">
              <w:r w:rsidDel="00BD7F9C">
                <w:rPr>
                  <w:rFonts w:eastAsia="Times New Roman"/>
                </w:rPr>
                <w:delText>26.3</w:delText>
              </w:r>
            </w:del>
          </w:p>
        </w:tc>
        <w:tc>
          <w:tcPr>
            <w:tcW w:w="0" w:type="auto"/>
            <w:vAlign w:val="center"/>
            <w:hideMark/>
          </w:tcPr>
          <w:p w14:paraId="21B911B4" w14:textId="473D19D5" w:rsidR="00293A78" w:rsidDel="00BD7F9C" w:rsidRDefault="00293A78" w:rsidP="00BD7581">
            <w:pPr>
              <w:keepNext/>
              <w:rPr>
                <w:del w:id="2777" w:author="Simon Kiss" w:date="2023-09-18T12:08:00Z"/>
                <w:rFonts w:eastAsia="Times New Roman"/>
              </w:rPr>
            </w:pPr>
            <w:del w:id="2778" w:author="Simon Kiss" w:date="2023-09-18T12:08:00Z">
              <w:r w:rsidDel="00BD7F9C">
                <w:rPr>
                  <w:rFonts w:eastAsia="Times New Roman"/>
                </w:rPr>
                <w:delText>7.9</w:delText>
              </w:r>
            </w:del>
          </w:p>
        </w:tc>
      </w:tr>
      <w:tr w:rsidR="00293A78" w:rsidDel="00BD7F9C" w14:paraId="32796EDF" w14:textId="24A7AA5D" w:rsidTr="00BD7581">
        <w:trPr>
          <w:tblCellSpacing w:w="15" w:type="dxa"/>
          <w:del w:id="2779" w:author="Simon Kiss" w:date="2023-09-18T12:08:00Z"/>
        </w:trPr>
        <w:tc>
          <w:tcPr>
            <w:tcW w:w="0" w:type="auto"/>
            <w:vAlign w:val="center"/>
            <w:hideMark/>
          </w:tcPr>
          <w:p w14:paraId="2BA0F5C8" w14:textId="2369A714" w:rsidR="00293A78" w:rsidDel="00BD7F9C" w:rsidRDefault="00293A78" w:rsidP="00BD7581">
            <w:pPr>
              <w:keepNext/>
              <w:rPr>
                <w:del w:id="2780" w:author="Simon Kiss" w:date="2023-09-18T12:08:00Z"/>
                <w:rFonts w:eastAsia="Times New Roman"/>
              </w:rPr>
            </w:pPr>
            <w:del w:id="2781" w:author="Simon Kiss" w:date="2023-09-18T12:08:00Z">
              <w:r w:rsidDel="00BD7F9C">
                <w:rPr>
                  <w:rFonts w:eastAsia="Times New Roman"/>
                </w:rPr>
                <w:delText>High Income</w:delText>
              </w:r>
            </w:del>
          </w:p>
        </w:tc>
        <w:tc>
          <w:tcPr>
            <w:tcW w:w="0" w:type="auto"/>
            <w:vAlign w:val="center"/>
            <w:hideMark/>
          </w:tcPr>
          <w:p w14:paraId="5901C0E9" w14:textId="2C570A63" w:rsidR="00293A78" w:rsidDel="00BD7F9C" w:rsidRDefault="00293A78" w:rsidP="00BD7581">
            <w:pPr>
              <w:keepNext/>
              <w:rPr>
                <w:del w:id="2782" w:author="Simon Kiss" w:date="2023-09-18T12:08:00Z"/>
                <w:rFonts w:eastAsia="Times New Roman"/>
              </w:rPr>
            </w:pPr>
            <w:del w:id="2783" w:author="Simon Kiss" w:date="2023-09-18T12:08:00Z">
              <w:r w:rsidDel="00BD7F9C">
                <w:rPr>
                  <w:rFonts w:eastAsia="Times New Roman"/>
                </w:rPr>
                <w:delText>Dichotomous variable, R household &gt; $100,000</w:delText>
              </w:r>
            </w:del>
          </w:p>
        </w:tc>
        <w:tc>
          <w:tcPr>
            <w:tcW w:w="0" w:type="auto"/>
            <w:vAlign w:val="center"/>
            <w:hideMark/>
          </w:tcPr>
          <w:p w14:paraId="3352A0E2" w14:textId="14A30EEA" w:rsidR="00293A78" w:rsidDel="00BD7F9C" w:rsidRDefault="00293A78" w:rsidP="00BD7581">
            <w:pPr>
              <w:keepNext/>
              <w:rPr>
                <w:del w:id="2784" w:author="Simon Kiss" w:date="2023-09-18T12:08:00Z"/>
                <w:rFonts w:eastAsia="Times New Roman"/>
              </w:rPr>
            </w:pPr>
            <w:del w:id="2785" w:author="Simon Kiss" w:date="2023-09-18T12:08:00Z">
              <w:r w:rsidDel="00BD7F9C">
                <w:rPr>
                  <w:rFonts w:eastAsia="Times New Roman"/>
                </w:rPr>
                <w:delText>Under $100,000</w:delText>
              </w:r>
            </w:del>
          </w:p>
        </w:tc>
        <w:tc>
          <w:tcPr>
            <w:tcW w:w="0" w:type="auto"/>
            <w:vAlign w:val="center"/>
            <w:hideMark/>
          </w:tcPr>
          <w:p w14:paraId="03F2C9B5" w14:textId="1A10172B" w:rsidR="00293A78" w:rsidDel="00BD7F9C" w:rsidRDefault="00293A78" w:rsidP="00BD7581">
            <w:pPr>
              <w:keepNext/>
              <w:rPr>
                <w:del w:id="2786" w:author="Simon Kiss" w:date="2023-09-18T12:08:00Z"/>
                <w:rFonts w:eastAsia="Times New Roman"/>
              </w:rPr>
            </w:pPr>
            <w:del w:id="2787" w:author="Simon Kiss" w:date="2023-09-18T12:08:00Z">
              <w:r w:rsidDel="00BD7F9C">
                <w:rPr>
                  <w:rFonts w:eastAsia="Times New Roman"/>
                </w:rPr>
                <w:delText>73.7</w:delText>
              </w:r>
            </w:del>
          </w:p>
        </w:tc>
        <w:tc>
          <w:tcPr>
            <w:tcW w:w="0" w:type="auto"/>
            <w:vAlign w:val="center"/>
            <w:hideMark/>
          </w:tcPr>
          <w:p w14:paraId="1430E2CC" w14:textId="4D252274" w:rsidR="00293A78" w:rsidDel="00BD7F9C" w:rsidRDefault="00293A78" w:rsidP="00BD7581">
            <w:pPr>
              <w:keepNext/>
              <w:rPr>
                <w:del w:id="2788" w:author="Simon Kiss" w:date="2023-09-18T12:08:00Z"/>
                <w:rFonts w:eastAsia="Times New Roman"/>
              </w:rPr>
            </w:pPr>
            <w:del w:id="2789" w:author="Simon Kiss" w:date="2023-09-18T12:08:00Z">
              <w:r w:rsidDel="00BD7F9C">
                <w:rPr>
                  <w:rFonts w:eastAsia="Times New Roman"/>
                </w:rPr>
                <w:delText>92.1</w:delText>
              </w:r>
            </w:del>
          </w:p>
        </w:tc>
      </w:tr>
      <w:tr w:rsidR="00293A78" w:rsidDel="00BD7F9C" w14:paraId="001AAD9C" w14:textId="3F06AF72" w:rsidTr="00BD7581">
        <w:trPr>
          <w:tblCellSpacing w:w="15" w:type="dxa"/>
          <w:del w:id="2790" w:author="Simon Kiss" w:date="2023-09-18T12:08:00Z"/>
        </w:trPr>
        <w:tc>
          <w:tcPr>
            <w:tcW w:w="0" w:type="auto"/>
            <w:vAlign w:val="center"/>
            <w:hideMark/>
          </w:tcPr>
          <w:p w14:paraId="779F34C7" w14:textId="4F392035" w:rsidR="00293A78" w:rsidDel="00BD7F9C" w:rsidRDefault="00293A78" w:rsidP="00BD7581">
            <w:pPr>
              <w:keepNext/>
              <w:rPr>
                <w:del w:id="2791" w:author="Simon Kiss" w:date="2023-09-18T12:08:00Z"/>
                <w:rFonts w:eastAsia="Times New Roman"/>
              </w:rPr>
            </w:pPr>
            <w:del w:id="2792" w:author="Simon Kiss" w:date="2023-09-18T12:08:00Z">
              <w:r w:rsidDel="00BD7F9C">
                <w:rPr>
                  <w:rFonts w:eastAsia="Times New Roman"/>
                </w:rPr>
                <w:delText>Francophone</w:delText>
              </w:r>
            </w:del>
          </w:p>
        </w:tc>
        <w:tc>
          <w:tcPr>
            <w:tcW w:w="0" w:type="auto"/>
            <w:vAlign w:val="center"/>
            <w:hideMark/>
          </w:tcPr>
          <w:p w14:paraId="31B8B958" w14:textId="4A4291FB" w:rsidR="00293A78" w:rsidDel="00BD7F9C" w:rsidRDefault="00293A78" w:rsidP="00BD7581">
            <w:pPr>
              <w:keepNext/>
              <w:rPr>
                <w:del w:id="2793" w:author="Simon Kiss" w:date="2023-09-18T12:08:00Z"/>
                <w:rFonts w:eastAsia="Times New Roman"/>
              </w:rPr>
            </w:pPr>
            <w:del w:id="2794" w:author="Simon Kiss" w:date="2023-09-18T12:08:00Z">
              <w:r w:rsidDel="00BD7F9C">
                <w:rPr>
                  <w:rFonts w:eastAsia="Times New Roman"/>
                </w:rPr>
                <w:delText>Dichotomous variable, R is francophone</w:delText>
              </w:r>
            </w:del>
          </w:p>
        </w:tc>
        <w:tc>
          <w:tcPr>
            <w:tcW w:w="0" w:type="auto"/>
            <w:vAlign w:val="center"/>
            <w:hideMark/>
          </w:tcPr>
          <w:p w14:paraId="16AB32F9" w14:textId="1F7FC7C6" w:rsidR="00293A78" w:rsidDel="00BD7F9C" w:rsidRDefault="00293A78" w:rsidP="00BD7581">
            <w:pPr>
              <w:keepNext/>
              <w:rPr>
                <w:del w:id="2795" w:author="Simon Kiss" w:date="2023-09-18T12:08:00Z"/>
                <w:rFonts w:eastAsia="Times New Roman"/>
              </w:rPr>
            </w:pPr>
            <w:del w:id="2796" w:author="Simon Kiss" w:date="2023-09-18T12:08:00Z">
              <w:r w:rsidDel="00BD7F9C">
                <w:rPr>
                  <w:rFonts w:eastAsia="Times New Roman"/>
                </w:rPr>
                <w:delText>Francophone</w:delText>
              </w:r>
            </w:del>
          </w:p>
        </w:tc>
        <w:tc>
          <w:tcPr>
            <w:tcW w:w="0" w:type="auto"/>
            <w:vAlign w:val="center"/>
            <w:hideMark/>
          </w:tcPr>
          <w:p w14:paraId="40CF314E" w14:textId="4DF5E829" w:rsidR="00293A78" w:rsidDel="00BD7F9C" w:rsidRDefault="00293A78" w:rsidP="00BD7581">
            <w:pPr>
              <w:keepNext/>
              <w:rPr>
                <w:del w:id="2797" w:author="Simon Kiss" w:date="2023-09-18T12:08:00Z"/>
                <w:rFonts w:eastAsia="Times New Roman"/>
              </w:rPr>
            </w:pPr>
            <w:del w:id="2798" w:author="Simon Kiss" w:date="2023-09-18T12:08:00Z">
              <w:r w:rsidDel="00BD7F9C">
                <w:rPr>
                  <w:rFonts w:eastAsia="Times New Roman"/>
                </w:rPr>
                <w:delText>9.9</w:delText>
              </w:r>
            </w:del>
          </w:p>
        </w:tc>
        <w:tc>
          <w:tcPr>
            <w:tcW w:w="0" w:type="auto"/>
            <w:vAlign w:val="center"/>
            <w:hideMark/>
          </w:tcPr>
          <w:p w14:paraId="67A355AD" w14:textId="1C9FF1A9" w:rsidR="00293A78" w:rsidDel="00BD7F9C" w:rsidRDefault="00293A78" w:rsidP="00BD7581">
            <w:pPr>
              <w:keepNext/>
              <w:rPr>
                <w:del w:id="2799" w:author="Simon Kiss" w:date="2023-09-18T12:08:00Z"/>
                <w:rFonts w:eastAsia="Times New Roman"/>
              </w:rPr>
            </w:pPr>
            <w:del w:id="2800" w:author="Simon Kiss" w:date="2023-09-18T12:08:00Z">
              <w:r w:rsidDel="00BD7F9C">
                <w:rPr>
                  <w:rFonts w:eastAsia="Times New Roman"/>
                </w:rPr>
                <w:delText>20.6</w:delText>
              </w:r>
            </w:del>
          </w:p>
        </w:tc>
      </w:tr>
      <w:tr w:rsidR="00293A78" w:rsidDel="00BD7F9C" w14:paraId="247E61FE" w14:textId="71159A22" w:rsidTr="00BD7581">
        <w:trPr>
          <w:tblCellSpacing w:w="15" w:type="dxa"/>
          <w:del w:id="2801" w:author="Simon Kiss" w:date="2023-09-18T12:08:00Z"/>
        </w:trPr>
        <w:tc>
          <w:tcPr>
            <w:tcW w:w="0" w:type="auto"/>
            <w:vAlign w:val="center"/>
            <w:hideMark/>
          </w:tcPr>
          <w:p w14:paraId="1A82F265" w14:textId="60C381BA" w:rsidR="00293A78" w:rsidDel="00BD7F9C" w:rsidRDefault="00293A78" w:rsidP="00BD7581">
            <w:pPr>
              <w:keepNext/>
              <w:rPr>
                <w:del w:id="2802" w:author="Simon Kiss" w:date="2023-09-18T12:08:00Z"/>
                <w:rFonts w:eastAsia="Times New Roman"/>
              </w:rPr>
            </w:pPr>
            <w:del w:id="2803" w:author="Simon Kiss" w:date="2023-09-18T12:08:00Z">
              <w:r w:rsidDel="00BD7F9C">
                <w:rPr>
                  <w:rFonts w:eastAsia="Times New Roman"/>
                </w:rPr>
                <w:delText>Francophone</w:delText>
              </w:r>
            </w:del>
          </w:p>
        </w:tc>
        <w:tc>
          <w:tcPr>
            <w:tcW w:w="0" w:type="auto"/>
            <w:vAlign w:val="center"/>
            <w:hideMark/>
          </w:tcPr>
          <w:p w14:paraId="2C99D36D" w14:textId="14CA386C" w:rsidR="00293A78" w:rsidDel="00BD7F9C" w:rsidRDefault="00293A78" w:rsidP="00BD7581">
            <w:pPr>
              <w:keepNext/>
              <w:rPr>
                <w:del w:id="2804" w:author="Simon Kiss" w:date="2023-09-18T12:08:00Z"/>
                <w:rFonts w:eastAsia="Times New Roman"/>
              </w:rPr>
            </w:pPr>
            <w:del w:id="2805" w:author="Simon Kiss" w:date="2023-09-18T12:08:00Z">
              <w:r w:rsidDel="00BD7F9C">
                <w:rPr>
                  <w:rFonts w:eastAsia="Times New Roman"/>
                </w:rPr>
                <w:delText>Dichotomous variable, R is francophone</w:delText>
              </w:r>
            </w:del>
          </w:p>
        </w:tc>
        <w:tc>
          <w:tcPr>
            <w:tcW w:w="0" w:type="auto"/>
            <w:vAlign w:val="center"/>
            <w:hideMark/>
          </w:tcPr>
          <w:p w14:paraId="2450D06D" w14:textId="23983211" w:rsidR="00293A78" w:rsidDel="00BD7F9C" w:rsidRDefault="00293A78" w:rsidP="00BD7581">
            <w:pPr>
              <w:keepNext/>
              <w:rPr>
                <w:del w:id="2806" w:author="Simon Kiss" w:date="2023-09-18T12:08:00Z"/>
                <w:rFonts w:eastAsia="Times New Roman"/>
              </w:rPr>
            </w:pPr>
            <w:del w:id="2807" w:author="Simon Kiss" w:date="2023-09-18T12:08:00Z">
              <w:r w:rsidDel="00BD7F9C">
                <w:rPr>
                  <w:rFonts w:eastAsia="Times New Roman"/>
                </w:rPr>
                <w:delText>Not Francophone</w:delText>
              </w:r>
            </w:del>
          </w:p>
        </w:tc>
        <w:tc>
          <w:tcPr>
            <w:tcW w:w="0" w:type="auto"/>
            <w:vAlign w:val="center"/>
            <w:hideMark/>
          </w:tcPr>
          <w:p w14:paraId="4B58AAC2" w14:textId="5569842D" w:rsidR="00293A78" w:rsidDel="00BD7F9C" w:rsidRDefault="00293A78" w:rsidP="00BD7581">
            <w:pPr>
              <w:keepNext/>
              <w:rPr>
                <w:del w:id="2808" w:author="Simon Kiss" w:date="2023-09-18T12:08:00Z"/>
                <w:rFonts w:eastAsia="Times New Roman"/>
              </w:rPr>
            </w:pPr>
            <w:del w:id="2809" w:author="Simon Kiss" w:date="2023-09-18T12:08:00Z">
              <w:r w:rsidDel="00BD7F9C">
                <w:rPr>
                  <w:rFonts w:eastAsia="Times New Roman"/>
                </w:rPr>
                <w:delText>90.1</w:delText>
              </w:r>
            </w:del>
          </w:p>
        </w:tc>
        <w:tc>
          <w:tcPr>
            <w:tcW w:w="0" w:type="auto"/>
            <w:vAlign w:val="center"/>
            <w:hideMark/>
          </w:tcPr>
          <w:p w14:paraId="239BA10E" w14:textId="4EFA3D7C" w:rsidR="00293A78" w:rsidDel="00BD7F9C" w:rsidRDefault="00293A78" w:rsidP="00BD7581">
            <w:pPr>
              <w:keepNext/>
              <w:rPr>
                <w:del w:id="2810" w:author="Simon Kiss" w:date="2023-09-18T12:08:00Z"/>
                <w:rFonts w:eastAsia="Times New Roman"/>
              </w:rPr>
            </w:pPr>
            <w:del w:id="2811" w:author="Simon Kiss" w:date="2023-09-18T12:08:00Z">
              <w:r w:rsidDel="00BD7F9C">
                <w:rPr>
                  <w:rFonts w:eastAsia="Times New Roman"/>
                </w:rPr>
                <w:delText>79.4</w:delText>
              </w:r>
            </w:del>
          </w:p>
        </w:tc>
      </w:tr>
      <w:tr w:rsidR="00293A78" w:rsidDel="00BD7F9C" w14:paraId="0C29E9AA" w14:textId="06F3BF90" w:rsidTr="00BD7581">
        <w:trPr>
          <w:tblCellSpacing w:w="15" w:type="dxa"/>
          <w:del w:id="2812" w:author="Simon Kiss" w:date="2023-09-18T12:08:00Z"/>
        </w:trPr>
        <w:tc>
          <w:tcPr>
            <w:tcW w:w="0" w:type="auto"/>
            <w:vAlign w:val="center"/>
            <w:hideMark/>
          </w:tcPr>
          <w:p w14:paraId="1F8200D4" w14:textId="3E88CDD3" w:rsidR="00293A78" w:rsidDel="00BD7F9C" w:rsidRDefault="00293A78" w:rsidP="00BD7581">
            <w:pPr>
              <w:keepNext/>
              <w:rPr>
                <w:del w:id="2813" w:author="Simon Kiss" w:date="2023-09-18T12:08:00Z"/>
                <w:rFonts w:eastAsia="Times New Roman"/>
              </w:rPr>
            </w:pPr>
            <w:del w:id="2814" w:author="Simon Kiss" w:date="2023-09-18T12:08:00Z">
              <w:r w:rsidDel="00BD7F9C">
                <w:rPr>
                  <w:rFonts w:eastAsia="Times New Roman"/>
                </w:rPr>
                <w:delText>Rural</w:delText>
              </w:r>
            </w:del>
          </w:p>
        </w:tc>
        <w:tc>
          <w:tcPr>
            <w:tcW w:w="0" w:type="auto"/>
            <w:vAlign w:val="center"/>
            <w:hideMark/>
          </w:tcPr>
          <w:p w14:paraId="5966774B" w14:textId="452A1D5A" w:rsidR="00293A78" w:rsidDel="00BD7F9C" w:rsidRDefault="00293A78" w:rsidP="00BD7581">
            <w:pPr>
              <w:keepNext/>
              <w:rPr>
                <w:del w:id="2815" w:author="Simon Kiss" w:date="2023-09-18T12:08:00Z"/>
                <w:rFonts w:eastAsia="Times New Roman"/>
              </w:rPr>
            </w:pPr>
            <w:del w:id="2816" w:author="Simon Kiss" w:date="2023-09-18T12:08:00Z">
              <w:r w:rsidDel="00BD7F9C">
                <w:rPr>
                  <w:rFonts w:eastAsia="Times New Roman"/>
                </w:rPr>
                <w:delText>Dichotomous variable, R lives in a rural neighborhood</w:delText>
              </w:r>
            </w:del>
          </w:p>
        </w:tc>
        <w:tc>
          <w:tcPr>
            <w:tcW w:w="0" w:type="auto"/>
            <w:vAlign w:val="center"/>
            <w:hideMark/>
          </w:tcPr>
          <w:p w14:paraId="4AFB4D84" w14:textId="62EAF3B8" w:rsidR="00293A78" w:rsidDel="00BD7F9C" w:rsidRDefault="00293A78" w:rsidP="00BD7581">
            <w:pPr>
              <w:keepNext/>
              <w:rPr>
                <w:del w:id="2817" w:author="Simon Kiss" w:date="2023-09-18T12:08:00Z"/>
                <w:rFonts w:eastAsia="Times New Roman"/>
              </w:rPr>
            </w:pPr>
            <w:del w:id="2818" w:author="Simon Kiss" w:date="2023-09-18T12:08:00Z">
              <w:r w:rsidDel="00BD7F9C">
                <w:rPr>
                  <w:rFonts w:eastAsia="Times New Roman"/>
                </w:rPr>
                <w:delText>Not Rural</w:delText>
              </w:r>
            </w:del>
          </w:p>
        </w:tc>
        <w:tc>
          <w:tcPr>
            <w:tcW w:w="0" w:type="auto"/>
            <w:vAlign w:val="center"/>
            <w:hideMark/>
          </w:tcPr>
          <w:p w14:paraId="25D98F8E" w14:textId="67A0FC84" w:rsidR="00293A78" w:rsidDel="00BD7F9C" w:rsidRDefault="00293A78" w:rsidP="00BD7581">
            <w:pPr>
              <w:keepNext/>
              <w:rPr>
                <w:del w:id="2819" w:author="Simon Kiss" w:date="2023-09-18T12:08:00Z"/>
                <w:rFonts w:eastAsia="Times New Roman"/>
              </w:rPr>
            </w:pPr>
            <w:del w:id="2820" w:author="Simon Kiss" w:date="2023-09-18T12:08:00Z">
              <w:r w:rsidDel="00BD7F9C">
                <w:rPr>
                  <w:rFonts w:eastAsia="Times New Roman"/>
                </w:rPr>
                <w:delText>67.8</w:delText>
              </w:r>
            </w:del>
          </w:p>
        </w:tc>
        <w:tc>
          <w:tcPr>
            <w:tcW w:w="0" w:type="auto"/>
            <w:vAlign w:val="center"/>
            <w:hideMark/>
          </w:tcPr>
          <w:p w14:paraId="266502D2" w14:textId="0EC71816" w:rsidR="00293A78" w:rsidDel="00BD7F9C" w:rsidRDefault="00293A78" w:rsidP="00BD7581">
            <w:pPr>
              <w:keepNext/>
              <w:rPr>
                <w:del w:id="2821" w:author="Simon Kiss" w:date="2023-09-18T12:08:00Z"/>
                <w:rFonts w:eastAsia="Times New Roman"/>
              </w:rPr>
            </w:pPr>
            <w:del w:id="2822" w:author="Simon Kiss" w:date="2023-09-18T12:08:00Z">
              <w:r w:rsidDel="00BD7F9C">
                <w:rPr>
                  <w:rFonts w:eastAsia="Times New Roman"/>
                </w:rPr>
                <w:delText>81.3</w:delText>
              </w:r>
            </w:del>
          </w:p>
        </w:tc>
      </w:tr>
      <w:tr w:rsidR="00293A78" w:rsidDel="00BD7F9C" w14:paraId="75A4C06A" w14:textId="7164E553" w:rsidTr="00BD7581">
        <w:trPr>
          <w:tblCellSpacing w:w="15" w:type="dxa"/>
          <w:del w:id="2823" w:author="Simon Kiss" w:date="2023-09-18T12:08:00Z"/>
        </w:trPr>
        <w:tc>
          <w:tcPr>
            <w:tcW w:w="0" w:type="auto"/>
            <w:vAlign w:val="center"/>
            <w:hideMark/>
          </w:tcPr>
          <w:p w14:paraId="3EF5DB27" w14:textId="79DFDE48" w:rsidR="00293A78" w:rsidDel="00BD7F9C" w:rsidRDefault="00293A78" w:rsidP="00BD7581">
            <w:pPr>
              <w:keepNext/>
              <w:rPr>
                <w:del w:id="2824" w:author="Simon Kiss" w:date="2023-09-18T12:08:00Z"/>
                <w:rFonts w:eastAsia="Times New Roman"/>
              </w:rPr>
            </w:pPr>
            <w:del w:id="2825" w:author="Simon Kiss" w:date="2023-09-18T12:08:00Z">
              <w:r w:rsidDel="00BD7F9C">
                <w:rPr>
                  <w:rFonts w:eastAsia="Times New Roman"/>
                </w:rPr>
                <w:delText>Rural</w:delText>
              </w:r>
            </w:del>
          </w:p>
        </w:tc>
        <w:tc>
          <w:tcPr>
            <w:tcW w:w="0" w:type="auto"/>
            <w:vAlign w:val="center"/>
            <w:hideMark/>
          </w:tcPr>
          <w:p w14:paraId="78E52A13" w14:textId="12F93B85" w:rsidR="00293A78" w:rsidDel="00BD7F9C" w:rsidRDefault="00293A78" w:rsidP="00BD7581">
            <w:pPr>
              <w:keepNext/>
              <w:rPr>
                <w:del w:id="2826" w:author="Simon Kiss" w:date="2023-09-18T12:08:00Z"/>
                <w:rFonts w:eastAsia="Times New Roman"/>
              </w:rPr>
            </w:pPr>
            <w:del w:id="2827" w:author="Simon Kiss" w:date="2023-09-18T12:08:00Z">
              <w:r w:rsidDel="00BD7F9C">
                <w:rPr>
                  <w:rFonts w:eastAsia="Times New Roman"/>
                </w:rPr>
                <w:delText>Dichotomous variable, R lives in a rural neighborhood</w:delText>
              </w:r>
            </w:del>
          </w:p>
        </w:tc>
        <w:tc>
          <w:tcPr>
            <w:tcW w:w="0" w:type="auto"/>
            <w:vAlign w:val="center"/>
            <w:hideMark/>
          </w:tcPr>
          <w:p w14:paraId="0A8C22FA" w14:textId="3CCA83A5" w:rsidR="00293A78" w:rsidDel="00BD7F9C" w:rsidRDefault="00293A78" w:rsidP="00BD7581">
            <w:pPr>
              <w:keepNext/>
              <w:rPr>
                <w:del w:id="2828" w:author="Simon Kiss" w:date="2023-09-18T12:08:00Z"/>
                <w:rFonts w:eastAsia="Times New Roman"/>
              </w:rPr>
            </w:pPr>
            <w:del w:id="2829" w:author="Simon Kiss" w:date="2023-09-18T12:08:00Z">
              <w:r w:rsidDel="00BD7F9C">
                <w:rPr>
                  <w:rFonts w:eastAsia="Times New Roman"/>
                </w:rPr>
                <w:delText>Rural</w:delText>
              </w:r>
            </w:del>
          </w:p>
        </w:tc>
        <w:tc>
          <w:tcPr>
            <w:tcW w:w="0" w:type="auto"/>
            <w:vAlign w:val="center"/>
            <w:hideMark/>
          </w:tcPr>
          <w:p w14:paraId="3D267EE7" w14:textId="080A38EF" w:rsidR="00293A78" w:rsidDel="00BD7F9C" w:rsidRDefault="00293A78" w:rsidP="00BD7581">
            <w:pPr>
              <w:keepNext/>
              <w:rPr>
                <w:del w:id="2830" w:author="Simon Kiss" w:date="2023-09-18T12:08:00Z"/>
                <w:rFonts w:eastAsia="Times New Roman"/>
              </w:rPr>
            </w:pPr>
            <w:del w:id="2831" w:author="Simon Kiss" w:date="2023-09-18T12:08:00Z">
              <w:r w:rsidDel="00BD7F9C">
                <w:rPr>
                  <w:rFonts w:eastAsia="Times New Roman"/>
                </w:rPr>
                <w:delText>32.2</w:delText>
              </w:r>
            </w:del>
          </w:p>
        </w:tc>
        <w:tc>
          <w:tcPr>
            <w:tcW w:w="0" w:type="auto"/>
            <w:vAlign w:val="center"/>
            <w:hideMark/>
          </w:tcPr>
          <w:p w14:paraId="08DF3299" w14:textId="51F64FEC" w:rsidR="00293A78" w:rsidDel="00BD7F9C" w:rsidRDefault="00293A78" w:rsidP="00BD7581">
            <w:pPr>
              <w:keepNext/>
              <w:rPr>
                <w:del w:id="2832" w:author="Simon Kiss" w:date="2023-09-18T12:08:00Z"/>
                <w:rFonts w:eastAsia="Times New Roman"/>
              </w:rPr>
            </w:pPr>
            <w:del w:id="2833" w:author="Simon Kiss" w:date="2023-09-18T12:08:00Z">
              <w:r w:rsidDel="00BD7F9C">
                <w:rPr>
                  <w:rFonts w:eastAsia="Times New Roman"/>
                </w:rPr>
                <w:delText>18.7</w:delText>
              </w:r>
            </w:del>
          </w:p>
        </w:tc>
      </w:tr>
      <w:tr w:rsidR="00293A78" w:rsidDel="00BD7F9C" w14:paraId="17BC4A90" w14:textId="60118EC1" w:rsidTr="00BD7581">
        <w:trPr>
          <w:tblCellSpacing w:w="15" w:type="dxa"/>
          <w:del w:id="2834" w:author="Simon Kiss" w:date="2023-09-18T12:08:00Z"/>
        </w:trPr>
        <w:tc>
          <w:tcPr>
            <w:tcW w:w="0" w:type="auto"/>
            <w:vAlign w:val="center"/>
            <w:hideMark/>
          </w:tcPr>
          <w:p w14:paraId="4C76A27C" w14:textId="1AAB4CF3" w:rsidR="00293A78" w:rsidDel="00BD7F9C" w:rsidRDefault="00293A78" w:rsidP="00BD7581">
            <w:pPr>
              <w:keepNext/>
              <w:rPr>
                <w:del w:id="2835" w:author="Simon Kiss" w:date="2023-09-18T12:08:00Z"/>
                <w:rFonts w:eastAsia="Times New Roman"/>
              </w:rPr>
            </w:pPr>
            <w:del w:id="2836" w:author="Simon Kiss" w:date="2023-09-18T12:08:00Z">
              <w:r w:rsidDel="00BD7F9C">
                <w:rPr>
                  <w:rFonts w:eastAsia="Times New Roman"/>
                </w:rPr>
                <w:delText>Degree</w:delText>
              </w:r>
            </w:del>
          </w:p>
        </w:tc>
        <w:tc>
          <w:tcPr>
            <w:tcW w:w="0" w:type="auto"/>
            <w:vAlign w:val="center"/>
            <w:hideMark/>
          </w:tcPr>
          <w:p w14:paraId="7E44522C" w14:textId="61FE11E1" w:rsidR="00293A78" w:rsidDel="00BD7F9C" w:rsidRDefault="00293A78" w:rsidP="00BD7581">
            <w:pPr>
              <w:keepNext/>
              <w:rPr>
                <w:del w:id="2837" w:author="Simon Kiss" w:date="2023-09-18T12:08:00Z"/>
                <w:rFonts w:eastAsia="Times New Roman"/>
              </w:rPr>
            </w:pPr>
            <w:del w:id="2838" w:author="Simon Kiss" w:date="2023-09-18T12:08:00Z">
              <w:r w:rsidDel="00BD7F9C">
                <w:rPr>
                  <w:rFonts w:eastAsia="Times New Roman"/>
                </w:rPr>
                <w:delText>Dichotomous variable, R has university degree</w:delText>
              </w:r>
            </w:del>
          </w:p>
        </w:tc>
        <w:tc>
          <w:tcPr>
            <w:tcW w:w="0" w:type="auto"/>
            <w:vAlign w:val="center"/>
            <w:hideMark/>
          </w:tcPr>
          <w:p w14:paraId="1E116E1A" w14:textId="17F7D5CB" w:rsidR="00293A78" w:rsidDel="00BD7F9C" w:rsidRDefault="00293A78" w:rsidP="00BD7581">
            <w:pPr>
              <w:keepNext/>
              <w:rPr>
                <w:del w:id="2839" w:author="Simon Kiss" w:date="2023-09-18T12:08:00Z"/>
                <w:rFonts w:eastAsia="Times New Roman"/>
              </w:rPr>
            </w:pPr>
            <w:del w:id="2840" w:author="Simon Kiss" w:date="2023-09-18T12:08:00Z">
              <w:r w:rsidDel="00BD7F9C">
                <w:rPr>
                  <w:rFonts w:eastAsia="Times New Roman"/>
                </w:rPr>
                <w:delText>Degree</w:delText>
              </w:r>
            </w:del>
          </w:p>
        </w:tc>
        <w:tc>
          <w:tcPr>
            <w:tcW w:w="0" w:type="auto"/>
            <w:vAlign w:val="center"/>
            <w:hideMark/>
          </w:tcPr>
          <w:p w14:paraId="1DB9A8B3" w14:textId="15255CE6" w:rsidR="00293A78" w:rsidDel="00BD7F9C" w:rsidRDefault="00293A78" w:rsidP="00BD7581">
            <w:pPr>
              <w:keepNext/>
              <w:rPr>
                <w:del w:id="2841" w:author="Simon Kiss" w:date="2023-09-18T12:08:00Z"/>
                <w:rFonts w:eastAsia="Times New Roman"/>
              </w:rPr>
            </w:pPr>
            <w:del w:id="2842" w:author="Simon Kiss" w:date="2023-09-18T12:08:00Z">
              <w:r w:rsidDel="00BD7F9C">
                <w:rPr>
                  <w:rFonts w:eastAsia="Times New Roman"/>
                </w:rPr>
                <w:delText>41.4</w:delText>
              </w:r>
            </w:del>
          </w:p>
        </w:tc>
        <w:tc>
          <w:tcPr>
            <w:tcW w:w="0" w:type="auto"/>
            <w:vAlign w:val="center"/>
            <w:hideMark/>
          </w:tcPr>
          <w:p w14:paraId="768998EA" w14:textId="513B03E7" w:rsidR="00293A78" w:rsidDel="00BD7F9C" w:rsidRDefault="00293A78" w:rsidP="00BD7581">
            <w:pPr>
              <w:keepNext/>
              <w:rPr>
                <w:del w:id="2843" w:author="Simon Kiss" w:date="2023-09-18T12:08:00Z"/>
                <w:rFonts w:eastAsia="Times New Roman"/>
              </w:rPr>
            </w:pPr>
            <w:del w:id="2844" w:author="Simon Kiss" w:date="2023-09-18T12:08:00Z">
              <w:r w:rsidDel="00BD7F9C">
                <w:rPr>
                  <w:rFonts w:eastAsia="Times New Roman"/>
                </w:rPr>
                <w:delText>18.9</w:delText>
              </w:r>
            </w:del>
          </w:p>
        </w:tc>
      </w:tr>
      <w:tr w:rsidR="00293A78" w:rsidDel="00BD7F9C" w14:paraId="79A193F2" w14:textId="1E4BFF62" w:rsidTr="00BD7581">
        <w:trPr>
          <w:tblCellSpacing w:w="15" w:type="dxa"/>
          <w:del w:id="2845" w:author="Simon Kiss" w:date="2023-09-18T12:08:00Z"/>
        </w:trPr>
        <w:tc>
          <w:tcPr>
            <w:tcW w:w="0" w:type="auto"/>
            <w:vAlign w:val="center"/>
            <w:hideMark/>
          </w:tcPr>
          <w:p w14:paraId="2D852C0A" w14:textId="06C0DD33" w:rsidR="00293A78" w:rsidDel="00BD7F9C" w:rsidRDefault="00293A78" w:rsidP="00BD7581">
            <w:pPr>
              <w:keepNext/>
              <w:rPr>
                <w:del w:id="2846" w:author="Simon Kiss" w:date="2023-09-18T12:08:00Z"/>
                <w:rFonts w:eastAsia="Times New Roman"/>
              </w:rPr>
            </w:pPr>
            <w:del w:id="2847" w:author="Simon Kiss" w:date="2023-09-18T12:08:00Z">
              <w:r w:rsidDel="00BD7F9C">
                <w:rPr>
                  <w:rFonts w:eastAsia="Times New Roman"/>
                </w:rPr>
                <w:delText>Degree</w:delText>
              </w:r>
            </w:del>
          </w:p>
        </w:tc>
        <w:tc>
          <w:tcPr>
            <w:tcW w:w="0" w:type="auto"/>
            <w:vAlign w:val="center"/>
            <w:hideMark/>
          </w:tcPr>
          <w:p w14:paraId="68F7382C" w14:textId="7C4F969A" w:rsidR="00293A78" w:rsidDel="00BD7F9C" w:rsidRDefault="00293A78" w:rsidP="00BD7581">
            <w:pPr>
              <w:keepNext/>
              <w:rPr>
                <w:del w:id="2848" w:author="Simon Kiss" w:date="2023-09-18T12:08:00Z"/>
                <w:rFonts w:eastAsia="Times New Roman"/>
              </w:rPr>
            </w:pPr>
            <w:del w:id="2849" w:author="Simon Kiss" w:date="2023-09-18T12:08:00Z">
              <w:r w:rsidDel="00BD7F9C">
                <w:rPr>
                  <w:rFonts w:eastAsia="Times New Roman"/>
                </w:rPr>
                <w:delText>Dichotomous variable, R has university degree</w:delText>
              </w:r>
            </w:del>
          </w:p>
        </w:tc>
        <w:tc>
          <w:tcPr>
            <w:tcW w:w="0" w:type="auto"/>
            <w:vAlign w:val="center"/>
            <w:hideMark/>
          </w:tcPr>
          <w:p w14:paraId="6F32E731" w14:textId="196EC166" w:rsidR="00293A78" w:rsidDel="00BD7F9C" w:rsidRDefault="00293A78" w:rsidP="00BD7581">
            <w:pPr>
              <w:keepNext/>
              <w:rPr>
                <w:del w:id="2850" w:author="Simon Kiss" w:date="2023-09-18T12:08:00Z"/>
                <w:rFonts w:eastAsia="Times New Roman"/>
              </w:rPr>
            </w:pPr>
            <w:del w:id="2851" w:author="Simon Kiss" w:date="2023-09-18T12:08:00Z">
              <w:r w:rsidDel="00BD7F9C">
                <w:rPr>
                  <w:rFonts w:eastAsia="Times New Roman"/>
                </w:rPr>
                <w:delText>No Degree</w:delText>
              </w:r>
            </w:del>
          </w:p>
        </w:tc>
        <w:tc>
          <w:tcPr>
            <w:tcW w:w="0" w:type="auto"/>
            <w:vAlign w:val="center"/>
            <w:hideMark/>
          </w:tcPr>
          <w:p w14:paraId="0EDC42A2" w14:textId="5790A34B" w:rsidR="00293A78" w:rsidDel="00BD7F9C" w:rsidRDefault="00293A78" w:rsidP="00BD7581">
            <w:pPr>
              <w:keepNext/>
              <w:rPr>
                <w:del w:id="2852" w:author="Simon Kiss" w:date="2023-09-18T12:08:00Z"/>
                <w:rFonts w:eastAsia="Times New Roman"/>
              </w:rPr>
            </w:pPr>
            <w:del w:id="2853" w:author="Simon Kiss" w:date="2023-09-18T12:08:00Z">
              <w:r w:rsidDel="00BD7F9C">
                <w:rPr>
                  <w:rFonts w:eastAsia="Times New Roman"/>
                </w:rPr>
                <w:delText>58.6</w:delText>
              </w:r>
            </w:del>
          </w:p>
        </w:tc>
        <w:tc>
          <w:tcPr>
            <w:tcW w:w="0" w:type="auto"/>
            <w:vAlign w:val="center"/>
            <w:hideMark/>
          </w:tcPr>
          <w:p w14:paraId="32F4EFD5" w14:textId="2C3592C3" w:rsidR="00293A78" w:rsidDel="00BD7F9C" w:rsidRDefault="00293A78" w:rsidP="00BD7581">
            <w:pPr>
              <w:keepNext/>
              <w:rPr>
                <w:del w:id="2854" w:author="Simon Kiss" w:date="2023-09-18T12:08:00Z"/>
                <w:rFonts w:eastAsia="Times New Roman"/>
              </w:rPr>
            </w:pPr>
            <w:del w:id="2855" w:author="Simon Kiss" w:date="2023-09-18T12:08:00Z">
              <w:r w:rsidDel="00BD7F9C">
                <w:rPr>
                  <w:rFonts w:eastAsia="Times New Roman"/>
                </w:rPr>
                <w:delText>81.1</w:delText>
              </w:r>
            </w:del>
          </w:p>
        </w:tc>
      </w:tr>
      <w:tr w:rsidR="00293A78" w:rsidDel="00BD7F9C" w14:paraId="2C627448" w14:textId="33640F73" w:rsidTr="00BD7581">
        <w:trPr>
          <w:tblCellSpacing w:w="15" w:type="dxa"/>
          <w:del w:id="2856" w:author="Simon Kiss" w:date="2023-09-18T12:08:00Z"/>
        </w:trPr>
        <w:tc>
          <w:tcPr>
            <w:tcW w:w="0" w:type="auto"/>
            <w:vAlign w:val="center"/>
            <w:hideMark/>
          </w:tcPr>
          <w:p w14:paraId="46B59563" w14:textId="2F09CC3E" w:rsidR="00293A78" w:rsidDel="00BD7F9C" w:rsidRDefault="00293A78" w:rsidP="00BD7581">
            <w:pPr>
              <w:keepNext/>
              <w:rPr>
                <w:del w:id="2857" w:author="Simon Kiss" w:date="2023-09-18T12:08:00Z"/>
                <w:rFonts w:eastAsia="Times New Roman"/>
              </w:rPr>
            </w:pPr>
            <w:del w:id="2858" w:author="Simon Kiss" w:date="2023-09-18T12:08:00Z">
              <w:r w:rsidDel="00BD7F9C">
                <w:rPr>
                  <w:rFonts w:eastAsia="Times New Roman"/>
                </w:rPr>
                <w:delText>Female</w:delText>
              </w:r>
            </w:del>
          </w:p>
        </w:tc>
        <w:tc>
          <w:tcPr>
            <w:tcW w:w="0" w:type="auto"/>
            <w:vAlign w:val="center"/>
            <w:hideMark/>
          </w:tcPr>
          <w:p w14:paraId="3F30D526" w14:textId="1918C97A" w:rsidR="00293A78" w:rsidDel="00BD7F9C" w:rsidRDefault="00293A78" w:rsidP="00BD7581">
            <w:pPr>
              <w:keepNext/>
              <w:rPr>
                <w:del w:id="2859" w:author="Simon Kiss" w:date="2023-09-18T12:08:00Z"/>
                <w:rFonts w:eastAsia="Times New Roman"/>
              </w:rPr>
            </w:pPr>
            <w:del w:id="2860" w:author="Simon Kiss" w:date="2023-09-18T12:08:00Z">
              <w:r w:rsidDel="00BD7F9C">
                <w:rPr>
                  <w:rFonts w:eastAsia="Times New Roman"/>
                </w:rPr>
                <w:delText>Dichotomous variable, R is female</w:delText>
              </w:r>
            </w:del>
          </w:p>
        </w:tc>
        <w:tc>
          <w:tcPr>
            <w:tcW w:w="0" w:type="auto"/>
            <w:vAlign w:val="center"/>
            <w:hideMark/>
          </w:tcPr>
          <w:p w14:paraId="4F6DF902" w14:textId="0A43B8D9" w:rsidR="00293A78" w:rsidDel="00BD7F9C" w:rsidRDefault="00293A78" w:rsidP="00BD7581">
            <w:pPr>
              <w:keepNext/>
              <w:rPr>
                <w:del w:id="2861" w:author="Simon Kiss" w:date="2023-09-18T12:08:00Z"/>
                <w:rFonts w:eastAsia="Times New Roman"/>
              </w:rPr>
            </w:pPr>
            <w:del w:id="2862" w:author="Simon Kiss" w:date="2023-09-18T12:08:00Z">
              <w:r w:rsidDel="00BD7F9C">
                <w:rPr>
                  <w:rFonts w:eastAsia="Times New Roman"/>
                </w:rPr>
                <w:delText>Female</w:delText>
              </w:r>
            </w:del>
          </w:p>
        </w:tc>
        <w:tc>
          <w:tcPr>
            <w:tcW w:w="0" w:type="auto"/>
            <w:vAlign w:val="center"/>
            <w:hideMark/>
          </w:tcPr>
          <w:p w14:paraId="48F69246" w14:textId="08B6A2E8" w:rsidR="00293A78" w:rsidDel="00BD7F9C" w:rsidRDefault="00293A78" w:rsidP="00BD7581">
            <w:pPr>
              <w:keepNext/>
              <w:rPr>
                <w:del w:id="2863" w:author="Simon Kiss" w:date="2023-09-18T12:08:00Z"/>
                <w:rFonts w:eastAsia="Times New Roman"/>
              </w:rPr>
            </w:pPr>
            <w:del w:id="2864" w:author="Simon Kiss" w:date="2023-09-18T12:08:00Z">
              <w:r w:rsidDel="00BD7F9C">
                <w:rPr>
                  <w:rFonts w:eastAsia="Times New Roman"/>
                </w:rPr>
                <w:delText>51.2</w:delText>
              </w:r>
            </w:del>
          </w:p>
        </w:tc>
        <w:tc>
          <w:tcPr>
            <w:tcW w:w="0" w:type="auto"/>
            <w:vAlign w:val="center"/>
            <w:hideMark/>
          </w:tcPr>
          <w:p w14:paraId="36566B63" w14:textId="12F746CE" w:rsidR="00293A78" w:rsidDel="00BD7F9C" w:rsidRDefault="00293A78" w:rsidP="00BD7581">
            <w:pPr>
              <w:keepNext/>
              <w:rPr>
                <w:del w:id="2865" w:author="Simon Kiss" w:date="2023-09-18T12:08:00Z"/>
                <w:rFonts w:eastAsia="Times New Roman"/>
              </w:rPr>
            </w:pPr>
            <w:del w:id="2866" w:author="Simon Kiss" w:date="2023-09-18T12:08:00Z">
              <w:r w:rsidDel="00BD7F9C">
                <w:rPr>
                  <w:rFonts w:eastAsia="Times New Roman"/>
                </w:rPr>
                <w:delText>50.9</w:delText>
              </w:r>
            </w:del>
          </w:p>
        </w:tc>
      </w:tr>
      <w:tr w:rsidR="00293A78" w:rsidDel="00BD7F9C" w14:paraId="3BD1838E" w14:textId="7DFD1968" w:rsidTr="00BD7581">
        <w:trPr>
          <w:tblCellSpacing w:w="15" w:type="dxa"/>
          <w:del w:id="2867" w:author="Simon Kiss" w:date="2023-09-18T12:08:00Z"/>
        </w:trPr>
        <w:tc>
          <w:tcPr>
            <w:tcW w:w="0" w:type="auto"/>
            <w:vAlign w:val="center"/>
            <w:hideMark/>
          </w:tcPr>
          <w:p w14:paraId="5813B44A" w14:textId="52D36999" w:rsidR="00293A78" w:rsidDel="00BD7F9C" w:rsidRDefault="00293A78" w:rsidP="00BD7581">
            <w:pPr>
              <w:keepNext/>
              <w:rPr>
                <w:del w:id="2868" w:author="Simon Kiss" w:date="2023-09-18T12:08:00Z"/>
                <w:rFonts w:eastAsia="Times New Roman"/>
              </w:rPr>
            </w:pPr>
            <w:del w:id="2869" w:author="Simon Kiss" w:date="2023-09-18T12:08:00Z">
              <w:r w:rsidDel="00BD7F9C">
                <w:rPr>
                  <w:rFonts w:eastAsia="Times New Roman"/>
                </w:rPr>
                <w:delText>Female</w:delText>
              </w:r>
            </w:del>
          </w:p>
        </w:tc>
        <w:tc>
          <w:tcPr>
            <w:tcW w:w="0" w:type="auto"/>
            <w:vAlign w:val="center"/>
            <w:hideMark/>
          </w:tcPr>
          <w:p w14:paraId="06F85553" w14:textId="3E02B08C" w:rsidR="00293A78" w:rsidDel="00BD7F9C" w:rsidRDefault="00293A78" w:rsidP="00BD7581">
            <w:pPr>
              <w:keepNext/>
              <w:rPr>
                <w:del w:id="2870" w:author="Simon Kiss" w:date="2023-09-18T12:08:00Z"/>
                <w:rFonts w:eastAsia="Times New Roman"/>
              </w:rPr>
            </w:pPr>
            <w:del w:id="2871" w:author="Simon Kiss" w:date="2023-09-18T12:08:00Z">
              <w:r w:rsidDel="00BD7F9C">
                <w:rPr>
                  <w:rFonts w:eastAsia="Times New Roman"/>
                </w:rPr>
                <w:delText>Dichotomous variable, R is female</w:delText>
              </w:r>
            </w:del>
          </w:p>
        </w:tc>
        <w:tc>
          <w:tcPr>
            <w:tcW w:w="0" w:type="auto"/>
            <w:vAlign w:val="center"/>
            <w:hideMark/>
          </w:tcPr>
          <w:p w14:paraId="7FEE0DD7" w14:textId="78C7AF41" w:rsidR="00293A78" w:rsidDel="00BD7F9C" w:rsidRDefault="00293A78" w:rsidP="00BD7581">
            <w:pPr>
              <w:keepNext/>
              <w:rPr>
                <w:del w:id="2872" w:author="Simon Kiss" w:date="2023-09-18T12:08:00Z"/>
                <w:rFonts w:eastAsia="Times New Roman"/>
              </w:rPr>
            </w:pPr>
            <w:del w:id="2873" w:author="Simon Kiss" w:date="2023-09-18T12:08:00Z">
              <w:r w:rsidDel="00BD7F9C">
                <w:rPr>
                  <w:rFonts w:eastAsia="Times New Roman"/>
                </w:rPr>
                <w:delText>Not Female</w:delText>
              </w:r>
            </w:del>
          </w:p>
        </w:tc>
        <w:tc>
          <w:tcPr>
            <w:tcW w:w="0" w:type="auto"/>
            <w:vAlign w:val="center"/>
            <w:hideMark/>
          </w:tcPr>
          <w:p w14:paraId="6A95F640" w14:textId="254FCA0D" w:rsidR="00293A78" w:rsidDel="00BD7F9C" w:rsidRDefault="00293A78" w:rsidP="00BD7581">
            <w:pPr>
              <w:keepNext/>
              <w:rPr>
                <w:del w:id="2874" w:author="Simon Kiss" w:date="2023-09-18T12:08:00Z"/>
                <w:rFonts w:eastAsia="Times New Roman"/>
              </w:rPr>
            </w:pPr>
            <w:del w:id="2875" w:author="Simon Kiss" w:date="2023-09-18T12:08:00Z">
              <w:r w:rsidDel="00BD7F9C">
                <w:rPr>
                  <w:rFonts w:eastAsia="Times New Roman"/>
                </w:rPr>
                <w:delText>48.8</w:delText>
              </w:r>
            </w:del>
          </w:p>
        </w:tc>
        <w:tc>
          <w:tcPr>
            <w:tcW w:w="0" w:type="auto"/>
            <w:vAlign w:val="center"/>
            <w:hideMark/>
          </w:tcPr>
          <w:p w14:paraId="1614ECEA" w14:textId="07846AAD" w:rsidR="00293A78" w:rsidDel="00BD7F9C" w:rsidRDefault="00293A78" w:rsidP="00BD7581">
            <w:pPr>
              <w:keepNext/>
              <w:rPr>
                <w:del w:id="2876" w:author="Simon Kiss" w:date="2023-09-18T12:08:00Z"/>
                <w:rFonts w:eastAsia="Times New Roman"/>
              </w:rPr>
            </w:pPr>
            <w:del w:id="2877" w:author="Simon Kiss" w:date="2023-09-18T12:08:00Z">
              <w:r w:rsidDel="00BD7F9C">
                <w:rPr>
                  <w:rFonts w:eastAsia="Times New Roman"/>
                </w:rPr>
                <w:delText>49.1</w:delText>
              </w:r>
            </w:del>
          </w:p>
        </w:tc>
      </w:tr>
      <w:tr w:rsidR="00293A78" w:rsidDel="00BD7F9C" w14:paraId="774E04DA" w14:textId="7E5AE8BE" w:rsidTr="00BD7581">
        <w:trPr>
          <w:tblCellSpacing w:w="15" w:type="dxa"/>
          <w:del w:id="2878" w:author="Simon Kiss" w:date="2023-09-18T12:08:00Z"/>
        </w:trPr>
        <w:tc>
          <w:tcPr>
            <w:tcW w:w="0" w:type="auto"/>
            <w:vAlign w:val="center"/>
            <w:hideMark/>
          </w:tcPr>
          <w:p w14:paraId="6FB0C16A" w14:textId="1DD6CA51" w:rsidR="00293A78" w:rsidDel="00BD7F9C" w:rsidRDefault="00293A78" w:rsidP="00BD7581">
            <w:pPr>
              <w:keepNext/>
              <w:rPr>
                <w:del w:id="2879" w:author="Simon Kiss" w:date="2023-09-18T12:08:00Z"/>
                <w:rFonts w:eastAsia="Times New Roman"/>
              </w:rPr>
            </w:pPr>
            <w:del w:id="2880" w:author="Simon Kiss" w:date="2023-09-18T12:08:00Z">
              <w:r w:rsidDel="00BD7F9C">
                <w:rPr>
                  <w:rFonts w:eastAsia="Times New Roman"/>
                </w:rPr>
                <w:delText>Province</w:delText>
              </w:r>
            </w:del>
          </w:p>
        </w:tc>
        <w:tc>
          <w:tcPr>
            <w:tcW w:w="0" w:type="auto"/>
            <w:vAlign w:val="center"/>
            <w:hideMark/>
          </w:tcPr>
          <w:p w14:paraId="6AF8EFC0" w14:textId="541C4530" w:rsidR="00293A78" w:rsidDel="00BD7F9C" w:rsidRDefault="00293A78" w:rsidP="00BD7581">
            <w:pPr>
              <w:keepNext/>
              <w:rPr>
                <w:del w:id="2881" w:author="Simon Kiss" w:date="2023-09-18T12:08:00Z"/>
                <w:rFonts w:eastAsia="Times New Roman"/>
              </w:rPr>
            </w:pPr>
          </w:p>
        </w:tc>
        <w:tc>
          <w:tcPr>
            <w:tcW w:w="0" w:type="auto"/>
            <w:vAlign w:val="center"/>
            <w:hideMark/>
          </w:tcPr>
          <w:p w14:paraId="6B12767C" w14:textId="52749B50" w:rsidR="00293A78" w:rsidDel="00BD7F9C" w:rsidRDefault="00293A78" w:rsidP="00BD7581">
            <w:pPr>
              <w:keepNext/>
              <w:rPr>
                <w:del w:id="2882" w:author="Simon Kiss" w:date="2023-09-18T12:08:00Z"/>
                <w:rFonts w:eastAsia="Times New Roman"/>
              </w:rPr>
            </w:pPr>
            <w:del w:id="2883" w:author="Simon Kiss" w:date="2023-09-18T12:08:00Z">
              <w:r w:rsidDel="00BD7F9C">
                <w:rPr>
                  <w:rFonts w:eastAsia="Times New Roman"/>
                </w:rPr>
                <w:delText>Alberta</w:delText>
              </w:r>
            </w:del>
          </w:p>
        </w:tc>
        <w:tc>
          <w:tcPr>
            <w:tcW w:w="0" w:type="auto"/>
            <w:vAlign w:val="center"/>
            <w:hideMark/>
          </w:tcPr>
          <w:p w14:paraId="3E5855E1" w14:textId="1DADACCE" w:rsidR="00293A78" w:rsidDel="00BD7F9C" w:rsidRDefault="00293A78" w:rsidP="00BD7581">
            <w:pPr>
              <w:keepNext/>
              <w:rPr>
                <w:del w:id="2884" w:author="Simon Kiss" w:date="2023-09-18T12:08:00Z"/>
                <w:rFonts w:eastAsia="Times New Roman"/>
              </w:rPr>
            </w:pPr>
            <w:del w:id="2885" w:author="Simon Kiss" w:date="2023-09-18T12:08:00Z">
              <w:r w:rsidDel="00BD7F9C">
                <w:rPr>
                  <w:rFonts w:eastAsia="Times New Roman"/>
                </w:rPr>
                <w:delText>10.5</w:delText>
              </w:r>
            </w:del>
          </w:p>
        </w:tc>
        <w:tc>
          <w:tcPr>
            <w:tcW w:w="0" w:type="auto"/>
            <w:vAlign w:val="center"/>
            <w:hideMark/>
          </w:tcPr>
          <w:p w14:paraId="5DE362B1" w14:textId="4E1E6022" w:rsidR="00293A78" w:rsidDel="00BD7F9C" w:rsidRDefault="00293A78" w:rsidP="00BD7581">
            <w:pPr>
              <w:keepNext/>
              <w:rPr>
                <w:del w:id="2886" w:author="Simon Kiss" w:date="2023-09-18T12:08:00Z"/>
                <w:rFonts w:eastAsia="Times New Roman"/>
              </w:rPr>
            </w:pPr>
            <w:del w:id="2887" w:author="Simon Kiss" w:date="2023-09-18T12:08:00Z">
              <w:r w:rsidDel="00BD7F9C">
                <w:rPr>
                  <w:rFonts w:eastAsia="Times New Roman"/>
                </w:rPr>
                <w:delText>11.6</w:delText>
              </w:r>
            </w:del>
          </w:p>
        </w:tc>
      </w:tr>
      <w:tr w:rsidR="00293A78" w:rsidDel="00BD7F9C" w14:paraId="1D0C5B84" w14:textId="6C581EA3" w:rsidTr="00BD7581">
        <w:trPr>
          <w:tblCellSpacing w:w="15" w:type="dxa"/>
          <w:del w:id="2888" w:author="Simon Kiss" w:date="2023-09-18T12:08:00Z"/>
        </w:trPr>
        <w:tc>
          <w:tcPr>
            <w:tcW w:w="0" w:type="auto"/>
            <w:vAlign w:val="center"/>
            <w:hideMark/>
          </w:tcPr>
          <w:p w14:paraId="071D1643" w14:textId="08AB4384" w:rsidR="00293A78" w:rsidDel="00BD7F9C" w:rsidRDefault="00293A78" w:rsidP="00BD7581">
            <w:pPr>
              <w:keepNext/>
              <w:rPr>
                <w:del w:id="2889" w:author="Simon Kiss" w:date="2023-09-18T12:08:00Z"/>
                <w:rFonts w:eastAsia="Times New Roman"/>
              </w:rPr>
            </w:pPr>
            <w:del w:id="2890" w:author="Simon Kiss" w:date="2023-09-18T12:08:00Z">
              <w:r w:rsidDel="00BD7F9C">
                <w:rPr>
                  <w:rFonts w:eastAsia="Times New Roman"/>
                </w:rPr>
                <w:delText>Province</w:delText>
              </w:r>
            </w:del>
          </w:p>
        </w:tc>
        <w:tc>
          <w:tcPr>
            <w:tcW w:w="0" w:type="auto"/>
            <w:vAlign w:val="center"/>
            <w:hideMark/>
          </w:tcPr>
          <w:p w14:paraId="01EBAD95" w14:textId="2D49CB77" w:rsidR="00293A78" w:rsidDel="00BD7F9C" w:rsidRDefault="00293A78" w:rsidP="00BD7581">
            <w:pPr>
              <w:keepNext/>
              <w:rPr>
                <w:del w:id="2891" w:author="Simon Kiss" w:date="2023-09-18T12:08:00Z"/>
                <w:rFonts w:eastAsia="Times New Roman"/>
              </w:rPr>
            </w:pPr>
          </w:p>
        </w:tc>
        <w:tc>
          <w:tcPr>
            <w:tcW w:w="0" w:type="auto"/>
            <w:vAlign w:val="center"/>
            <w:hideMark/>
          </w:tcPr>
          <w:p w14:paraId="496EEB2B" w14:textId="7D5CBF8E" w:rsidR="00293A78" w:rsidDel="00BD7F9C" w:rsidRDefault="00293A78" w:rsidP="00BD7581">
            <w:pPr>
              <w:keepNext/>
              <w:rPr>
                <w:del w:id="2892" w:author="Simon Kiss" w:date="2023-09-18T12:08:00Z"/>
                <w:rFonts w:eastAsia="Times New Roman"/>
              </w:rPr>
            </w:pPr>
            <w:del w:id="2893" w:author="Simon Kiss" w:date="2023-09-18T12:08:00Z">
              <w:r w:rsidDel="00BD7F9C">
                <w:rPr>
                  <w:rFonts w:eastAsia="Times New Roman"/>
                </w:rPr>
                <w:delText>British Columbia</w:delText>
              </w:r>
            </w:del>
          </w:p>
        </w:tc>
        <w:tc>
          <w:tcPr>
            <w:tcW w:w="0" w:type="auto"/>
            <w:vAlign w:val="center"/>
            <w:hideMark/>
          </w:tcPr>
          <w:p w14:paraId="3F40B9C0" w14:textId="73D74D59" w:rsidR="00293A78" w:rsidDel="00BD7F9C" w:rsidRDefault="00293A78" w:rsidP="00BD7581">
            <w:pPr>
              <w:keepNext/>
              <w:rPr>
                <w:del w:id="2894" w:author="Simon Kiss" w:date="2023-09-18T12:08:00Z"/>
                <w:rFonts w:eastAsia="Times New Roman"/>
              </w:rPr>
            </w:pPr>
            <w:del w:id="2895" w:author="Simon Kiss" w:date="2023-09-18T12:08:00Z">
              <w:r w:rsidDel="00BD7F9C">
                <w:rPr>
                  <w:rFonts w:eastAsia="Times New Roman"/>
                </w:rPr>
                <w:delText>12.0</w:delText>
              </w:r>
            </w:del>
          </w:p>
        </w:tc>
        <w:tc>
          <w:tcPr>
            <w:tcW w:w="0" w:type="auto"/>
            <w:vAlign w:val="center"/>
            <w:hideMark/>
          </w:tcPr>
          <w:p w14:paraId="3122BF29" w14:textId="36837624" w:rsidR="00293A78" w:rsidDel="00BD7F9C" w:rsidRDefault="00293A78" w:rsidP="00BD7581">
            <w:pPr>
              <w:keepNext/>
              <w:rPr>
                <w:del w:id="2896" w:author="Simon Kiss" w:date="2023-09-18T12:08:00Z"/>
                <w:rFonts w:eastAsia="Times New Roman"/>
              </w:rPr>
            </w:pPr>
            <w:del w:id="2897" w:author="Simon Kiss" w:date="2023-09-18T12:08:00Z">
              <w:r w:rsidDel="00BD7F9C">
                <w:rPr>
                  <w:rFonts w:eastAsia="Times New Roman"/>
                </w:rPr>
                <w:delText>13.3</w:delText>
              </w:r>
            </w:del>
          </w:p>
        </w:tc>
      </w:tr>
      <w:tr w:rsidR="00293A78" w:rsidDel="00BD7F9C" w14:paraId="46FBA731" w14:textId="7F226011" w:rsidTr="00BD7581">
        <w:trPr>
          <w:tblCellSpacing w:w="15" w:type="dxa"/>
          <w:del w:id="2898" w:author="Simon Kiss" w:date="2023-09-18T12:08:00Z"/>
        </w:trPr>
        <w:tc>
          <w:tcPr>
            <w:tcW w:w="0" w:type="auto"/>
            <w:vAlign w:val="center"/>
            <w:hideMark/>
          </w:tcPr>
          <w:p w14:paraId="7E1FA5B3" w14:textId="070543F3" w:rsidR="00293A78" w:rsidDel="00BD7F9C" w:rsidRDefault="00293A78" w:rsidP="00BD7581">
            <w:pPr>
              <w:keepNext/>
              <w:rPr>
                <w:del w:id="2899" w:author="Simon Kiss" w:date="2023-09-18T12:08:00Z"/>
                <w:rFonts w:eastAsia="Times New Roman"/>
              </w:rPr>
            </w:pPr>
            <w:del w:id="2900" w:author="Simon Kiss" w:date="2023-09-18T12:08:00Z">
              <w:r w:rsidDel="00BD7F9C">
                <w:rPr>
                  <w:rFonts w:eastAsia="Times New Roman"/>
                </w:rPr>
                <w:delText>Province</w:delText>
              </w:r>
            </w:del>
          </w:p>
        </w:tc>
        <w:tc>
          <w:tcPr>
            <w:tcW w:w="0" w:type="auto"/>
            <w:vAlign w:val="center"/>
            <w:hideMark/>
          </w:tcPr>
          <w:p w14:paraId="1F24C08F" w14:textId="700C78B9" w:rsidR="00293A78" w:rsidDel="00BD7F9C" w:rsidRDefault="00293A78" w:rsidP="00BD7581">
            <w:pPr>
              <w:keepNext/>
              <w:rPr>
                <w:del w:id="2901" w:author="Simon Kiss" w:date="2023-09-18T12:08:00Z"/>
                <w:rFonts w:eastAsia="Times New Roman"/>
              </w:rPr>
            </w:pPr>
          </w:p>
        </w:tc>
        <w:tc>
          <w:tcPr>
            <w:tcW w:w="0" w:type="auto"/>
            <w:vAlign w:val="center"/>
            <w:hideMark/>
          </w:tcPr>
          <w:p w14:paraId="5FFC0397" w14:textId="3761A1B1" w:rsidR="00293A78" w:rsidDel="00BD7F9C" w:rsidRDefault="00293A78" w:rsidP="00BD7581">
            <w:pPr>
              <w:keepNext/>
              <w:rPr>
                <w:del w:id="2902" w:author="Simon Kiss" w:date="2023-09-18T12:08:00Z"/>
                <w:rFonts w:eastAsia="Times New Roman"/>
              </w:rPr>
            </w:pPr>
            <w:del w:id="2903" w:author="Simon Kiss" w:date="2023-09-18T12:08:00Z">
              <w:r w:rsidDel="00BD7F9C">
                <w:rPr>
                  <w:rFonts w:eastAsia="Times New Roman"/>
                </w:rPr>
                <w:delText>Manitoba</w:delText>
              </w:r>
            </w:del>
          </w:p>
        </w:tc>
        <w:tc>
          <w:tcPr>
            <w:tcW w:w="0" w:type="auto"/>
            <w:vAlign w:val="center"/>
            <w:hideMark/>
          </w:tcPr>
          <w:p w14:paraId="6222A94C" w14:textId="7BAC47B5" w:rsidR="00293A78" w:rsidDel="00BD7F9C" w:rsidRDefault="00293A78" w:rsidP="00BD7581">
            <w:pPr>
              <w:keepNext/>
              <w:rPr>
                <w:del w:id="2904" w:author="Simon Kiss" w:date="2023-09-18T12:08:00Z"/>
                <w:rFonts w:eastAsia="Times New Roman"/>
              </w:rPr>
            </w:pPr>
            <w:del w:id="2905" w:author="Simon Kiss" w:date="2023-09-18T12:08:00Z">
              <w:r w:rsidDel="00BD7F9C">
                <w:rPr>
                  <w:rFonts w:eastAsia="Times New Roman"/>
                </w:rPr>
                <w:delText>4.3</w:delText>
              </w:r>
            </w:del>
          </w:p>
        </w:tc>
        <w:tc>
          <w:tcPr>
            <w:tcW w:w="0" w:type="auto"/>
            <w:vAlign w:val="center"/>
            <w:hideMark/>
          </w:tcPr>
          <w:p w14:paraId="66C5A299" w14:textId="3218DEA6" w:rsidR="00293A78" w:rsidDel="00BD7F9C" w:rsidRDefault="00293A78" w:rsidP="00BD7581">
            <w:pPr>
              <w:keepNext/>
              <w:rPr>
                <w:del w:id="2906" w:author="Simon Kiss" w:date="2023-09-18T12:08:00Z"/>
                <w:rFonts w:eastAsia="Times New Roman"/>
              </w:rPr>
            </w:pPr>
            <w:del w:id="2907" w:author="Simon Kiss" w:date="2023-09-18T12:08:00Z">
              <w:r w:rsidDel="00BD7F9C">
                <w:rPr>
                  <w:rFonts w:eastAsia="Times New Roman"/>
                </w:rPr>
                <w:delText>3.6</w:delText>
              </w:r>
            </w:del>
          </w:p>
        </w:tc>
      </w:tr>
      <w:tr w:rsidR="00293A78" w:rsidDel="00BD7F9C" w14:paraId="7FE757AF" w14:textId="1D2165CE" w:rsidTr="00BD7581">
        <w:trPr>
          <w:tblCellSpacing w:w="15" w:type="dxa"/>
          <w:del w:id="2908" w:author="Simon Kiss" w:date="2023-09-18T12:08:00Z"/>
        </w:trPr>
        <w:tc>
          <w:tcPr>
            <w:tcW w:w="0" w:type="auto"/>
            <w:vAlign w:val="center"/>
            <w:hideMark/>
          </w:tcPr>
          <w:p w14:paraId="3F49D3F3" w14:textId="0F21F11D" w:rsidR="00293A78" w:rsidDel="00BD7F9C" w:rsidRDefault="00293A78" w:rsidP="00BD7581">
            <w:pPr>
              <w:keepNext/>
              <w:rPr>
                <w:del w:id="2909" w:author="Simon Kiss" w:date="2023-09-18T12:08:00Z"/>
                <w:rFonts w:eastAsia="Times New Roman"/>
              </w:rPr>
            </w:pPr>
            <w:del w:id="2910" w:author="Simon Kiss" w:date="2023-09-18T12:08:00Z">
              <w:r w:rsidDel="00BD7F9C">
                <w:rPr>
                  <w:rFonts w:eastAsia="Times New Roman"/>
                </w:rPr>
                <w:delText>Province</w:delText>
              </w:r>
            </w:del>
          </w:p>
        </w:tc>
        <w:tc>
          <w:tcPr>
            <w:tcW w:w="0" w:type="auto"/>
            <w:vAlign w:val="center"/>
            <w:hideMark/>
          </w:tcPr>
          <w:p w14:paraId="0E54E041" w14:textId="242B93FE" w:rsidR="00293A78" w:rsidDel="00BD7F9C" w:rsidRDefault="00293A78" w:rsidP="00BD7581">
            <w:pPr>
              <w:keepNext/>
              <w:rPr>
                <w:del w:id="2911" w:author="Simon Kiss" w:date="2023-09-18T12:08:00Z"/>
                <w:rFonts w:eastAsia="Times New Roman"/>
              </w:rPr>
            </w:pPr>
          </w:p>
        </w:tc>
        <w:tc>
          <w:tcPr>
            <w:tcW w:w="0" w:type="auto"/>
            <w:vAlign w:val="center"/>
            <w:hideMark/>
          </w:tcPr>
          <w:p w14:paraId="692BE252" w14:textId="47D6308E" w:rsidR="00293A78" w:rsidDel="00BD7F9C" w:rsidRDefault="00293A78" w:rsidP="00BD7581">
            <w:pPr>
              <w:keepNext/>
              <w:rPr>
                <w:del w:id="2912" w:author="Simon Kiss" w:date="2023-09-18T12:08:00Z"/>
                <w:rFonts w:eastAsia="Times New Roman"/>
              </w:rPr>
            </w:pPr>
            <w:del w:id="2913" w:author="Simon Kiss" w:date="2023-09-18T12:08:00Z">
              <w:r w:rsidDel="00BD7F9C">
                <w:rPr>
                  <w:rFonts w:eastAsia="Times New Roman"/>
                </w:rPr>
                <w:delText>New Brunswick</w:delText>
              </w:r>
            </w:del>
          </w:p>
        </w:tc>
        <w:tc>
          <w:tcPr>
            <w:tcW w:w="0" w:type="auto"/>
            <w:vAlign w:val="center"/>
            <w:hideMark/>
          </w:tcPr>
          <w:p w14:paraId="53965348" w14:textId="6044116C" w:rsidR="00293A78" w:rsidDel="00BD7F9C" w:rsidRDefault="00293A78" w:rsidP="00BD7581">
            <w:pPr>
              <w:keepNext/>
              <w:rPr>
                <w:del w:id="2914" w:author="Simon Kiss" w:date="2023-09-18T12:08:00Z"/>
                <w:rFonts w:eastAsia="Times New Roman"/>
              </w:rPr>
            </w:pPr>
            <w:del w:id="2915" w:author="Simon Kiss" w:date="2023-09-18T12:08:00Z">
              <w:r w:rsidDel="00BD7F9C">
                <w:rPr>
                  <w:rFonts w:eastAsia="Times New Roman"/>
                </w:rPr>
                <w:delText>2.2</w:delText>
              </w:r>
            </w:del>
          </w:p>
        </w:tc>
        <w:tc>
          <w:tcPr>
            <w:tcW w:w="0" w:type="auto"/>
            <w:vAlign w:val="center"/>
            <w:hideMark/>
          </w:tcPr>
          <w:p w14:paraId="4905D5C9" w14:textId="4C881F31" w:rsidR="00293A78" w:rsidDel="00BD7F9C" w:rsidRDefault="00293A78" w:rsidP="00BD7581">
            <w:pPr>
              <w:keepNext/>
              <w:rPr>
                <w:del w:id="2916" w:author="Simon Kiss" w:date="2023-09-18T12:08:00Z"/>
                <w:rFonts w:eastAsia="Times New Roman"/>
              </w:rPr>
            </w:pPr>
            <w:del w:id="2917" w:author="Simon Kiss" w:date="2023-09-18T12:08:00Z">
              <w:r w:rsidDel="00BD7F9C">
                <w:rPr>
                  <w:rFonts w:eastAsia="Times New Roman"/>
                </w:rPr>
                <w:delText>2.1</w:delText>
              </w:r>
            </w:del>
          </w:p>
        </w:tc>
      </w:tr>
      <w:tr w:rsidR="00293A78" w:rsidDel="00BD7F9C" w14:paraId="3700A19F" w14:textId="3CBCF6E3" w:rsidTr="00BD7581">
        <w:trPr>
          <w:tblCellSpacing w:w="15" w:type="dxa"/>
          <w:del w:id="2918" w:author="Simon Kiss" w:date="2023-09-18T12:08:00Z"/>
        </w:trPr>
        <w:tc>
          <w:tcPr>
            <w:tcW w:w="0" w:type="auto"/>
            <w:vAlign w:val="center"/>
            <w:hideMark/>
          </w:tcPr>
          <w:p w14:paraId="691BC258" w14:textId="581C4F49" w:rsidR="00293A78" w:rsidDel="00BD7F9C" w:rsidRDefault="00293A78" w:rsidP="00BD7581">
            <w:pPr>
              <w:keepNext/>
              <w:rPr>
                <w:del w:id="2919" w:author="Simon Kiss" w:date="2023-09-18T12:08:00Z"/>
                <w:rFonts w:eastAsia="Times New Roman"/>
              </w:rPr>
            </w:pPr>
            <w:del w:id="2920" w:author="Simon Kiss" w:date="2023-09-18T12:08:00Z">
              <w:r w:rsidDel="00BD7F9C">
                <w:rPr>
                  <w:rFonts w:eastAsia="Times New Roman"/>
                </w:rPr>
                <w:delText>Province</w:delText>
              </w:r>
            </w:del>
          </w:p>
        </w:tc>
        <w:tc>
          <w:tcPr>
            <w:tcW w:w="0" w:type="auto"/>
            <w:vAlign w:val="center"/>
            <w:hideMark/>
          </w:tcPr>
          <w:p w14:paraId="68FB87DA" w14:textId="511A9AA8" w:rsidR="00293A78" w:rsidDel="00BD7F9C" w:rsidRDefault="00293A78" w:rsidP="00BD7581">
            <w:pPr>
              <w:keepNext/>
              <w:rPr>
                <w:del w:id="2921" w:author="Simon Kiss" w:date="2023-09-18T12:08:00Z"/>
                <w:rFonts w:eastAsia="Times New Roman"/>
              </w:rPr>
            </w:pPr>
          </w:p>
        </w:tc>
        <w:tc>
          <w:tcPr>
            <w:tcW w:w="0" w:type="auto"/>
            <w:vAlign w:val="center"/>
            <w:hideMark/>
          </w:tcPr>
          <w:p w14:paraId="1497A6E4" w14:textId="535DA15B" w:rsidR="00293A78" w:rsidDel="00BD7F9C" w:rsidRDefault="00293A78" w:rsidP="00BD7581">
            <w:pPr>
              <w:keepNext/>
              <w:rPr>
                <w:del w:id="2922" w:author="Simon Kiss" w:date="2023-09-18T12:08:00Z"/>
                <w:rFonts w:eastAsia="Times New Roman"/>
              </w:rPr>
            </w:pPr>
            <w:del w:id="2923" w:author="Simon Kiss" w:date="2023-09-18T12:08:00Z">
              <w:r w:rsidDel="00BD7F9C">
                <w:rPr>
                  <w:rFonts w:eastAsia="Times New Roman"/>
                </w:rPr>
                <w:delText>Newfoundland and Labrador</w:delText>
              </w:r>
            </w:del>
          </w:p>
        </w:tc>
        <w:tc>
          <w:tcPr>
            <w:tcW w:w="0" w:type="auto"/>
            <w:vAlign w:val="center"/>
            <w:hideMark/>
          </w:tcPr>
          <w:p w14:paraId="18EA3380" w14:textId="188D9C16" w:rsidR="00293A78" w:rsidDel="00BD7F9C" w:rsidRDefault="00293A78" w:rsidP="00BD7581">
            <w:pPr>
              <w:keepNext/>
              <w:rPr>
                <w:del w:id="2924" w:author="Simon Kiss" w:date="2023-09-18T12:08:00Z"/>
                <w:rFonts w:eastAsia="Times New Roman"/>
              </w:rPr>
            </w:pPr>
            <w:del w:id="2925" w:author="Simon Kiss" w:date="2023-09-18T12:08:00Z">
              <w:r w:rsidDel="00BD7F9C">
                <w:rPr>
                  <w:rFonts w:eastAsia="Times New Roman"/>
                </w:rPr>
                <w:delText>1.7</w:delText>
              </w:r>
            </w:del>
          </w:p>
        </w:tc>
        <w:tc>
          <w:tcPr>
            <w:tcW w:w="0" w:type="auto"/>
            <w:vAlign w:val="center"/>
            <w:hideMark/>
          </w:tcPr>
          <w:p w14:paraId="6BC67197" w14:textId="0AC182A0" w:rsidR="00293A78" w:rsidDel="00BD7F9C" w:rsidRDefault="00293A78" w:rsidP="00BD7581">
            <w:pPr>
              <w:keepNext/>
              <w:rPr>
                <w:del w:id="2926" w:author="Simon Kiss" w:date="2023-09-18T12:08:00Z"/>
                <w:rFonts w:eastAsia="Times New Roman"/>
              </w:rPr>
            </w:pPr>
            <w:del w:id="2927" w:author="Simon Kiss" w:date="2023-09-18T12:08:00Z">
              <w:r w:rsidDel="00BD7F9C">
                <w:rPr>
                  <w:rFonts w:eastAsia="Times New Roman"/>
                </w:rPr>
                <w:delText>1.5</w:delText>
              </w:r>
            </w:del>
          </w:p>
        </w:tc>
      </w:tr>
      <w:tr w:rsidR="00293A78" w:rsidDel="00BD7F9C" w14:paraId="730CE0F9" w14:textId="6C506440" w:rsidTr="00BD7581">
        <w:trPr>
          <w:tblCellSpacing w:w="15" w:type="dxa"/>
          <w:del w:id="2928" w:author="Simon Kiss" w:date="2023-09-18T12:08:00Z"/>
        </w:trPr>
        <w:tc>
          <w:tcPr>
            <w:tcW w:w="0" w:type="auto"/>
            <w:vAlign w:val="center"/>
            <w:hideMark/>
          </w:tcPr>
          <w:p w14:paraId="2E451CAA" w14:textId="2B25787C" w:rsidR="00293A78" w:rsidDel="00BD7F9C" w:rsidRDefault="00293A78" w:rsidP="00BD7581">
            <w:pPr>
              <w:keepNext/>
              <w:rPr>
                <w:del w:id="2929" w:author="Simon Kiss" w:date="2023-09-18T12:08:00Z"/>
                <w:rFonts w:eastAsia="Times New Roman"/>
              </w:rPr>
            </w:pPr>
            <w:del w:id="2930" w:author="Simon Kiss" w:date="2023-09-18T12:08:00Z">
              <w:r w:rsidDel="00BD7F9C">
                <w:rPr>
                  <w:rFonts w:eastAsia="Times New Roman"/>
                </w:rPr>
                <w:delText>Province</w:delText>
              </w:r>
            </w:del>
          </w:p>
        </w:tc>
        <w:tc>
          <w:tcPr>
            <w:tcW w:w="0" w:type="auto"/>
            <w:vAlign w:val="center"/>
            <w:hideMark/>
          </w:tcPr>
          <w:p w14:paraId="2C697FAC" w14:textId="578BFAF9" w:rsidR="00293A78" w:rsidDel="00BD7F9C" w:rsidRDefault="00293A78" w:rsidP="00BD7581">
            <w:pPr>
              <w:keepNext/>
              <w:rPr>
                <w:del w:id="2931" w:author="Simon Kiss" w:date="2023-09-18T12:08:00Z"/>
                <w:rFonts w:eastAsia="Times New Roman"/>
              </w:rPr>
            </w:pPr>
          </w:p>
        </w:tc>
        <w:tc>
          <w:tcPr>
            <w:tcW w:w="0" w:type="auto"/>
            <w:vAlign w:val="center"/>
            <w:hideMark/>
          </w:tcPr>
          <w:p w14:paraId="6653C21F" w14:textId="087CC77E" w:rsidR="00293A78" w:rsidDel="00BD7F9C" w:rsidRDefault="00293A78" w:rsidP="00BD7581">
            <w:pPr>
              <w:keepNext/>
              <w:rPr>
                <w:del w:id="2932" w:author="Simon Kiss" w:date="2023-09-18T12:08:00Z"/>
                <w:rFonts w:eastAsia="Times New Roman"/>
              </w:rPr>
            </w:pPr>
            <w:del w:id="2933" w:author="Simon Kiss" w:date="2023-09-18T12:08:00Z">
              <w:r w:rsidDel="00BD7F9C">
                <w:rPr>
                  <w:rFonts w:eastAsia="Times New Roman"/>
                </w:rPr>
                <w:delText>Nova Scotia</w:delText>
              </w:r>
            </w:del>
          </w:p>
        </w:tc>
        <w:tc>
          <w:tcPr>
            <w:tcW w:w="0" w:type="auto"/>
            <w:vAlign w:val="center"/>
            <w:hideMark/>
          </w:tcPr>
          <w:p w14:paraId="364B1AE5" w14:textId="68657F59" w:rsidR="00293A78" w:rsidDel="00BD7F9C" w:rsidRDefault="00293A78" w:rsidP="00BD7581">
            <w:pPr>
              <w:keepNext/>
              <w:rPr>
                <w:del w:id="2934" w:author="Simon Kiss" w:date="2023-09-18T12:08:00Z"/>
                <w:rFonts w:eastAsia="Times New Roman"/>
              </w:rPr>
            </w:pPr>
            <w:del w:id="2935" w:author="Simon Kiss" w:date="2023-09-18T12:08:00Z">
              <w:r w:rsidDel="00BD7F9C">
                <w:rPr>
                  <w:rFonts w:eastAsia="Times New Roman"/>
                </w:rPr>
                <w:delText>2.9</w:delText>
              </w:r>
            </w:del>
          </w:p>
        </w:tc>
        <w:tc>
          <w:tcPr>
            <w:tcW w:w="0" w:type="auto"/>
            <w:vAlign w:val="center"/>
            <w:hideMark/>
          </w:tcPr>
          <w:p w14:paraId="7A5391CA" w14:textId="0423CBDC" w:rsidR="00293A78" w:rsidDel="00BD7F9C" w:rsidRDefault="00293A78" w:rsidP="00BD7581">
            <w:pPr>
              <w:keepNext/>
              <w:rPr>
                <w:del w:id="2936" w:author="Simon Kiss" w:date="2023-09-18T12:08:00Z"/>
                <w:rFonts w:eastAsia="Times New Roman"/>
              </w:rPr>
            </w:pPr>
            <w:del w:id="2937" w:author="Simon Kiss" w:date="2023-09-18T12:08:00Z">
              <w:r w:rsidDel="00BD7F9C">
                <w:rPr>
                  <w:rFonts w:eastAsia="Times New Roman"/>
                </w:rPr>
                <w:delText>2.6</w:delText>
              </w:r>
            </w:del>
          </w:p>
        </w:tc>
      </w:tr>
      <w:tr w:rsidR="00293A78" w:rsidDel="00BD7F9C" w14:paraId="643FDFBF" w14:textId="26BB3E2C" w:rsidTr="00BD7581">
        <w:trPr>
          <w:tblCellSpacing w:w="15" w:type="dxa"/>
          <w:del w:id="2938" w:author="Simon Kiss" w:date="2023-09-18T12:08:00Z"/>
        </w:trPr>
        <w:tc>
          <w:tcPr>
            <w:tcW w:w="0" w:type="auto"/>
            <w:vAlign w:val="center"/>
            <w:hideMark/>
          </w:tcPr>
          <w:p w14:paraId="501FB48E" w14:textId="4D1179ED" w:rsidR="00293A78" w:rsidDel="00BD7F9C" w:rsidRDefault="00293A78" w:rsidP="00BD7581">
            <w:pPr>
              <w:keepNext/>
              <w:rPr>
                <w:del w:id="2939" w:author="Simon Kiss" w:date="2023-09-18T12:08:00Z"/>
                <w:rFonts w:eastAsia="Times New Roman"/>
              </w:rPr>
            </w:pPr>
            <w:del w:id="2940" w:author="Simon Kiss" w:date="2023-09-18T12:08:00Z">
              <w:r w:rsidDel="00BD7F9C">
                <w:rPr>
                  <w:rFonts w:eastAsia="Times New Roman"/>
                </w:rPr>
                <w:delText>Province</w:delText>
              </w:r>
            </w:del>
          </w:p>
        </w:tc>
        <w:tc>
          <w:tcPr>
            <w:tcW w:w="0" w:type="auto"/>
            <w:vAlign w:val="center"/>
            <w:hideMark/>
          </w:tcPr>
          <w:p w14:paraId="6B5E8E6A" w14:textId="327F4EF7" w:rsidR="00293A78" w:rsidDel="00BD7F9C" w:rsidRDefault="00293A78" w:rsidP="00BD7581">
            <w:pPr>
              <w:keepNext/>
              <w:rPr>
                <w:del w:id="2941" w:author="Simon Kiss" w:date="2023-09-18T12:08:00Z"/>
                <w:rFonts w:eastAsia="Times New Roman"/>
              </w:rPr>
            </w:pPr>
          </w:p>
        </w:tc>
        <w:tc>
          <w:tcPr>
            <w:tcW w:w="0" w:type="auto"/>
            <w:vAlign w:val="center"/>
            <w:hideMark/>
          </w:tcPr>
          <w:p w14:paraId="258A68C1" w14:textId="3883EF1B" w:rsidR="00293A78" w:rsidDel="00BD7F9C" w:rsidRDefault="00293A78" w:rsidP="00BD7581">
            <w:pPr>
              <w:keepNext/>
              <w:rPr>
                <w:del w:id="2942" w:author="Simon Kiss" w:date="2023-09-18T12:08:00Z"/>
                <w:rFonts w:eastAsia="Times New Roman"/>
              </w:rPr>
            </w:pPr>
            <w:del w:id="2943" w:author="Simon Kiss" w:date="2023-09-18T12:08:00Z">
              <w:r w:rsidDel="00BD7F9C">
                <w:rPr>
                  <w:rFonts w:eastAsia="Times New Roman"/>
                </w:rPr>
                <w:delText>Ontario</w:delText>
              </w:r>
            </w:del>
          </w:p>
        </w:tc>
        <w:tc>
          <w:tcPr>
            <w:tcW w:w="0" w:type="auto"/>
            <w:vAlign w:val="center"/>
            <w:hideMark/>
          </w:tcPr>
          <w:p w14:paraId="49E16B7C" w14:textId="0B58FE15" w:rsidR="00293A78" w:rsidDel="00BD7F9C" w:rsidRDefault="00293A78" w:rsidP="00BD7581">
            <w:pPr>
              <w:keepNext/>
              <w:rPr>
                <w:del w:id="2944" w:author="Simon Kiss" w:date="2023-09-18T12:08:00Z"/>
                <w:rFonts w:eastAsia="Times New Roman"/>
              </w:rPr>
            </w:pPr>
            <w:del w:id="2945" w:author="Simon Kiss" w:date="2023-09-18T12:08:00Z">
              <w:r w:rsidDel="00BD7F9C">
                <w:rPr>
                  <w:rFonts w:eastAsia="Times New Roman"/>
                </w:rPr>
                <w:delText>38.9</w:delText>
              </w:r>
            </w:del>
          </w:p>
        </w:tc>
        <w:tc>
          <w:tcPr>
            <w:tcW w:w="0" w:type="auto"/>
            <w:vAlign w:val="center"/>
            <w:hideMark/>
          </w:tcPr>
          <w:p w14:paraId="67E556CD" w14:textId="6909597F" w:rsidR="00293A78" w:rsidDel="00BD7F9C" w:rsidRDefault="00293A78" w:rsidP="00BD7581">
            <w:pPr>
              <w:keepNext/>
              <w:rPr>
                <w:del w:id="2946" w:author="Simon Kiss" w:date="2023-09-18T12:08:00Z"/>
                <w:rFonts w:eastAsia="Times New Roman"/>
              </w:rPr>
            </w:pPr>
            <w:del w:id="2947" w:author="Simon Kiss" w:date="2023-09-18T12:08:00Z">
              <w:r w:rsidDel="00BD7F9C">
                <w:rPr>
                  <w:rFonts w:eastAsia="Times New Roman"/>
                </w:rPr>
                <w:delText>38.4</w:delText>
              </w:r>
            </w:del>
          </w:p>
        </w:tc>
      </w:tr>
      <w:tr w:rsidR="00293A78" w:rsidDel="00BD7F9C" w14:paraId="3BA74926" w14:textId="4D5D3E64" w:rsidTr="00BD7581">
        <w:trPr>
          <w:tblCellSpacing w:w="15" w:type="dxa"/>
          <w:del w:id="2948" w:author="Simon Kiss" w:date="2023-09-18T12:08:00Z"/>
        </w:trPr>
        <w:tc>
          <w:tcPr>
            <w:tcW w:w="0" w:type="auto"/>
            <w:vAlign w:val="center"/>
            <w:hideMark/>
          </w:tcPr>
          <w:p w14:paraId="01778419" w14:textId="3756FEAB" w:rsidR="00293A78" w:rsidDel="00BD7F9C" w:rsidRDefault="00293A78" w:rsidP="00BD7581">
            <w:pPr>
              <w:keepNext/>
              <w:rPr>
                <w:del w:id="2949" w:author="Simon Kiss" w:date="2023-09-18T12:08:00Z"/>
                <w:rFonts w:eastAsia="Times New Roman"/>
              </w:rPr>
            </w:pPr>
            <w:del w:id="2950" w:author="Simon Kiss" w:date="2023-09-18T12:08:00Z">
              <w:r w:rsidDel="00BD7F9C">
                <w:rPr>
                  <w:rFonts w:eastAsia="Times New Roman"/>
                </w:rPr>
                <w:delText>Province</w:delText>
              </w:r>
            </w:del>
          </w:p>
        </w:tc>
        <w:tc>
          <w:tcPr>
            <w:tcW w:w="0" w:type="auto"/>
            <w:vAlign w:val="center"/>
            <w:hideMark/>
          </w:tcPr>
          <w:p w14:paraId="61136129" w14:textId="1F74B207" w:rsidR="00293A78" w:rsidDel="00BD7F9C" w:rsidRDefault="00293A78" w:rsidP="00BD7581">
            <w:pPr>
              <w:keepNext/>
              <w:rPr>
                <w:del w:id="2951" w:author="Simon Kiss" w:date="2023-09-18T12:08:00Z"/>
                <w:rFonts w:eastAsia="Times New Roman"/>
              </w:rPr>
            </w:pPr>
          </w:p>
        </w:tc>
        <w:tc>
          <w:tcPr>
            <w:tcW w:w="0" w:type="auto"/>
            <w:vAlign w:val="center"/>
            <w:hideMark/>
          </w:tcPr>
          <w:p w14:paraId="3F8356EF" w14:textId="2198F35C" w:rsidR="00293A78" w:rsidDel="00BD7F9C" w:rsidRDefault="00293A78" w:rsidP="00BD7581">
            <w:pPr>
              <w:keepNext/>
              <w:rPr>
                <w:del w:id="2952" w:author="Simon Kiss" w:date="2023-09-18T12:08:00Z"/>
                <w:rFonts w:eastAsia="Times New Roman"/>
              </w:rPr>
            </w:pPr>
            <w:del w:id="2953" w:author="Simon Kiss" w:date="2023-09-18T12:08:00Z">
              <w:r w:rsidDel="00BD7F9C">
                <w:rPr>
                  <w:rFonts w:eastAsia="Times New Roman"/>
                </w:rPr>
                <w:delText>Prince Edward Island</w:delText>
              </w:r>
            </w:del>
          </w:p>
        </w:tc>
        <w:tc>
          <w:tcPr>
            <w:tcW w:w="0" w:type="auto"/>
            <w:vAlign w:val="center"/>
            <w:hideMark/>
          </w:tcPr>
          <w:p w14:paraId="2CAAE97D" w14:textId="00C485E8" w:rsidR="00293A78" w:rsidDel="00BD7F9C" w:rsidRDefault="00293A78" w:rsidP="00BD7581">
            <w:pPr>
              <w:keepNext/>
              <w:rPr>
                <w:del w:id="2954" w:author="Simon Kiss" w:date="2023-09-18T12:08:00Z"/>
                <w:rFonts w:eastAsia="Times New Roman"/>
              </w:rPr>
            </w:pPr>
            <w:del w:id="2955" w:author="Simon Kiss" w:date="2023-09-18T12:08:00Z">
              <w:r w:rsidDel="00BD7F9C">
                <w:rPr>
                  <w:rFonts w:eastAsia="Times New Roman"/>
                </w:rPr>
                <w:delText>0.3</w:delText>
              </w:r>
            </w:del>
          </w:p>
        </w:tc>
        <w:tc>
          <w:tcPr>
            <w:tcW w:w="0" w:type="auto"/>
            <w:vAlign w:val="center"/>
            <w:hideMark/>
          </w:tcPr>
          <w:p w14:paraId="33CC3202" w14:textId="6FEC0A8A" w:rsidR="00293A78" w:rsidDel="00BD7F9C" w:rsidRDefault="00293A78" w:rsidP="00BD7581">
            <w:pPr>
              <w:keepNext/>
              <w:rPr>
                <w:del w:id="2956" w:author="Simon Kiss" w:date="2023-09-18T12:08:00Z"/>
                <w:rFonts w:eastAsia="Times New Roman"/>
              </w:rPr>
            </w:pPr>
            <w:del w:id="2957" w:author="Simon Kiss" w:date="2023-09-18T12:08:00Z">
              <w:r w:rsidDel="00BD7F9C">
                <w:rPr>
                  <w:rFonts w:eastAsia="Times New Roman"/>
                </w:rPr>
                <w:delText>0.4</w:delText>
              </w:r>
            </w:del>
          </w:p>
        </w:tc>
      </w:tr>
      <w:tr w:rsidR="00293A78" w:rsidDel="00BD7F9C" w14:paraId="2D34D102" w14:textId="78B3C187" w:rsidTr="00BD7581">
        <w:trPr>
          <w:tblCellSpacing w:w="15" w:type="dxa"/>
          <w:del w:id="2958" w:author="Simon Kiss" w:date="2023-09-18T12:08:00Z"/>
        </w:trPr>
        <w:tc>
          <w:tcPr>
            <w:tcW w:w="0" w:type="auto"/>
            <w:vAlign w:val="center"/>
            <w:hideMark/>
          </w:tcPr>
          <w:p w14:paraId="1BAE0927" w14:textId="6BB37D84" w:rsidR="00293A78" w:rsidDel="00BD7F9C" w:rsidRDefault="00293A78" w:rsidP="00BD7581">
            <w:pPr>
              <w:keepNext/>
              <w:rPr>
                <w:del w:id="2959" w:author="Simon Kiss" w:date="2023-09-18T12:08:00Z"/>
                <w:rFonts w:eastAsia="Times New Roman"/>
              </w:rPr>
            </w:pPr>
            <w:del w:id="2960" w:author="Simon Kiss" w:date="2023-09-18T12:08:00Z">
              <w:r w:rsidDel="00BD7F9C">
                <w:rPr>
                  <w:rFonts w:eastAsia="Times New Roman"/>
                </w:rPr>
                <w:delText>Province</w:delText>
              </w:r>
            </w:del>
          </w:p>
        </w:tc>
        <w:tc>
          <w:tcPr>
            <w:tcW w:w="0" w:type="auto"/>
            <w:vAlign w:val="center"/>
            <w:hideMark/>
          </w:tcPr>
          <w:p w14:paraId="7EA1E88B" w14:textId="5FE329A9" w:rsidR="00293A78" w:rsidDel="00BD7F9C" w:rsidRDefault="00293A78" w:rsidP="00BD7581">
            <w:pPr>
              <w:keepNext/>
              <w:rPr>
                <w:del w:id="2961" w:author="Simon Kiss" w:date="2023-09-18T12:08:00Z"/>
                <w:rFonts w:eastAsia="Times New Roman"/>
              </w:rPr>
            </w:pPr>
          </w:p>
        </w:tc>
        <w:tc>
          <w:tcPr>
            <w:tcW w:w="0" w:type="auto"/>
            <w:vAlign w:val="center"/>
            <w:hideMark/>
          </w:tcPr>
          <w:p w14:paraId="2463125C" w14:textId="3BDA3016" w:rsidR="00293A78" w:rsidDel="00BD7F9C" w:rsidRDefault="00293A78" w:rsidP="00BD7581">
            <w:pPr>
              <w:keepNext/>
              <w:rPr>
                <w:del w:id="2962" w:author="Simon Kiss" w:date="2023-09-18T12:08:00Z"/>
                <w:rFonts w:eastAsia="Times New Roman"/>
              </w:rPr>
            </w:pPr>
            <w:del w:id="2963" w:author="Simon Kiss" w:date="2023-09-18T12:08:00Z">
              <w:r w:rsidDel="00BD7F9C">
                <w:rPr>
                  <w:rFonts w:eastAsia="Times New Roman"/>
                </w:rPr>
                <w:delText>Quebec</w:delText>
              </w:r>
            </w:del>
          </w:p>
        </w:tc>
        <w:tc>
          <w:tcPr>
            <w:tcW w:w="0" w:type="auto"/>
            <w:vAlign w:val="center"/>
            <w:hideMark/>
          </w:tcPr>
          <w:p w14:paraId="07C422A0" w14:textId="370EB7A8" w:rsidR="00293A78" w:rsidDel="00BD7F9C" w:rsidRDefault="00293A78" w:rsidP="00BD7581">
            <w:pPr>
              <w:keepNext/>
              <w:rPr>
                <w:del w:id="2964" w:author="Simon Kiss" w:date="2023-09-18T12:08:00Z"/>
                <w:rFonts w:eastAsia="Times New Roman"/>
              </w:rPr>
            </w:pPr>
            <w:del w:id="2965" w:author="Simon Kiss" w:date="2023-09-18T12:08:00Z">
              <w:r w:rsidDel="00BD7F9C">
                <w:rPr>
                  <w:rFonts w:eastAsia="Times New Roman"/>
                </w:rPr>
                <w:delText>23.9</w:delText>
              </w:r>
            </w:del>
          </w:p>
        </w:tc>
        <w:tc>
          <w:tcPr>
            <w:tcW w:w="0" w:type="auto"/>
            <w:vAlign w:val="center"/>
            <w:hideMark/>
          </w:tcPr>
          <w:p w14:paraId="0A710761" w14:textId="3F06889D" w:rsidR="00293A78" w:rsidDel="00BD7F9C" w:rsidRDefault="00293A78" w:rsidP="00BD7581">
            <w:pPr>
              <w:keepNext/>
              <w:rPr>
                <w:del w:id="2966" w:author="Simon Kiss" w:date="2023-09-18T12:08:00Z"/>
                <w:rFonts w:eastAsia="Times New Roman"/>
              </w:rPr>
            </w:pPr>
            <w:del w:id="2967" w:author="Simon Kiss" w:date="2023-09-18T12:08:00Z">
              <w:r w:rsidDel="00BD7F9C">
                <w:rPr>
                  <w:rFonts w:eastAsia="Times New Roman"/>
                </w:rPr>
                <w:delText>23.3</w:delText>
              </w:r>
            </w:del>
          </w:p>
        </w:tc>
      </w:tr>
      <w:tr w:rsidR="00293A78" w:rsidDel="00BD7F9C" w14:paraId="2C5F4C6C" w14:textId="31CB7F04" w:rsidTr="00BD7581">
        <w:trPr>
          <w:tblCellSpacing w:w="15" w:type="dxa"/>
          <w:del w:id="2968" w:author="Simon Kiss" w:date="2023-09-18T12:08:00Z"/>
        </w:trPr>
        <w:tc>
          <w:tcPr>
            <w:tcW w:w="0" w:type="auto"/>
            <w:vAlign w:val="center"/>
            <w:hideMark/>
          </w:tcPr>
          <w:p w14:paraId="5E42F91D" w14:textId="5E761B76" w:rsidR="00293A78" w:rsidDel="00BD7F9C" w:rsidRDefault="00293A78" w:rsidP="00BD7581">
            <w:pPr>
              <w:keepNext/>
              <w:rPr>
                <w:del w:id="2969" w:author="Simon Kiss" w:date="2023-09-18T12:08:00Z"/>
                <w:rFonts w:eastAsia="Times New Roman"/>
              </w:rPr>
            </w:pPr>
            <w:del w:id="2970" w:author="Simon Kiss" w:date="2023-09-18T12:08:00Z">
              <w:r w:rsidDel="00BD7F9C">
                <w:rPr>
                  <w:rFonts w:eastAsia="Times New Roman"/>
                </w:rPr>
                <w:delText>Province</w:delText>
              </w:r>
            </w:del>
          </w:p>
        </w:tc>
        <w:tc>
          <w:tcPr>
            <w:tcW w:w="0" w:type="auto"/>
            <w:vAlign w:val="center"/>
            <w:hideMark/>
          </w:tcPr>
          <w:p w14:paraId="4A5BC100" w14:textId="7408741A" w:rsidR="00293A78" w:rsidDel="00BD7F9C" w:rsidRDefault="00293A78" w:rsidP="00BD7581">
            <w:pPr>
              <w:keepNext/>
              <w:rPr>
                <w:del w:id="2971" w:author="Simon Kiss" w:date="2023-09-18T12:08:00Z"/>
                <w:rFonts w:eastAsia="Times New Roman"/>
              </w:rPr>
            </w:pPr>
          </w:p>
        </w:tc>
        <w:tc>
          <w:tcPr>
            <w:tcW w:w="0" w:type="auto"/>
            <w:vAlign w:val="center"/>
            <w:hideMark/>
          </w:tcPr>
          <w:p w14:paraId="3D07F351" w14:textId="546BCF9F" w:rsidR="00293A78" w:rsidDel="00BD7F9C" w:rsidRDefault="00293A78" w:rsidP="00BD7581">
            <w:pPr>
              <w:keepNext/>
              <w:rPr>
                <w:del w:id="2972" w:author="Simon Kiss" w:date="2023-09-18T12:08:00Z"/>
                <w:rFonts w:eastAsia="Times New Roman"/>
              </w:rPr>
            </w:pPr>
            <w:del w:id="2973" w:author="Simon Kiss" w:date="2023-09-18T12:08:00Z">
              <w:r w:rsidDel="00BD7F9C">
                <w:rPr>
                  <w:rFonts w:eastAsia="Times New Roman"/>
                </w:rPr>
                <w:delText>Saskatchewan</w:delText>
              </w:r>
            </w:del>
          </w:p>
        </w:tc>
        <w:tc>
          <w:tcPr>
            <w:tcW w:w="0" w:type="auto"/>
            <w:vAlign w:val="center"/>
            <w:hideMark/>
          </w:tcPr>
          <w:p w14:paraId="750E4DDA" w14:textId="3DF2FF35" w:rsidR="00293A78" w:rsidDel="00BD7F9C" w:rsidRDefault="00293A78" w:rsidP="00BD7581">
            <w:pPr>
              <w:keepNext/>
              <w:rPr>
                <w:del w:id="2974" w:author="Simon Kiss" w:date="2023-09-18T12:08:00Z"/>
                <w:rFonts w:eastAsia="Times New Roman"/>
              </w:rPr>
            </w:pPr>
            <w:del w:id="2975" w:author="Simon Kiss" w:date="2023-09-18T12:08:00Z">
              <w:r w:rsidDel="00BD7F9C">
                <w:rPr>
                  <w:rFonts w:eastAsia="Times New Roman"/>
                </w:rPr>
                <w:delText>3.2</w:delText>
              </w:r>
            </w:del>
          </w:p>
        </w:tc>
        <w:tc>
          <w:tcPr>
            <w:tcW w:w="0" w:type="auto"/>
            <w:vAlign w:val="center"/>
            <w:hideMark/>
          </w:tcPr>
          <w:p w14:paraId="40CDA5D2" w14:textId="5348FAD4" w:rsidR="00293A78" w:rsidDel="00BD7F9C" w:rsidRDefault="00293A78" w:rsidP="00BD7581">
            <w:pPr>
              <w:keepNext/>
              <w:rPr>
                <w:del w:id="2976" w:author="Simon Kiss" w:date="2023-09-18T12:08:00Z"/>
                <w:rFonts w:eastAsia="Times New Roman"/>
              </w:rPr>
            </w:pPr>
            <w:del w:id="2977" w:author="Simon Kiss" w:date="2023-09-18T12:08:00Z">
              <w:r w:rsidDel="00BD7F9C">
                <w:rPr>
                  <w:rFonts w:eastAsia="Times New Roman"/>
                </w:rPr>
                <w:delText>3.1</w:delText>
              </w:r>
            </w:del>
          </w:p>
        </w:tc>
      </w:tr>
      <w:tr w:rsidR="00293A78" w:rsidDel="00BD7F9C" w14:paraId="31DD79C6" w14:textId="587BDAD3" w:rsidTr="00BD7581">
        <w:trPr>
          <w:tblCellSpacing w:w="15" w:type="dxa"/>
          <w:del w:id="2978" w:author="Simon Kiss" w:date="2023-09-18T12:08:00Z"/>
        </w:trPr>
        <w:tc>
          <w:tcPr>
            <w:tcW w:w="0" w:type="auto"/>
            <w:vAlign w:val="center"/>
          </w:tcPr>
          <w:p w14:paraId="5F038A9F" w14:textId="66D49AC9" w:rsidR="00293A78" w:rsidDel="00BD7F9C" w:rsidRDefault="00293A78" w:rsidP="00BD7581">
            <w:pPr>
              <w:keepNext/>
              <w:rPr>
                <w:del w:id="2979" w:author="Simon Kiss" w:date="2023-09-18T12:08:00Z"/>
                <w:rFonts w:eastAsia="Times New Roman"/>
              </w:rPr>
            </w:pPr>
          </w:p>
        </w:tc>
        <w:tc>
          <w:tcPr>
            <w:tcW w:w="0" w:type="auto"/>
            <w:vAlign w:val="center"/>
          </w:tcPr>
          <w:p w14:paraId="25E9E93A" w14:textId="0543052A" w:rsidR="00293A78" w:rsidDel="00BD7F9C" w:rsidRDefault="00293A78" w:rsidP="00BD7581">
            <w:pPr>
              <w:keepNext/>
              <w:rPr>
                <w:del w:id="2980" w:author="Simon Kiss" w:date="2023-09-18T12:08:00Z"/>
                <w:rFonts w:eastAsia="Times New Roman"/>
              </w:rPr>
            </w:pPr>
          </w:p>
        </w:tc>
        <w:tc>
          <w:tcPr>
            <w:tcW w:w="0" w:type="auto"/>
            <w:vAlign w:val="center"/>
          </w:tcPr>
          <w:p w14:paraId="19A52C64" w14:textId="7729BE33" w:rsidR="00293A78" w:rsidDel="00BD7F9C" w:rsidRDefault="00293A78" w:rsidP="00BD7581">
            <w:pPr>
              <w:keepNext/>
              <w:rPr>
                <w:del w:id="2981" w:author="Simon Kiss" w:date="2023-09-18T12:08:00Z"/>
                <w:rFonts w:eastAsia="Times New Roman"/>
              </w:rPr>
            </w:pPr>
          </w:p>
        </w:tc>
        <w:tc>
          <w:tcPr>
            <w:tcW w:w="0" w:type="auto"/>
            <w:vAlign w:val="center"/>
          </w:tcPr>
          <w:p w14:paraId="70A4B564" w14:textId="17728F3C" w:rsidR="00293A78" w:rsidDel="00BD7F9C" w:rsidRDefault="00293A78" w:rsidP="00BD7581">
            <w:pPr>
              <w:keepNext/>
              <w:rPr>
                <w:del w:id="2982" w:author="Simon Kiss" w:date="2023-09-18T12:08:00Z"/>
                <w:rFonts w:eastAsia="Times New Roman"/>
              </w:rPr>
            </w:pPr>
          </w:p>
        </w:tc>
        <w:tc>
          <w:tcPr>
            <w:tcW w:w="0" w:type="auto"/>
            <w:vAlign w:val="center"/>
          </w:tcPr>
          <w:p w14:paraId="79CFBEF3" w14:textId="20EDA912" w:rsidR="00293A78" w:rsidDel="00BD7F9C" w:rsidRDefault="00293A78" w:rsidP="00BD7581">
            <w:pPr>
              <w:keepNext/>
              <w:rPr>
                <w:del w:id="2983" w:author="Simon Kiss" w:date="2023-09-18T12:08:00Z"/>
                <w:rFonts w:eastAsia="Times New Roman"/>
              </w:rPr>
            </w:pPr>
          </w:p>
        </w:tc>
      </w:tr>
    </w:tbl>
    <w:p w14:paraId="7418FF62" w14:textId="77777777" w:rsidR="00502727" w:rsidRDefault="00502727" w:rsidP="00502727"/>
    <w:p w14:paraId="23DA216C" w14:textId="261F1B52" w:rsidR="004324A7" w:rsidRDefault="004324A7">
      <w:pPr>
        <w:rPr>
          <w:ins w:id="2984" w:author="Patrick Fafard" w:date="2023-02-16T17:20:00Z"/>
        </w:rPr>
      </w:pPr>
      <w:ins w:id="2985" w:author="Patrick Fafard" w:date="2023-02-16T17:20:00Z">
        <w:del w:id="2986" w:author="Simon Kiss" w:date="2023-07-26T11:29:00Z">
          <w:r w:rsidDel="00502727">
            <w:br w:type="page"/>
          </w:r>
        </w:del>
      </w:ins>
    </w:p>
    <w:p w14:paraId="5A8ED018" w14:textId="2371CB50" w:rsidR="00D520D3" w:rsidRDefault="00D520D3" w:rsidP="004324A7">
      <w:r>
        <w:t>Comments on Figure 2</w:t>
      </w:r>
    </w:p>
    <w:p w14:paraId="5F9192C1" w14:textId="77777777" w:rsidR="00D520D3" w:rsidRDefault="00D520D3" w:rsidP="004324A7"/>
    <w:p w14:paraId="159E082B" w14:textId="509AD5AB" w:rsidR="005948B9" w:rsidRDefault="00D520D3" w:rsidP="004324A7">
      <w:pPr>
        <w:pStyle w:val="ListParagraph"/>
        <w:numPr>
          <w:ilvl w:val="0"/>
          <w:numId w:val="6"/>
        </w:numPr>
      </w:pPr>
      <w:r>
        <w:t xml:space="preserve">This is a very complex figure that will need to be reworked for publication. </w:t>
      </w:r>
    </w:p>
    <w:p w14:paraId="5F03DEB4" w14:textId="77777777" w:rsidR="005948B9" w:rsidRDefault="005948B9" w:rsidP="005948B9">
      <w:pPr>
        <w:pStyle w:val="ListParagraph"/>
      </w:pPr>
    </w:p>
    <w:p w14:paraId="63AEE9F0" w14:textId="002DEEA6" w:rsidR="005948B9" w:rsidRDefault="00D520D3" w:rsidP="004324A7">
      <w:pPr>
        <w:pStyle w:val="ListParagraph"/>
        <w:numPr>
          <w:ilvl w:val="0"/>
          <w:numId w:val="6"/>
        </w:numPr>
      </w:pPr>
      <w:commentRangeStart w:id="2987"/>
      <w:r>
        <w:t>The X and Y</w:t>
      </w:r>
      <w:r w:rsidR="005948B9">
        <w:t xml:space="preserve"> </w:t>
      </w:r>
      <w:r>
        <w:t>axes need better titles, the font is very small, etc</w:t>
      </w:r>
      <w:r w:rsidR="005948B9">
        <w:t>.</w:t>
      </w:r>
      <w:commentRangeEnd w:id="2987"/>
      <w:r w:rsidR="001D0783">
        <w:rPr>
          <w:rStyle w:val="CommentReference"/>
        </w:rPr>
        <w:commentReference w:id="2987"/>
      </w:r>
    </w:p>
    <w:p w14:paraId="7D290C79" w14:textId="77777777" w:rsidR="005948B9" w:rsidRDefault="005948B9" w:rsidP="005948B9"/>
    <w:p w14:paraId="33ECFD70" w14:textId="77777777" w:rsidR="005948B9" w:rsidRDefault="00D520D3" w:rsidP="005948B9">
      <w:pPr>
        <w:pStyle w:val="ListParagraph"/>
        <w:numPr>
          <w:ilvl w:val="0"/>
          <w:numId w:val="6"/>
        </w:numPr>
      </w:pPr>
      <w:r>
        <w:t>It seems to me that</w:t>
      </w:r>
      <w:r w:rsidR="005948B9">
        <w:t xml:space="preserve"> </w:t>
      </w:r>
      <w:r>
        <w:t xml:space="preserve">the X axis needs to be reversed and/ or individual item </w:t>
      </w:r>
      <w:proofErr w:type="spellStart"/>
      <w:r>
        <w:t>checkedcarefully</w:t>
      </w:r>
      <w:proofErr w:type="spellEnd"/>
      <w:r>
        <w:t>:</w:t>
      </w:r>
    </w:p>
    <w:p w14:paraId="25C38742" w14:textId="77777777" w:rsidR="005948B9" w:rsidRDefault="005948B9" w:rsidP="005948B9">
      <w:pPr>
        <w:pStyle w:val="ListParagraph"/>
      </w:pPr>
    </w:p>
    <w:p w14:paraId="2E6E4425" w14:textId="77777777" w:rsidR="005948B9" w:rsidRDefault="00D520D3" w:rsidP="005948B9">
      <w:pPr>
        <w:pStyle w:val="ListParagraph"/>
        <w:numPr>
          <w:ilvl w:val="1"/>
          <w:numId w:val="6"/>
        </w:numPr>
      </w:pPr>
      <w:commentRangeStart w:id="2988"/>
      <w:r>
        <w:t>As presented here, this suggests that the PH workforce is more likely than the</w:t>
      </w:r>
      <w:r w:rsidR="005948B9">
        <w:t xml:space="preserve"> </w:t>
      </w:r>
      <w:r>
        <w:t>general population to support free markets ... have concern</w:t>
      </w:r>
      <w:r w:rsidR="005948B9">
        <w:t>s</w:t>
      </w:r>
      <w:r>
        <w:t xml:space="preserve"> about rights </w:t>
      </w:r>
      <w:r w:rsidR="005948B9">
        <w:t xml:space="preserve">for </w:t>
      </w:r>
      <w:r>
        <w:t>First Nations ... believe the private sector should create jobs</w:t>
      </w:r>
      <w:r w:rsidR="005948B9">
        <w:t>. This is deeply counter-intuitive.</w:t>
      </w:r>
      <w:commentRangeEnd w:id="2988"/>
      <w:r w:rsidR="001D0783">
        <w:rPr>
          <w:rStyle w:val="CommentReference"/>
        </w:rPr>
        <w:commentReference w:id="2988"/>
      </w:r>
    </w:p>
    <w:p w14:paraId="1C3F276D" w14:textId="77777777" w:rsidR="005948B9" w:rsidRDefault="00D520D3" w:rsidP="005948B9">
      <w:pPr>
        <w:pStyle w:val="ListParagraph"/>
        <w:numPr>
          <w:ilvl w:val="1"/>
          <w:numId w:val="6"/>
        </w:numPr>
      </w:pPr>
      <w:r>
        <w:t>The problem may also lie in the descriptors–some imply direction (</w:t>
      </w:r>
      <w:proofErr w:type="spellStart"/>
      <w:proofErr w:type="gramStart"/>
      <w:r>
        <w:t>e.g</w:t>
      </w:r>
      <w:r w:rsidR="005948B9">
        <w:t>.</w:t>
      </w:r>
      <w:r>
        <w:t>,“</w:t>
      </w:r>
      <w:proofErr w:type="gramEnd"/>
      <w:r>
        <w:t>support</w:t>
      </w:r>
      <w:proofErr w:type="spellEnd"/>
      <w:r>
        <w:t xml:space="preserve"> for free markets over government programs”) but others do not</w:t>
      </w:r>
      <w:r w:rsidR="005948B9">
        <w:t xml:space="preserve"> </w:t>
      </w:r>
      <w:r>
        <w:t>suggest direction (e.g., “private sector to create jobs”)</w:t>
      </w:r>
    </w:p>
    <w:p w14:paraId="2A775F5A" w14:textId="03D1DBB5" w:rsidR="005948B9" w:rsidRPr="005948B9" w:rsidRDefault="00D520D3" w:rsidP="005948B9">
      <w:pPr>
        <w:pStyle w:val="ListParagraph"/>
        <w:numPr>
          <w:ilvl w:val="0"/>
          <w:numId w:val="6"/>
        </w:numPr>
        <w:rPr>
          <w:highlight w:val="yellow"/>
        </w:rPr>
      </w:pPr>
      <w:commentRangeStart w:id="2989"/>
      <w:r>
        <w:t xml:space="preserve">More </w:t>
      </w:r>
      <w:r w:rsidR="005948B9">
        <w:t>substantively if</w:t>
      </w:r>
      <w:r>
        <w:t xml:space="preserve"> memory serves</w:t>
      </w:r>
      <w:r w:rsidR="005948B9" w:rsidRPr="005948B9">
        <w:rPr>
          <w:highlight w:val="yellow"/>
        </w:rPr>
        <w:t>,</w:t>
      </w:r>
      <w:r w:rsidRPr="005948B9">
        <w:rPr>
          <w:highlight w:val="yellow"/>
        </w:rPr>
        <w:t xml:space="preserve"> the ‘ideology’ item is ‘not like the others’</w:t>
      </w:r>
      <w:r w:rsidR="005948B9" w:rsidRPr="005948B9">
        <w:rPr>
          <w:highlight w:val="yellow"/>
        </w:rPr>
        <w:t>:</w:t>
      </w:r>
    </w:p>
    <w:p w14:paraId="5B1575BC" w14:textId="77777777" w:rsidR="005948B9" w:rsidRPr="005948B9" w:rsidRDefault="005948B9" w:rsidP="005948B9">
      <w:pPr>
        <w:pStyle w:val="ListParagraph"/>
        <w:numPr>
          <w:ilvl w:val="1"/>
          <w:numId w:val="6"/>
        </w:numPr>
        <w:rPr>
          <w:highlight w:val="yellow"/>
        </w:rPr>
      </w:pPr>
      <w:r w:rsidRPr="005948B9">
        <w:rPr>
          <w:highlight w:val="yellow"/>
        </w:rPr>
        <w:t>For one thing, t</w:t>
      </w:r>
      <w:r w:rsidR="00D520D3" w:rsidRPr="005948B9">
        <w:rPr>
          <w:highlight w:val="yellow"/>
        </w:rPr>
        <w:t>he word tells us nothing about the question put to respondents. But I seem</w:t>
      </w:r>
      <w:r w:rsidRPr="005948B9">
        <w:rPr>
          <w:highlight w:val="yellow"/>
        </w:rPr>
        <w:t xml:space="preserve"> </w:t>
      </w:r>
      <w:r w:rsidR="00D520D3" w:rsidRPr="005948B9">
        <w:rPr>
          <w:highlight w:val="yellow"/>
        </w:rPr>
        <w:t>to recall that it</w:t>
      </w:r>
      <w:r w:rsidRPr="005948B9">
        <w:rPr>
          <w:highlight w:val="yellow"/>
        </w:rPr>
        <w:t xml:space="preserve"> </w:t>
      </w:r>
      <w:r w:rsidR="00D520D3" w:rsidRPr="005948B9">
        <w:rPr>
          <w:highlight w:val="yellow"/>
        </w:rPr>
        <w:t>was a composite</w:t>
      </w:r>
      <w:r w:rsidRPr="005948B9">
        <w:rPr>
          <w:highlight w:val="yellow"/>
        </w:rPr>
        <w:t xml:space="preserve"> </w:t>
      </w:r>
      <w:r w:rsidR="00D520D3" w:rsidRPr="005948B9">
        <w:rPr>
          <w:highlight w:val="yellow"/>
        </w:rPr>
        <w:t>measure (if not an</w:t>
      </w:r>
      <w:r w:rsidRPr="005948B9">
        <w:rPr>
          <w:highlight w:val="yellow"/>
        </w:rPr>
        <w:t xml:space="preserve"> </w:t>
      </w:r>
      <w:r w:rsidR="00D520D3" w:rsidRPr="005948B9">
        <w:rPr>
          <w:highlight w:val="yellow"/>
        </w:rPr>
        <w:t>otherwise different metric imported</w:t>
      </w:r>
      <w:r w:rsidRPr="005948B9">
        <w:rPr>
          <w:highlight w:val="yellow"/>
        </w:rPr>
        <w:t xml:space="preserve"> </w:t>
      </w:r>
      <w:r w:rsidR="00D520D3" w:rsidRPr="005948B9">
        <w:rPr>
          <w:highlight w:val="yellow"/>
        </w:rPr>
        <w:t>from</w:t>
      </w:r>
      <w:r w:rsidRPr="005948B9">
        <w:rPr>
          <w:highlight w:val="yellow"/>
        </w:rPr>
        <w:t xml:space="preserve"> </w:t>
      </w:r>
      <w:r w:rsidR="00D520D3" w:rsidRPr="005948B9">
        <w:rPr>
          <w:highlight w:val="yellow"/>
        </w:rPr>
        <w:t>elsewhere).</w:t>
      </w:r>
      <w:commentRangeEnd w:id="2989"/>
      <w:r w:rsidR="00A815AC">
        <w:rPr>
          <w:rStyle w:val="CommentReference"/>
        </w:rPr>
        <w:commentReference w:id="2989"/>
      </w:r>
    </w:p>
    <w:p w14:paraId="29BA8A29" w14:textId="77777777" w:rsidR="005948B9" w:rsidRDefault="00D520D3" w:rsidP="005948B9">
      <w:pPr>
        <w:pStyle w:val="ListParagraph"/>
        <w:numPr>
          <w:ilvl w:val="1"/>
          <w:numId w:val="6"/>
        </w:numPr>
      </w:pPr>
      <w:r>
        <w:t>The description is a mix of description and methods. I suggest moving the</w:t>
      </w:r>
      <w:r w:rsidR="005948B9">
        <w:t xml:space="preserve"> </w:t>
      </w:r>
      <w:r>
        <w:t>following</w:t>
      </w:r>
      <w:r w:rsidR="005948B9">
        <w:t xml:space="preserve"> </w:t>
      </w:r>
      <w:r>
        <w:t>sentence into the manuscript itself, and perhaps even into a methodological appendix</w:t>
      </w:r>
      <w:r w:rsidR="005948B9">
        <w:t xml:space="preserve"> </w:t>
      </w:r>
      <w:r>
        <w:t>available as supplementary material:</w:t>
      </w:r>
      <w:r w:rsidR="005948B9">
        <w:t xml:space="preserve"> </w:t>
      </w:r>
    </w:p>
    <w:p w14:paraId="70BFA416" w14:textId="504CB4A2" w:rsidR="00D520D3" w:rsidRPr="005948B9" w:rsidRDefault="00D520D3" w:rsidP="005948B9">
      <w:pPr>
        <w:pStyle w:val="ListParagraph"/>
        <w:numPr>
          <w:ilvl w:val="2"/>
          <w:numId w:val="6"/>
        </w:numPr>
        <w:rPr>
          <w:i/>
          <w:iCs/>
        </w:rPr>
      </w:pPr>
      <w:r w:rsidRPr="005948B9">
        <w:rPr>
          <w:i/>
          <w:iCs/>
        </w:rPr>
        <w:t>Scores have been re-scaled such that 1 is a conservative (pro-hierarchical, anti-egalitarian, anti-individualist)</w:t>
      </w:r>
    </w:p>
    <w:p w14:paraId="055AD8A9" w14:textId="77777777" w:rsidR="00D520D3" w:rsidRDefault="00D520D3" w:rsidP="004324A7"/>
    <w:p w14:paraId="15DE5C03" w14:textId="77777777" w:rsidR="00D520D3" w:rsidRDefault="00D520D3">
      <w:r>
        <w:br w:type="page"/>
      </w:r>
    </w:p>
    <w:p w14:paraId="5D3F1DEF" w14:textId="217B64FF" w:rsidR="004324A7" w:rsidRDefault="004324A7" w:rsidP="004324A7">
      <w:r>
        <w:t>Comment for p. 17</w:t>
      </w:r>
    </w:p>
    <w:p w14:paraId="596C4C3D" w14:textId="77777777" w:rsidR="004324A7" w:rsidRDefault="004324A7" w:rsidP="004324A7"/>
    <w:p w14:paraId="2AB5A803" w14:textId="77777777" w:rsidR="004324A7" w:rsidRPr="005739EE" w:rsidRDefault="004324A7" w:rsidP="004324A7">
      <w:pPr>
        <w:rPr>
          <w:i/>
          <w:iCs/>
        </w:rPr>
      </w:pPr>
      <w:r w:rsidRPr="005739EE">
        <w:rPr>
          <w:i/>
          <w:iCs/>
        </w:rPr>
        <w:t xml:space="preserve">A central theme during the management of the COVID19 pandemic has been the tension between decision-making by those with scientific expertise in the domain of public health but who lack democratic legitimacy and elected politicians who lack expertise. At times, public health professionals and members of the public have demanded that “experts make the decisions” and that policies should be “evidence-based”. And others have acknowledged that this is not so simple. </w:t>
      </w:r>
    </w:p>
    <w:p w14:paraId="15FB4B7E" w14:textId="77777777" w:rsidR="004324A7" w:rsidRDefault="004324A7" w:rsidP="004324A7"/>
    <w:p w14:paraId="648BD06D" w14:textId="77777777" w:rsidR="004324A7" w:rsidRDefault="004324A7" w:rsidP="004324A7">
      <w:r>
        <w:t>I do not think this captures the nature of the debate:</w:t>
      </w:r>
    </w:p>
    <w:p w14:paraId="62C7D384" w14:textId="77777777" w:rsidR="004324A7" w:rsidRDefault="004324A7" w:rsidP="004324A7">
      <w:pPr>
        <w:pStyle w:val="ListParagraph"/>
        <w:numPr>
          <w:ilvl w:val="0"/>
          <w:numId w:val="5"/>
        </w:numPr>
      </w:pPr>
      <w:r>
        <w:t xml:space="preserve">In a few places, notably Alberta, the decision by the government to strongly emphasize that policy choices were ‘just following the science’ when combined with the use of the regulatory authority of the CMOH, led some people to conclude that the CMOH was a decision-maker. This was amplified when folks unhappy with various restriction got organized and began to systematically criticize the government and even took the CMOH to court. This does make it a ‘who decides’ question. But in most provinces and most countries, either the government did not sustain a ‘follow the science’ narrative and/or they did not rely on the statutory authority of the CMOH quite as much, or they took active steps to make it clear that it was the politicians who were deciding, not officials. </w:t>
      </w:r>
    </w:p>
    <w:p w14:paraId="270A5AB4" w14:textId="77777777" w:rsidR="004324A7" w:rsidRDefault="004324A7" w:rsidP="004324A7"/>
    <w:p w14:paraId="53466682" w14:textId="77777777" w:rsidR="004324A7" w:rsidRDefault="004324A7" w:rsidP="004324A7">
      <w:r>
        <w:t>I suggest recasting it as:</w:t>
      </w:r>
    </w:p>
    <w:p w14:paraId="4ED76F21" w14:textId="77777777" w:rsidR="004324A7" w:rsidRDefault="004324A7" w:rsidP="004324A7"/>
    <w:p w14:paraId="39CF2007" w14:textId="58A0FEDB" w:rsidR="004324A7" w:rsidRDefault="004324A7" w:rsidP="004324A7">
      <w:r>
        <w:t xml:space="preserve">“A recurring debate during much of the COVID-19 pandemic was the role of scientific evidence in the making of government policy and, by extension, the role of the top public health and science advisors to government. This debate was strongest in those jurisdictions where politicians repeatedly returned to the mantra that policy choices were ‘just following the science’ which, in addition to being simply not true was an exercise in blame avoidance and, in parliamentary democracies, fundamentally at odds with the constitutional convention of ministerial responsibility </w:t>
      </w:r>
      <w:r>
        <w:fldChar w:fldCharType="begin"/>
      </w:r>
      <w:r w:rsidR="00812641">
        <w:instrText xml:space="preserve"> ADDIN ZOTERO_ITEM CSL_CITATION {"citationID":"cHV0ZYzX","properties":{"formattedCitation":"(MacAulay et al. Forthcoming)","plainCitation":"(MacAulay et al. Forthcoming)","noteIndex":0},"citationItems":[{"id":"6GeTO20c/pVTaLkWn","uris":["http://zotero.org/users/239208/items/HINF65W6"],"itemData":{"id":69510,"type":"article-journal","container-title":"Policy &amp; Politics","title":"When Science Leads: Understanding \"follow the science\" rhetoric in government communication about COVID-19 public health policy\"","author":[{"family":"MacAulay","given":"Margaret"},{"family":"Fafard,","given":"Patrick"},{"family":"Cassola","given":"Adèle"},{"family":"Palkovits","given":"Michèle"}],"issued":{"literal":"Forthcoming"}}}],"schema":"https://github.com/citation-style-language/schema/raw/master/csl-citation.json"} </w:instrText>
      </w:r>
      <w:r>
        <w:fldChar w:fldCharType="separate"/>
      </w:r>
      <w:r w:rsidR="00D26F5B">
        <w:rPr>
          <w:noProof/>
        </w:rPr>
        <w:t>(MacAulay et al. Forthcoming)</w:t>
      </w:r>
      <w:r>
        <w:fldChar w:fldCharType="end"/>
      </w:r>
      <w:r>
        <w:t xml:space="preserve">. This is a small example of a much larger debate about the role that scientific evidence does or should play in the making of public health policy </w:t>
      </w:r>
      <w:r>
        <w:rPr>
          <w:noProof/>
        </w:rPr>
        <w:t xml:space="preserve"> </w:t>
      </w:r>
      <w:r>
        <w:fldChar w:fldCharType="begin"/>
      </w:r>
      <w:r w:rsidR="00812641">
        <w:instrText xml:space="preserve"> ADDIN ZOTERO_ITEM CSL_CITATION {"citationID":"R1bPm53K","properties":{"formattedCitation":"(Fafard, Cassola, and de Leeuw 2022)","plainCitation":"(Fafard, Cassola, and de Leeuw 2022)","noteIndex":0},"citationItems":[{"id":"6GeTO20c/jahRcXte","uris":["http://zotero.org/users/239208/items/PB2S9JCM"],"itemData":{"id":67678,"type":"book","event-place":"Cham","ISBN":"978-3-030-98984-2","language":"en","note":"DOI: 10.1007/978-3-030-98985-9","publisher":"Springer International Publishing","publisher-place":"Cham","source":"DOI.org (Crossref)","title":"Integrating Science and Politics for Public Health","URL":"https://link.springer.com/10.1007/978-3-030-98985-9","editor":[{"family":"Fafard","given":"Patrick"},{"family":"Cassola","given":"Adèle"},{"family":"Leeuw","given":"Evelyne","non-dropping-particle":"de"}],"accessed":{"date-parts":[["2022",8,10]]},"issued":{"date-parts":[["2022"]]}}}],"schema":"https://github.com/citation-style-language/schema/raw/master/csl-citation.json"} </w:instrText>
      </w:r>
      <w:r>
        <w:fldChar w:fldCharType="separate"/>
      </w:r>
      <w:r w:rsidR="00D26F5B">
        <w:rPr>
          <w:noProof/>
        </w:rPr>
        <w:t>(Fafard, Cassola, and de Leeuw 2022)</w:t>
      </w:r>
      <w:r>
        <w:fldChar w:fldCharType="end"/>
      </w:r>
      <w:r>
        <w:t>.”</w:t>
      </w:r>
    </w:p>
    <w:p w14:paraId="5A0C7A9E" w14:textId="77777777" w:rsidR="004324A7" w:rsidRDefault="004324A7" w:rsidP="004324A7"/>
    <w:p w14:paraId="1267E4EB" w14:textId="77777777" w:rsidR="004324A7" w:rsidRPr="007071A0" w:rsidRDefault="004324A7" w:rsidP="00EB331C">
      <w:pPr>
        <w:jc w:val="both"/>
      </w:pPr>
    </w:p>
    <w:sectPr w:rsidR="004324A7" w:rsidRPr="007071A0">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5" w:author="Joslyn Trowbridge" w:date="2022-11-11T14:51:00Z" w:initials="JT">
    <w:p w14:paraId="5E42A26E" w14:textId="4A61C63C" w:rsidR="00F15745" w:rsidRDefault="00F15745" w:rsidP="00FA0BD3">
      <w:r>
        <w:rPr>
          <w:rStyle w:val="CommentReference"/>
        </w:rPr>
        <w:annotationRef/>
      </w:r>
      <w:r w:rsidR="00CD670D">
        <w:rPr>
          <w:noProof/>
          <w:sz w:val="20"/>
          <w:szCs w:val="20"/>
        </w:rPr>
        <w:t>raph</w:t>
      </w:r>
      <w:r>
        <w:rPr>
          <w:sz w:val="20"/>
          <w:szCs w:val="20"/>
        </w:rPr>
        <w:t xml:space="preserve">This section might need more nuance/expansion. If the purpose is to give an example of where the PH workforce is more left, a </w:t>
      </w:r>
      <w:proofErr w:type="gramStart"/>
      <w:r>
        <w:rPr>
          <w:sz w:val="20"/>
          <w:szCs w:val="20"/>
        </w:rPr>
        <w:t>more clear</w:t>
      </w:r>
      <w:proofErr w:type="gramEnd"/>
      <w:r>
        <w:rPr>
          <w:sz w:val="20"/>
          <w:szCs w:val="20"/>
        </w:rPr>
        <w:t xml:space="preserve"> expression and broader examples would help.</w:t>
      </w:r>
    </w:p>
  </w:comment>
  <w:comment w:id="66" w:author="Patrick Fafard" w:date="2023-01-13T11:28:00Z" w:initials="PF">
    <w:p w14:paraId="3878E330" w14:textId="77777777" w:rsidR="00F971FB" w:rsidRDefault="00F971FB" w:rsidP="005A335F">
      <w:r>
        <w:rPr>
          <w:rStyle w:val="CommentReference"/>
        </w:rPr>
        <w:annotationRef/>
      </w:r>
      <w:r>
        <w:rPr>
          <w:sz w:val="20"/>
          <w:szCs w:val="20"/>
        </w:rPr>
        <w:t xml:space="preserve">Agreed - and there </w:t>
      </w:r>
      <w:proofErr w:type="gramStart"/>
      <w:r>
        <w:rPr>
          <w:sz w:val="20"/>
          <w:szCs w:val="20"/>
        </w:rPr>
        <w:t>is are</w:t>
      </w:r>
      <w:proofErr w:type="gramEnd"/>
      <w:r>
        <w:rPr>
          <w:sz w:val="20"/>
          <w:szCs w:val="20"/>
        </w:rPr>
        <w:t xml:space="preserve"> several good papers written before and during the pandemic that make this point. But again, this line of argument is not really a good fit with this paper - as important as it may be.</w:t>
      </w:r>
    </w:p>
  </w:comment>
  <w:comment w:id="76" w:author="Joslyn Trowbridge" w:date="2022-11-11T14:52:00Z" w:initials="JT">
    <w:p w14:paraId="2EC65A2E" w14:textId="0601C98C" w:rsidR="00F15745" w:rsidRDefault="00F15745" w:rsidP="00C5633E">
      <w:r>
        <w:rPr>
          <w:rStyle w:val="CommentReference"/>
        </w:rPr>
        <w:annotationRef/>
      </w:r>
      <w:r>
        <w:rPr>
          <w:sz w:val="20"/>
          <w:szCs w:val="20"/>
        </w:rPr>
        <w:t>Expand this ‘transition’ para</w:t>
      </w:r>
    </w:p>
  </w:comment>
  <w:comment w:id="77" w:author="Patrick Fafard" w:date="2023-01-13T11:29:00Z" w:initials="PF">
    <w:p w14:paraId="60DAEDA9" w14:textId="77777777" w:rsidR="003333A4" w:rsidRDefault="003333A4" w:rsidP="00A93F65">
      <w:r>
        <w:rPr>
          <w:rStyle w:val="CommentReference"/>
        </w:rPr>
        <w:annotationRef/>
      </w:r>
      <w:r>
        <w:rPr>
          <w:sz w:val="20"/>
          <w:szCs w:val="20"/>
        </w:rPr>
        <w:t>Or, this material, with amendments might be captured in an associated Commentary that would accompany the paper (if CJPH agrees) or in a different paper altogether.</w:t>
      </w:r>
    </w:p>
  </w:comment>
  <w:comment w:id="84" w:author="Joslyn Trowbridge" w:date="2022-11-11T14:55:00Z" w:initials="JT">
    <w:p w14:paraId="4F8FD553" w14:textId="4D42466E" w:rsidR="00B44C05" w:rsidRDefault="00B44C05" w:rsidP="00930C93">
      <w:r>
        <w:rPr>
          <w:rStyle w:val="CommentReference"/>
        </w:rPr>
        <w:annotationRef/>
      </w:r>
      <w:r>
        <w:rPr>
          <w:sz w:val="20"/>
          <w:szCs w:val="20"/>
        </w:rPr>
        <w:t xml:space="preserve">Need clearer explanation of evidence-based vs evidence-informed. </w:t>
      </w:r>
      <w:proofErr w:type="gramStart"/>
      <w:r>
        <w:rPr>
          <w:sz w:val="20"/>
          <w:szCs w:val="20"/>
        </w:rPr>
        <w:t>Also</w:t>
      </w:r>
      <w:proofErr w:type="gramEnd"/>
      <w:r>
        <w:rPr>
          <w:sz w:val="20"/>
          <w:szCs w:val="20"/>
        </w:rPr>
        <w:t xml:space="preserve"> not sure how this debate reflects the thrust of the paper.</w:t>
      </w:r>
    </w:p>
  </w:comment>
  <w:comment w:id="85" w:author="Patrick Fafard" w:date="2023-01-13T11:29:00Z" w:initials="PF">
    <w:p w14:paraId="6B623C4A" w14:textId="77777777" w:rsidR="003333A4" w:rsidRDefault="003333A4" w:rsidP="00C46CE7">
      <w:r>
        <w:rPr>
          <w:rStyle w:val="CommentReference"/>
        </w:rPr>
        <w:annotationRef/>
      </w:r>
      <w:r>
        <w:rPr>
          <w:sz w:val="20"/>
          <w:szCs w:val="20"/>
        </w:rPr>
        <w:t>Agreed</w:t>
      </w:r>
    </w:p>
  </w:comment>
  <w:comment w:id="96" w:author="Joslyn Trowbridge" w:date="2022-11-11T14:57:00Z" w:initials="JT">
    <w:p w14:paraId="2F960021" w14:textId="77777777" w:rsidR="00B44C05" w:rsidRDefault="00B44C05" w:rsidP="00B57BBA">
      <w:r>
        <w:rPr>
          <w:rStyle w:val="CommentReference"/>
        </w:rPr>
        <w:annotationRef/>
      </w:r>
      <w:r>
        <w:rPr>
          <w:sz w:val="20"/>
          <w:szCs w:val="20"/>
        </w:rPr>
        <w:t>Maybe missing the link of how public health workforce impact policy and development of evidence</w:t>
      </w:r>
    </w:p>
  </w:comment>
  <w:comment w:id="97" w:author="Patrick Fafard" w:date="2023-01-13T11:31:00Z" w:initials="PF">
    <w:p w14:paraId="3E256365" w14:textId="77777777" w:rsidR="003333A4" w:rsidRDefault="003333A4" w:rsidP="004B5924">
      <w:r>
        <w:rPr>
          <w:rStyle w:val="CommentReference"/>
        </w:rPr>
        <w:annotationRef/>
      </w:r>
      <w:r>
        <w:rPr>
          <w:sz w:val="20"/>
          <w:szCs w:val="20"/>
        </w:rPr>
        <w:t>Agreed - a sentence is required drawing the line between idea #1 survey of attitudes and idea #2 - disagreements over evidence. I have tried to do that above.</w:t>
      </w:r>
    </w:p>
  </w:comment>
  <w:comment w:id="98" w:author="Joslyn Trowbridge" w:date="2022-11-11T15:01:00Z" w:initials="JT">
    <w:p w14:paraId="0B4B5027" w14:textId="46286DB4" w:rsidR="00B44C05" w:rsidRDefault="00B44C05" w:rsidP="008167E0">
      <w:r>
        <w:rPr>
          <w:rStyle w:val="CommentReference"/>
        </w:rPr>
        <w:annotationRef/>
      </w:r>
      <w:r>
        <w:rPr>
          <w:sz w:val="20"/>
          <w:szCs w:val="20"/>
        </w:rPr>
        <w:t xml:space="preserve">I’m confused about the use of the evidence in policy argument to show why public health is more left. Stronger argument would be about the foundations of public health, the move towards social determinants and equity, </w:t>
      </w:r>
      <w:proofErr w:type="gramStart"/>
      <w:r>
        <w:rPr>
          <w:sz w:val="20"/>
          <w:szCs w:val="20"/>
        </w:rPr>
        <w:t>i.e.</w:t>
      </w:r>
      <w:proofErr w:type="gramEnd"/>
      <w:r>
        <w:rPr>
          <w:sz w:val="20"/>
          <w:szCs w:val="20"/>
        </w:rPr>
        <w:t xml:space="preserve"> rely more on the social justice health aspect of the profession. If you replaced ‘public health workforce’ with ‘doctors or </w:t>
      </w:r>
      <w:proofErr w:type="gramStart"/>
      <w:r>
        <w:rPr>
          <w:sz w:val="20"/>
          <w:szCs w:val="20"/>
        </w:rPr>
        <w:t>nurses’</w:t>
      </w:r>
      <w:proofErr w:type="gramEnd"/>
      <w:r>
        <w:rPr>
          <w:sz w:val="20"/>
          <w:szCs w:val="20"/>
        </w:rPr>
        <w:t xml:space="preserve"> you would similarly talk about the Hippocratic oath and the (usually) moral foundations of saving lives. I would take this track with Public Health.</w:t>
      </w:r>
    </w:p>
  </w:comment>
  <w:comment w:id="136" w:author="Patrick Fafard" w:date="2023-01-13T11:31:00Z" w:initials="PF">
    <w:p w14:paraId="522EB275" w14:textId="77777777" w:rsidR="003333A4" w:rsidRDefault="003333A4" w:rsidP="00434902">
      <w:r>
        <w:rPr>
          <w:rStyle w:val="CommentReference"/>
        </w:rPr>
        <w:annotationRef/>
      </w:r>
      <w:r>
        <w:rPr>
          <w:sz w:val="20"/>
          <w:szCs w:val="20"/>
        </w:rPr>
        <w:t>The more commonly used term is biomedical.</w:t>
      </w:r>
    </w:p>
    <w:p w14:paraId="7E2F1480" w14:textId="77777777" w:rsidR="003333A4" w:rsidRDefault="003333A4" w:rsidP="00434902"/>
  </w:comment>
  <w:comment w:id="146" w:author="Patrick Fafard" w:date="2023-01-13T11:34:00Z" w:initials="PF">
    <w:p w14:paraId="42F411F4" w14:textId="77777777" w:rsidR="003333A4" w:rsidRDefault="003333A4" w:rsidP="00D554BA">
      <w:r>
        <w:rPr>
          <w:rStyle w:val="CommentReference"/>
        </w:rPr>
        <w:annotationRef/>
      </w:r>
      <w:r>
        <w:rPr>
          <w:sz w:val="20"/>
          <w:szCs w:val="20"/>
        </w:rPr>
        <w:t xml:space="preserve">This suggests or could be read to mean that the CPHA had a hand in the development of the questionnaire. This is not the case. Their role was limited to disseminating the instrument. </w:t>
      </w:r>
      <w:proofErr w:type="gramStart"/>
      <w:r>
        <w:rPr>
          <w:sz w:val="20"/>
          <w:szCs w:val="20"/>
        </w:rPr>
        <w:t>So</w:t>
      </w:r>
      <w:proofErr w:type="gramEnd"/>
      <w:r>
        <w:rPr>
          <w:sz w:val="20"/>
          <w:szCs w:val="20"/>
        </w:rPr>
        <w:t xml:space="preserve"> the methods needs to be written as 1) we developed a questionnaire 2) we partnered with … to distribute it</w:t>
      </w:r>
    </w:p>
  </w:comment>
  <w:comment w:id="144" w:author="Simon Kiss" w:date="2023-02-17T14:56:00Z" w:initials="SK">
    <w:p w14:paraId="2AD2F358" w14:textId="7CB32998" w:rsidR="00BE2DD9" w:rsidRDefault="00BE2DD9">
      <w:pPr>
        <w:pStyle w:val="CommentText"/>
      </w:pPr>
      <w:r>
        <w:rPr>
          <w:rStyle w:val="CommentReference"/>
        </w:rPr>
        <w:annotationRef/>
      </w:r>
      <w:r>
        <w:t xml:space="preserve">That’s not entirely true. We did send the CPHA a copy of the questionnaire through Frank Welsh and he did provide comments on it. They were perhaps a junior partner in the development of the questionnaire, but they were a partner. </w:t>
      </w:r>
    </w:p>
  </w:comment>
  <w:comment w:id="157" w:author="Patrick Fafard" w:date="2023-01-13T11:38:00Z" w:initials="PF">
    <w:p w14:paraId="4B48613C" w14:textId="77777777" w:rsidR="003333A4" w:rsidRDefault="003333A4" w:rsidP="00885C09">
      <w:r>
        <w:rPr>
          <w:rStyle w:val="CommentReference"/>
        </w:rPr>
        <w:annotationRef/>
      </w:r>
      <w:r>
        <w:rPr>
          <w:sz w:val="20"/>
          <w:szCs w:val="20"/>
        </w:rPr>
        <w:t xml:space="preserve">The methods </w:t>
      </w:r>
      <w:proofErr w:type="gramStart"/>
      <w:r>
        <w:rPr>
          <w:sz w:val="20"/>
          <w:szCs w:val="20"/>
        </w:rPr>
        <w:t>needs</w:t>
      </w:r>
      <w:proofErr w:type="gramEnd"/>
      <w:r>
        <w:rPr>
          <w:sz w:val="20"/>
          <w:szCs w:val="20"/>
        </w:rPr>
        <w:t xml:space="preserve"> to include the fact that we do not have a clear sense of who the public health workforce is … this was an issue that PHAC tried to tackled shortly after it was created but the idea was abandoned. For this paper, perhaps what is best is to say “To our knowledge, there is no comprehensive statement of who the public health workforce is, where they work, etc. As a proxy measure, we took membership in [insert names of associations] to be effectively a part of the public health workforce. </w:t>
      </w:r>
    </w:p>
  </w:comment>
  <w:comment w:id="156" w:author="Simon Kiss" w:date="2023-02-17T15:15:00Z" w:initials="SK">
    <w:p w14:paraId="641B0848" w14:textId="242C2E7D" w:rsidR="00D91236" w:rsidRDefault="00D91236">
      <w:pPr>
        <w:pStyle w:val="CommentText"/>
      </w:pPr>
      <w:r>
        <w:rPr>
          <w:rStyle w:val="CommentReference"/>
        </w:rPr>
        <w:annotationRef/>
      </w:r>
      <w:r w:rsidR="00CD670D">
        <w:rPr>
          <w:noProof/>
        </w:rPr>
        <w:t xml:space="preserve">See the expanded section in the introduction with a citation to the Chief Medical Officer of Health stating we don't know much about the workforce. </w:t>
      </w:r>
      <w:r>
        <w:t xml:space="preserve"> </w:t>
      </w:r>
    </w:p>
  </w:comment>
  <w:comment w:id="158" w:author="Patrick Fafard" w:date="2023-01-13T11:42:00Z" w:initials="PF">
    <w:p w14:paraId="518CF4ED" w14:textId="77777777" w:rsidR="00F259F6" w:rsidRDefault="00F259F6" w:rsidP="00AC4567">
      <w:r>
        <w:rPr>
          <w:rStyle w:val="CommentReference"/>
        </w:rPr>
        <w:annotationRef/>
      </w:r>
      <w:r>
        <w:rPr>
          <w:sz w:val="20"/>
          <w:szCs w:val="20"/>
        </w:rPr>
        <w:t>A bit more detail on the nature of the collaboration is required - in effect, we asked them to distribute the questionnaire to their members. To be very clear and honest we could add that this informal and collaborative approach makes it impossible to calculate a response rate (which some reviewers and readers will wonder about). Similarly, a comment on the timing of the survey i.e., in the middle of the pandemic) is probably important and may have distorted the response rate. Alternatively, if it is not the case already, these points can be made in the interpretation of the results and/or in the limitation of this study design.</w:t>
      </w:r>
    </w:p>
  </w:comment>
  <w:comment w:id="159" w:author="Simon Kiss" w:date="2023-09-15T11:19:00Z" w:initials="SK">
    <w:p w14:paraId="431FC8C4" w14:textId="77777777" w:rsidR="000A5777" w:rsidRDefault="000A5777">
      <w:pPr>
        <w:pStyle w:val="CommentText"/>
        <w:rPr>
          <w:noProof/>
        </w:rPr>
      </w:pPr>
      <w:r>
        <w:rPr>
          <w:rStyle w:val="CommentReference"/>
        </w:rPr>
        <w:annotationRef/>
      </w:r>
      <w:r>
        <w:t xml:space="preserve">See </w:t>
      </w:r>
      <w:r w:rsidR="00CD670D">
        <w:rPr>
          <w:noProof/>
        </w:rPr>
        <w:t>this and the next paragaph</w:t>
      </w:r>
    </w:p>
    <w:p w14:paraId="206A1253" w14:textId="5C04E706" w:rsidR="000A5777" w:rsidRDefault="000A5777">
      <w:pPr>
        <w:pStyle w:val="CommentText"/>
      </w:pPr>
    </w:p>
  </w:comment>
  <w:comment w:id="222" w:author="Joslyn Trowbridge" w:date="2022-11-11T15:14:00Z" w:initials="JT">
    <w:p w14:paraId="4B11C94E" w14:textId="77777777" w:rsidR="00B3402B" w:rsidRDefault="00B3402B" w:rsidP="00B3402B">
      <w:r>
        <w:rPr>
          <w:rStyle w:val="CommentReference"/>
        </w:rPr>
        <w:annotationRef/>
      </w:r>
      <w:r>
        <w:rPr>
          <w:sz w:val="20"/>
          <w:szCs w:val="20"/>
        </w:rPr>
        <w:t>Need clarity of language throughout - “Sample gen pop” vs “sample public health workforce”</w:t>
      </w:r>
    </w:p>
  </w:comment>
  <w:comment w:id="223" w:author="Patrick Fafard" w:date="2023-01-13T11:43:00Z" w:initials="PF">
    <w:p w14:paraId="046493E6" w14:textId="77777777" w:rsidR="00B3402B" w:rsidRDefault="00B3402B" w:rsidP="00B3402B">
      <w:r>
        <w:rPr>
          <w:rStyle w:val="CommentReference"/>
        </w:rPr>
        <w:annotationRef/>
      </w:r>
      <w:r>
        <w:rPr>
          <w:sz w:val="20"/>
          <w:szCs w:val="20"/>
        </w:rPr>
        <w:t>Agreed</w:t>
      </w:r>
    </w:p>
  </w:comment>
  <w:comment w:id="242" w:author="Patrick Fafard" w:date="2023-01-13T11:46:00Z" w:initials="PF">
    <w:p w14:paraId="218A9AE0" w14:textId="77777777" w:rsidR="00B3402B" w:rsidRDefault="00B3402B" w:rsidP="00B3402B">
      <w:r>
        <w:rPr>
          <w:rStyle w:val="CommentReference"/>
        </w:rPr>
        <w:annotationRef/>
      </w:r>
      <w:r>
        <w:rPr>
          <w:sz w:val="20"/>
          <w:szCs w:val="20"/>
        </w:rPr>
        <w:t>This example is not useful and risks opening a can of worms. Best to limit it to our how sample compares to the general population.</w:t>
      </w:r>
    </w:p>
  </w:comment>
  <w:comment w:id="243" w:author="Simon Kiss" w:date="2023-02-17T14:59:00Z" w:initials="SK">
    <w:p w14:paraId="5D643F51" w14:textId="57C0C02A" w:rsidR="00B3402B" w:rsidRDefault="00B3402B" w:rsidP="00B3402B">
      <w:pPr>
        <w:pStyle w:val="CommentText"/>
      </w:pPr>
      <w:r>
        <w:rPr>
          <w:rStyle w:val="CommentReference"/>
        </w:rPr>
        <w:annotationRef/>
      </w:r>
      <w:r>
        <w:t>Why is it not useful? What can of worms does it open? It is evidence that our sample of the general population is representative of the general population.</w:t>
      </w:r>
      <w:r w:rsidR="00D9592E">
        <w:t xml:space="preserve"> It can come it *if* people think that </w:t>
      </w:r>
    </w:p>
  </w:comment>
  <w:comment w:id="284" w:author="Joslyn Trowbridge" w:date="2022-11-11T15:14:00Z" w:initials="JT">
    <w:p w14:paraId="198CA0BA" w14:textId="304459B2" w:rsidR="00467C5C" w:rsidRDefault="00467C5C" w:rsidP="006D335A">
      <w:r>
        <w:rPr>
          <w:rStyle w:val="CommentReference"/>
        </w:rPr>
        <w:annotationRef/>
      </w:r>
      <w:r>
        <w:rPr>
          <w:sz w:val="20"/>
          <w:szCs w:val="20"/>
        </w:rPr>
        <w:t>Need clarity of language throughout - “Sample gen pop” vs “sample public health workforce”</w:t>
      </w:r>
    </w:p>
  </w:comment>
  <w:comment w:id="285" w:author="Patrick Fafard" w:date="2023-01-13T11:43:00Z" w:initials="PF">
    <w:p w14:paraId="0A51D358" w14:textId="77777777" w:rsidR="00F259F6" w:rsidRDefault="00F259F6" w:rsidP="00063E3D">
      <w:r>
        <w:rPr>
          <w:rStyle w:val="CommentReference"/>
        </w:rPr>
        <w:annotationRef/>
      </w:r>
      <w:r>
        <w:rPr>
          <w:sz w:val="20"/>
          <w:szCs w:val="20"/>
        </w:rPr>
        <w:t>Agreed</w:t>
      </w:r>
    </w:p>
  </w:comment>
  <w:comment w:id="303" w:author="Patrick Fafard" w:date="2023-01-13T11:46:00Z" w:initials="PF">
    <w:p w14:paraId="59309CCE" w14:textId="77777777" w:rsidR="00F259F6" w:rsidRDefault="00F259F6" w:rsidP="00D87E57">
      <w:r>
        <w:rPr>
          <w:rStyle w:val="CommentReference"/>
        </w:rPr>
        <w:annotationRef/>
      </w:r>
      <w:r>
        <w:rPr>
          <w:sz w:val="20"/>
          <w:szCs w:val="20"/>
        </w:rPr>
        <w:t>This example is not useful and risks opening a can of worms. Best to limit it to our how sample compares to the general population.</w:t>
      </w:r>
    </w:p>
  </w:comment>
  <w:comment w:id="288" w:author="Simon Kiss" w:date="2023-02-17T14:59:00Z" w:initials="SK">
    <w:p w14:paraId="38D3F7D9" w14:textId="0B5E5DA7" w:rsidR="00757741" w:rsidRDefault="00757741">
      <w:pPr>
        <w:pStyle w:val="CommentText"/>
      </w:pPr>
      <w:r>
        <w:rPr>
          <w:rStyle w:val="CommentReference"/>
        </w:rPr>
        <w:annotationRef/>
      </w:r>
      <w:r>
        <w:t>Why is it not useful? What can of worms does it open? It is evidence that our sample of the general population is representative of the general population.</w:t>
      </w:r>
    </w:p>
  </w:comment>
  <w:comment w:id="342" w:author="Patrick Fafard" w:date="2023-01-13T11:52:00Z" w:initials="PF">
    <w:p w14:paraId="6473044F" w14:textId="77777777" w:rsidR="008C54D4" w:rsidRDefault="008C54D4" w:rsidP="009713E2">
      <w:r>
        <w:rPr>
          <w:rStyle w:val="CommentReference"/>
        </w:rPr>
        <w:annotationRef/>
      </w:r>
      <w:r>
        <w:rPr>
          <w:sz w:val="20"/>
          <w:szCs w:val="20"/>
        </w:rPr>
        <w:t>We suggest that sentences like this be written with the comparator inside…so “more educated (95% have a post-secondary degree compared to 41% of the general population sample)”. Don’t make the reader work for understanding.</w:t>
      </w:r>
    </w:p>
  </w:comment>
  <w:comment w:id="343" w:author="Simon Kiss" w:date="2023-09-15T11:27:00Z" w:initials="SK">
    <w:p w14:paraId="299C9A0C" w14:textId="59C07496" w:rsidR="00CF624A" w:rsidRDefault="00CF624A">
      <w:pPr>
        <w:pStyle w:val="CommentText"/>
      </w:pPr>
      <w:r>
        <w:rPr>
          <w:rStyle w:val="CommentReference"/>
        </w:rPr>
        <w:annotationRef/>
      </w:r>
      <w:r>
        <w:t>Done throughout.</w:t>
      </w:r>
    </w:p>
  </w:comment>
  <w:comment w:id="360" w:author="Patrick Fafard" w:date="2023-01-13T11:55:00Z" w:initials="PF">
    <w:p w14:paraId="6FDF98BA" w14:textId="77777777" w:rsidR="008C54D4" w:rsidRDefault="008C54D4" w:rsidP="0056635F">
      <w:r>
        <w:rPr>
          <w:rStyle w:val="CommentReference"/>
        </w:rPr>
        <w:annotationRef/>
      </w:r>
      <w:r>
        <w:rPr>
          <w:sz w:val="20"/>
          <w:szCs w:val="20"/>
        </w:rPr>
        <w:t xml:space="preserve">This suggests that we need a few sentences early on that explains what we mean by the public health workforce. CJPH readers may think they know what we mean but there is a risk of confusion. </w:t>
      </w:r>
    </w:p>
  </w:comment>
  <w:comment w:id="361" w:author="Simon Kiss" w:date="2023-09-15T11:27:00Z" w:initials="SK">
    <w:p w14:paraId="24257417" w14:textId="2B2460BF" w:rsidR="0041023E" w:rsidRDefault="0041023E">
      <w:pPr>
        <w:pStyle w:val="CommentText"/>
      </w:pPr>
      <w:r>
        <w:rPr>
          <w:rStyle w:val="CommentReference"/>
        </w:rPr>
        <w:annotationRef/>
      </w:r>
      <w:r>
        <w:t xml:space="preserve">I’m not </w:t>
      </w:r>
      <w:proofErr w:type="gramStart"/>
      <w:r>
        <w:t>really sure</w:t>
      </w:r>
      <w:proofErr w:type="gramEnd"/>
      <w:r>
        <w:t xml:space="preserve"> what to add here.</w:t>
      </w:r>
    </w:p>
  </w:comment>
  <w:comment w:id="374" w:author="Joslyn Trowbridge" w:date="2022-11-11T15:27:00Z" w:initials="JT">
    <w:p w14:paraId="3525D562" w14:textId="6B903608" w:rsidR="0099247C" w:rsidRDefault="0027081E" w:rsidP="00026CB1">
      <w:r>
        <w:rPr>
          <w:rStyle w:val="CommentReference"/>
        </w:rPr>
        <w:annotationRef/>
      </w:r>
      <w:r w:rsidR="0099247C">
        <w:rPr>
          <w:sz w:val="20"/>
          <w:szCs w:val="20"/>
        </w:rPr>
        <w:t>This sentence is great for what we want the reader to be aware of, but it could be phrased differently, or maybe strengthened with an example public health persona.</w:t>
      </w:r>
    </w:p>
  </w:comment>
  <w:comment w:id="375" w:author="Simon Kiss" w:date="2023-07-26T15:07:00Z" w:initials="SK">
    <w:p w14:paraId="3BE3ACD6" w14:textId="04E1AC27" w:rsidR="00B0707D" w:rsidRDefault="00B0707D">
      <w:pPr>
        <w:pStyle w:val="CommentText"/>
      </w:pPr>
      <w:r>
        <w:rPr>
          <w:rStyle w:val="CommentReference"/>
        </w:rPr>
        <w:annotationRef/>
      </w:r>
      <w:r>
        <w:t>I’m not sure what you mean here with a public health persona. Can you flesh this out for me?</w:t>
      </w:r>
    </w:p>
  </w:comment>
  <w:comment w:id="379" w:author="Joslyn Trowbridge" w:date="2022-11-11T15:29:00Z" w:initials="JT">
    <w:p w14:paraId="4A516E71" w14:textId="77777777" w:rsidR="0099247C" w:rsidRDefault="0099247C" w:rsidP="00056694">
      <w:r>
        <w:rPr>
          <w:rStyle w:val="CommentReference"/>
        </w:rPr>
        <w:annotationRef/>
      </w:r>
      <w:r>
        <w:rPr>
          <w:sz w:val="20"/>
          <w:szCs w:val="20"/>
        </w:rPr>
        <w:t>Repeat hypothesis 1 here as reminder</w:t>
      </w:r>
    </w:p>
  </w:comment>
  <w:comment w:id="380" w:author="Simon Kiss" w:date="2023-09-15T11:29:00Z" w:initials="SK">
    <w:p w14:paraId="7CD4C3EE" w14:textId="77777777" w:rsidR="0041023E" w:rsidRDefault="0041023E">
      <w:pPr>
        <w:pStyle w:val="CommentText"/>
      </w:pPr>
      <w:r>
        <w:rPr>
          <w:rStyle w:val="CommentReference"/>
        </w:rPr>
        <w:annotationRef/>
      </w:r>
      <w:r>
        <w:t>Done.</w:t>
      </w:r>
    </w:p>
    <w:p w14:paraId="4A790CB4" w14:textId="1CCCEE0A" w:rsidR="0041023E" w:rsidRDefault="0041023E">
      <w:pPr>
        <w:pStyle w:val="CommentText"/>
      </w:pPr>
    </w:p>
  </w:comment>
  <w:comment w:id="394" w:author="Patrick Fafard" w:date="2023-01-13T11:57:00Z" w:initials="PF">
    <w:p w14:paraId="45E9BF20" w14:textId="77777777" w:rsidR="008C54D4" w:rsidRDefault="008C54D4" w:rsidP="003C6925">
      <w:r>
        <w:rPr>
          <w:rStyle w:val="CommentReference"/>
        </w:rPr>
        <w:annotationRef/>
      </w:r>
      <w:r>
        <w:rPr>
          <w:sz w:val="20"/>
          <w:szCs w:val="20"/>
        </w:rPr>
        <w:t>As much as I do not want to make too many suggestions for additions, it may be useful to add a sentence or two explaining these concepts.</w:t>
      </w:r>
    </w:p>
  </w:comment>
  <w:comment w:id="395" w:author="Simon Kiss" w:date="2023-07-26T14:09:00Z" w:initials="SK">
    <w:p w14:paraId="6B76BBA3" w14:textId="3C6D458B" w:rsidR="004105E6" w:rsidRDefault="004105E6">
      <w:pPr>
        <w:pStyle w:val="CommentText"/>
      </w:pPr>
      <w:r>
        <w:rPr>
          <w:rStyle w:val="CommentReference"/>
        </w:rPr>
        <w:annotationRef/>
      </w:r>
      <w:r>
        <w:t>See expanded discussion in objectives.</w:t>
      </w:r>
    </w:p>
  </w:comment>
  <w:comment w:id="398" w:author="Joslyn Trowbridge" w:date="2022-11-11T15:31:00Z" w:initials="JT">
    <w:p w14:paraId="7AD8031D" w14:textId="0A2207D9" w:rsidR="0099247C" w:rsidRDefault="0099247C" w:rsidP="00F8622F">
      <w:r>
        <w:rPr>
          <w:rStyle w:val="CommentReference"/>
        </w:rPr>
        <w:annotationRef/>
      </w:r>
      <w:r>
        <w:rPr>
          <w:sz w:val="20"/>
          <w:szCs w:val="20"/>
        </w:rPr>
        <w:t>Either conservative and liberal or left and right wing…don’t mix descriptors</w:t>
      </w:r>
    </w:p>
  </w:comment>
  <w:comment w:id="450" w:author="Patrick Fafard" w:date="2023-01-30T11:14:00Z" w:initials="PF">
    <w:p w14:paraId="701FBBEC" w14:textId="77777777" w:rsidR="007200EB" w:rsidRDefault="007200EB" w:rsidP="006004EA">
      <w:r>
        <w:rPr>
          <w:rStyle w:val="CommentReference"/>
        </w:rPr>
        <w:annotationRef/>
      </w:r>
      <w:r>
        <w:rPr>
          <w:color w:val="000000"/>
          <w:sz w:val="20"/>
          <w:szCs w:val="20"/>
        </w:rPr>
        <w:t>The material in the footnote should be reported in the methods section.</w:t>
      </w:r>
    </w:p>
  </w:comment>
  <w:comment w:id="451" w:author="Simon Kiss" w:date="2023-07-26T15:07:00Z" w:initials="SK">
    <w:p w14:paraId="0BDCA047" w14:textId="25457487" w:rsidR="00D5461E" w:rsidRDefault="00D5461E">
      <w:pPr>
        <w:pStyle w:val="CommentText"/>
      </w:pPr>
      <w:r>
        <w:rPr>
          <w:rStyle w:val="CommentReference"/>
        </w:rPr>
        <w:annotationRef/>
      </w:r>
      <w:r>
        <w:t>Done</w:t>
      </w:r>
    </w:p>
  </w:comment>
  <w:comment w:id="510" w:author="Patrick Fafard" w:date="2023-01-30T11:19:00Z" w:initials="PF">
    <w:p w14:paraId="09E801AE" w14:textId="77777777" w:rsidR="00941E85" w:rsidRDefault="008F1D44" w:rsidP="00B82325">
      <w:r>
        <w:rPr>
          <w:rStyle w:val="CommentReference"/>
        </w:rPr>
        <w:annotationRef/>
      </w:r>
      <w:r w:rsidR="00941E85">
        <w:rPr>
          <w:sz w:val="20"/>
          <w:szCs w:val="20"/>
        </w:rPr>
        <w:t>This is the first time the term ‘health promoter’ is used. But it is really about the hypothesis H3 (and perhaps H4). To help the reader along best to explain why we would expect the differences within the PH workforce.</w:t>
      </w:r>
      <w:r w:rsidR="00941E85">
        <w:rPr>
          <w:sz w:val="20"/>
          <w:szCs w:val="20"/>
        </w:rPr>
        <w:cr/>
      </w:r>
      <w:r w:rsidR="00941E85">
        <w:rPr>
          <w:sz w:val="20"/>
          <w:szCs w:val="20"/>
        </w:rPr>
        <w:cr/>
        <w:t xml:space="preserve">Similarly, ‘health protectors’ appears for the first time later in this paragraph. </w:t>
      </w:r>
    </w:p>
  </w:comment>
  <w:comment w:id="511" w:author="Simon Kiss" w:date="2023-07-26T15:10:00Z" w:initials="SK">
    <w:p w14:paraId="79617BA1" w14:textId="30892860" w:rsidR="002C13FF" w:rsidRDefault="002C13FF">
      <w:pPr>
        <w:pStyle w:val="CommentText"/>
      </w:pPr>
      <w:r>
        <w:rPr>
          <w:rStyle w:val="CommentReference"/>
        </w:rPr>
        <w:annotationRef/>
      </w:r>
      <w:r>
        <w:t xml:space="preserve">In the </w:t>
      </w:r>
      <w:proofErr w:type="spellStart"/>
      <w:r>
        <w:t>pervious</w:t>
      </w:r>
      <w:proofErr w:type="spellEnd"/>
      <w:r>
        <w:t xml:space="preserve"> paragraph, it is spelled out how respondents could choose health promotion, health protection, </w:t>
      </w:r>
      <w:proofErr w:type="gramStart"/>
      <w:r>
        <w:t>epidemiology</w:t>
      </w:r>
      <w:proofErr w:type="gramEnd"/>
      <w:r>
        <w:t xml:space="preserve"> or emergency preparedness.</w:t>
      </w:r>
      <w:r w:rsidR="00145960">
        <w:t xml:space="preserve"> Is this sufficient?</w:t>
      </w:r>
    </w:p>
  </w:comment>
  <w:comment w:id="557" w:author="Patrick Fafard" w:date="2023-01-30T11:51:00Z" w:initials="PF">
    <w:p w14:paraId="1B2F6A3E" w14:textId="77777777" w:rsidR="003D21E1" w:rsidRDefault="003D21E1" w:rsidP="0051718A">
      <w:r>
        <w:rPr>
          <w:rStyle w:val="CommentReference"/>
        </w:rPr>
        <w:annotationRef/>
      </w:r>
      <w:r>
        <w:rPr>
          <w:color w:val="000000"/>
          <w:sz w:val="20"/>
          <w:szCs w:val="20"/>
        </w:rPr>
        <w:t xml:space="preserve">This is not going to be nearly enough. I would expect that, left as is, it would be the subject of concern in peer review. </w:t>
      </w:r>
    </w:p>
    <w:p w14:paraId="050B9B80" w14:textId="77777777" w:rsidR="003D21E1" w:rsidRDefault="003D21E1" w:rsidP="0051718A"/>
    <w:p w14:paraId="295AB554" w14:textId="77777777" w:rsidR="003D21E1" w:rsidRDefault="003D21E1" w:rsidP="0051718A">
      <w:r>
        <w:rPr>
          <w:color w:val="000000"/>
          <w:sz w:val="20"/>
          <w:szCs w:val="20"/>
        </w:rPr>
        <w:t xml:space="preserve">What is surprising, is that health protection respondents, who are otherwise more conservative than their health promotion colleagues, would agree that job creation cannot be left to the private sector. This might be due to the survey design and sampling technique. </w:t>
      </w:r>
      <w:proofErr w:type="gramStart"/>
      <w:r>
        <w:rPr>
          <w:color w:val="000000"/>
          <w:sz w:val="20"/>
          <w:szCs w:val="20"/>
        </w:rPr>
        <w:t>Or,</w:t>
      </w:r>
      <w:proofErr w:type="gramEnd"/>
      <w:r>
        <w:rPr>
          <w:color w:val="000000"/>
          <w:sz w:val="20"/>
          <w:szCs w:val="20"/>
        </w:rPr>
        <w:t xml:space="preserve"> it could be that the question is generally catches a broader centre-left orientation. [cite research that uses this rather standard survey question and how researchers interpret the results]</w:t>
      </w:r>
    </w:p>
  </w:comment>
  <w:comment w:id="558" w:author="Simon Kiss" w:date="2023-07-27T12:31:00Z" w:initials="SK">
    <w:p w14:paraId="2A214A37" w14:textId="5F0C910B" w:rsidR="00270959" w:rsidRDefault="00270959">
      <w:pPr>
        <w:pStyle w:val="CommentText"/>
      </w:pPr>
      <w:r>
        <w:rPr>
          <w:rStyle w:val="CommentReference"/>
        </w:rPr>
        <w:annotationRef/>
      </w:r>
      <w:r w:rsidR="00EF0C9B">
        <w:t xml:space="preserve">I don’t understand how this finding would be a product of the survey design or sampling technique. </w:t>
      </w:r>
      <w:proofErr w:type="spellStart"/>
      <w:r w:rsidR="00EF0C9B">
        <w:t>Tepe</w:t>
      </w:r>
      <w:proofErr w:type="spellEnd"/>
      <w:r w:rsidR="00EF0C9B">
        <w:t xml:space="preserve"> 2012 did find that high status public health and education workers held a distinctly left-wing tilt on the role of the state in ensuring jobs for everyone. </w:t>
      </w:r>
    </w:p>
  </w:comment>
  <w:comment w:id="577" w:author="Joslyn Trowbridge" w:date="2022-11-11T16:43:00Z" w:initials="JT">
    <w:p w14:paraId="08A06321" w14:textId="77777777" w:rsidR="001A7A4D" w:rsidRDefault="001A7A4D" w:rsidP="00DE7AD7">
      <w:r>
        <w:rPr>
          <w:rStyle w:val="CommentReference"/>
        </w:rPr>
        <w:annotationRef/>
      </w:r>
      <w:r>
        <w:rPr>
          <w:sz w:val="20"/>
          <w:szCs w:val="20"/>
        </w:rPr>
        <w:t>This is well-documented in public health literature, as is the more recent convergence of fields into the social determinants of health and equity approaches.</w:t>
      </w:r>
    </w:p>
  </w:comment>
  <w:comment w:id="578" w:author="Patrick Fafard" w:date="2023-01-31T11:19:00Z" w:initials="PF">
    <w:p w14:paraId="48A67DAA" w14:textId="77777777" w:rsidR="00D77413" w:rsidRDefault="00D77413" w:rsidP="00B4140A">
      <w:r>
        <w:rPr>
          <w:rStyle w:val="CommentReference"/>
        </w:rPr>
        <w:annotationRef/>
      </w:r>
      <w:r>
        <w:rPr>
          <w:color w:val="000000"/>
          <w:sz w:val="20"/>
          <w:szCs w:val="20"/>
        </w:rPr>
        <w:t>Agreed - such that this survey finding confirms that which has already been observed in earlier research,</w:t>
      </w:r>
    </w:p>
  </w:comment>
  <w:comment w:id="579" w:author="Simon Kiss" w:date="2023-07-26T13:47:00Z" w:initials="SK">
    <w:p w14:paraId="681E8158" w14:textId="7180CC5E" w:rsidR="00C8342D" w:rsidRDefault="00C8342D">
      <w:pPr>
        <w:pStyle w:val="CommentText"/>
      </w:pPr>
      <w:r>
        <w:rPr>
          <w:rStyle w:val="CommentReference"/>
        </w:rPr>
        <w:annotationRef/>
      </w:r>
      <w:r w:rsidR="00141B0F">
        <w:t>I gathered some citations to this effect from Ketan and they are summarized in the introduction, although it should be noted that this is evidence that the convergence is perhaps not complete.</w:t>
      </w:r>
    </w:p>
  </w:comment>
  <w:comment w:id="612" w:author="Patrick Fafard" w:date="2023-01-31T11:22:00Z" w:initials="PF">
    <w:p w14:paraId="07292DF6" w14:textId="77777777" w:rsidR="00484857" w:rsidRDefault="00484857" w:rsidP="00794E06">
      <w:r>
        <w:rPr>
          <w:rStyle w:val="CommentReference"/>
        </w:rPr>
        <w:annotationRef/>
      </w:r>
      <w:r>
        <w:rPr>
          <w:color w:val="000000"/>
          <w:sz w:val="20"/>
          <w:szCs w:val="20"/>
        </w:rPr>
        <w:t>Specify what OLS stands for</w:t>
      </w:r>
    </w:p>
  </w:comment>
  <w:comment w:id="621" w:author="Joslyn Trowbridge" w:date="2022-11-11T16:48:00Z" w:initials="JT">
    <w:p w14:paraId="1CBA6D05" w14:textId="56EE9C65" w:rsidR="00E00A98" w:rsidRDefault="00E00A98" w:rsidP="00972573">
      <w:r>
        <w:rPr>
          <w:rStyle w:val="CommentReference"/>
        </w:rPr>
        <w:annotationRef/>
      </w:r>
      <w:r>
        <w:rPr>
          <w:sz w:val="20"/>
          <w:szCs w:val="20"/>
        </w:rPr>
        <w:t xml:space="preserve">Given that on the issue importance question, PH ranked vaccine hesitancy as low importance, this may be a partial explanation for being less supportive of mandatory vaccinations - </w:t>
      </w:r>
      <w:proofErr w:type="gramStart"/>
      <w:r>
        <w:rPr>
          <w:sz w:val="20"/>
          <w:szCs w:val="20"/>
        </w:rPr>
        <w:t>I.e.</w:t>
      </w:r>
      <w:proofErr w:type="gramEnd"/>
      <w:r>
        <w:rPr>
          <w:sz w:val="20"/>
          <w:szCs w:val="20"/>
        </w:rPr>
        <w:t xml:space="preserve"> they didn’t think we needed it. There may be lots of other explanations too. We run into a problem of temporality - this survey was at the beginning of the pandemic before we knew what we know now. This time-specific info needs to be repeated throughout these discussions.</w:t>
      </w:r>
    </w:p>
  </w:comment>
  <w:comment w:id="619" w:author="Patrick Fafard" w:date="2023-02-16T16:35:00Z" w:initials="PF">
    <w:p w14:paraId="6D64143C" w14:textId="77777777" w:rsidR="00E92412" w:rsidRDefault="00E92412" w:rsidP="00E17FAD">
      <w:r>
        <w:rPr>
          <w:rStyle w:val="CommentReference"/>
        </w:rPr>
        <w:annotationRef/>
      </w:r>
      <w:r>
        <w:rPr>
          <w:color w:val="000000"/>
          <w:sz w:val="20"/>
          <w:szCs w:val="20"/>
        </w:rPr>
        <w:t xml:space="preserve">Agreed - at minimum the timing of the survey </w:t>
      </w:r>
      <w:proofErr w:type="gramStart"/>
      <w:r>
        <w:rPr>
          <w:color w:val="000000"/>
          <w:sz w:val="20"/>
          <w:szCs w:val="20"/>
        </w:rPr>
        <w:t>has to</w:t>
      </w:r>
      <w:proofErr w:type="gramEnd"/>
      <w:r>
        <w:rPr>
          <w:color w:val="000000"/>
          <w:sz w:val="20"/>
          <w:szCs w:val="20"/>
        </w:rPr>
        <w:t xml:space="preserve"> be highlighted in the limitations section towards the end of the paper</w:t>
      </w:r>
    </w:p>
  </w:comment>
  <w:comment w:id="626" w:author="Patrick Fafard" w:date="2023-01-31T11:32:00Z" w:initials="PF">
    <w:p w14:paraId="79FE4989" w14:textId="00F5AFDE" w:rsidR="00E93668" w:rsidRDefault="00E93668" w:rsidP="00D2538B">
      <w:r>
        <w:rPr>
          <w:rStyle w:val="CommentReference"/>
        </w:rPr>
        <w:annotationRef/>
      </w:r>
      <w:r>
        <w:rPr>
          <w:color w:val="000000"/>
          <w:sz w:val="20"/>
          <w:szCs w:val="20"/>
        </w:rPr>
        <w:t xml:space="preserve">See comment on p. 5 regarding use of the term female. Methinks it might be better to write “Moreover, </w:t>
      </w:r>
      <w:proofErr w:type="gramStart"/>
      <w:r>
        <w:rPr>
          <w:color w:val="000000"/>
          <w:sz w:val="20"/>
          <w:szCs w:val="20"/>
        </w:rPr>
        <w:t>females</w:t>
      </w:r>
      <w:proofErr w:type="gramEnd"/>
      <w:r>
        <w:rPr>
          <w:color w:val="000000"/>
          <w:sz w:val="20"/>
          <w:szCs w:val="20"/>
        </w:rPr>
        <w:t xml:space="preserve"> respondents were less supportive …”.</w:t>
      </w:r>
    </w:p>
  </w:comment>
  <w:comment w:id="636" w:author="Patrick Fafard" w:date="2023-01-31T11:34:00Z" w:initials="PF">
    <w:p w14:paraId="6528AEC7" w14:textId="77777777" w:rsidR="00E93668" w:rsidRDefault="00E93668" w:rsidP="00F1037E">
      <w:r>
        <w:rPr>
          <w:rStyle w:val="CommentReference"/>
        </w:rPr>
        <w:annotationRef/>
      </w:r>
      <w:r>
        <w:rPr>
          <w:sz w:val="20"/>
          <w:szCs w:val="20"/>
        </w:rPr>
        <w:t xml:space="preserve">This is very good and gets beyond overly simplistic claims. </w:t>
      </w:r>
    </w:p>
    <w:p w14:paraId="64C5EE91" w14:textId="77777777" w:rsidR="00E93668" w:rsidRDefault="00E93668" w:rsidP="00F1037E"/>
    <w:p w14:paraId="4087558B" w14:textId="77777777" w:rsidR="00E93668" w:rsidRDefault="00E93668" w:rsidP="00F1037E">
      <w:r>
        <w:rPr>
          <w:sz w:val="20"/>
          <w:szCs w:val="20"/>
        </w:rPr>
        <w:t>That said, it begs the question of why would PHW and Gen Pop align on policy choices, but still be divergent in ideology?</w:t>
      </w:r>
    </w:p>
  </w:comment>
  <w:comment w:id="637" w:author="Joslyn Trowbridge" w:date="2022-11-23T17:26:00Z" w:initials="JT">
    <w:p w14:paraId="3000CE12" w14:textId="77777777" w:rsidR="00054A89" w:rsidRDefault="00054A89" w:rsidP="003D0AEA">
      <w:r>
        <w:rPr>
          <w:rStyle w:val="CommentReference"/>
        </w:rPr>
        <w:annotationRef/>
      </w:r>
      <w:r>
        <w:rPr>
          <w:sz w:val="20"/>
          <w:szCs w:val="20"/>
        </w:rPr>
        <w:t>Claims like this are not as helpful if they don’t have the comparator inside them (</w:t>
      </w:r>
      <w:proofErr w:type="gramStart"/>
      <w:r>
        <w:rPr>
          <w:sz w:val="20"/>
          <w:szCs w:val="20"/>
        </w:rPr>
        <w:t>e.g.</w:t>
      </w:r>
      <w:proofErr w:type="gramEnd"/>
      <w:r>
        <w:rPr>
          <w:sz w:val="20"/>
          <w:szCs w:val="20"/>
        </w:rPr>
        <w:t xml:space="preserve"> Older Canadians compared to PHW sample)</w:t>
      </w:r>
    </w:p>
  </w:comment>
  <w:comment w:id="668" w:author="Patrick Fafard" w:date="2023-01-31T11:44:00Z" w:initials="PF">
    <w:p w14:paraId="34DE1951" w14:textId="77777777" w:rsidR="000C0879" w:rsidRDefault="000C0879" w:rsidP="00FB7D45">
      <w:r>
        <w:rPr>
          <w:rStyle w:val="CommentReference"/>
        </w:rPr>
        <w:annotationRef/>
      </w:r>
      <w:r>
        <w:rPr>
          <w:sz w:val="20"/>
          <w:szCs w:val="20"/>
        </w:rPr>
        <w:t xml:space="preserve">I am not convinced that the argument for emphasizing the importance of trade-offs is a particularly economics-related insight. I would have thought that examining trade-offs is part of the evolution on public opinion research more generally. </w:t>
      </w:r>
    </w:p>
    <w:p w14:paraId="38794193" w14:textId="77777777" w:rsidR="000C0879" w:rsidRDefault="000C0879" w:rsidP="00FB7D45">
      <w:r>
        <w:rPr>
          <w:sz w:val="20"/>
          <w:szCs w:val="20"/>
        </w:rPr>
        <w:t xml:space="preserve">More generally, given space limitations such of this paragraph could be removed without impairing the overall analysis.  </w:t>
      </w:r>
    </w:p>
  </w:comment>
  <w:comment w:id="667" w:author="Simon Kiss" w:date="2023-08-01T14:58:00Z" w:initials="SK">
    <w:p w14:paraId="1DF5AA30" w14:textId="16E9C30D" w:rsidR="00AA3B08" w:rsidRDefault="00AA3B08">
      <w:pPr>
        <w:pStyle w:val="CommentText"/>
      </w:pPr>
      <w:r>
        <w:rPr>
          <w:rStyle w:val="CommentReference"/>
        </w:rPr>
        <w:annotationRef/>
      </w:r>
      <w:r>
        <w:t xml:space="preserve">My impression is that economics is precisely the discipline that emphasizes trade-offs. I thought finding a paper in a public health journal encouraging public. Health </w:t>
      </w:r>
      <w:proofErr w:type="spellStart"/>
      <w:r>
        <w:t>practitionsers</w:t>
      </w:r>
      <w:proofErr w:type="spellEnd"/>
      <w:r>
        <w:t xml:space="preserve"> to consider the importance of trade-offs was fairly on point. </w:t>
      </w:r>
    </w:p>
  </w:comment>
  <w:comment w:id="674" w:author="Simon Kiss" w:date="2022-07-26T11:11:00Z" w:initials="SK">
    <w:p w14:paraId="0DD9734B" w14:textId="2ABF2EB6" w:rsidR="006005FA" w:rsidRDefault="006005FA">
      <w:pPr>
        <w:pStyle w:val="CommentText"/>
      </w:pPr>
      <w:r>
        <w:rPr>
          <w:rStyle w:val="CommentReference"/>
        </w:rPr>
        <w:annotationRef/>
      </w:r>
      <w:r>
        <w:t xml:space="preserve">I’m not sure this is </w:t>
      </w:r>
      <w:proofErr w:type="gramStart"/>
      <w:r>
        <w:t>really true</w:t>
      </w:r>
      <w:proofErr w:type="gramEnd"/>
      <w:r>
        <w:t xml:space="preserve">. There’s </w:t>
      </w:r>
      <w:proofErr w:type="gramStart"/>
      <w:r>
        <w:t>a  meta</w:t>
      </w:r>
      <w:proofErr w:type="gramEnd"/>
      <w:r>
        <w:t xml:space="preserve"> point to be made here about how people want technocracy when the policy solution accords with what they already agree with and they want pluralism when the dominant policy choice is what they disagree with. But I can’t draw this out at this time. </w:t>
      </w:r>
    </w:p>
  </w:comment>
  <w:comment w:id="675" w:author="Patrick Fafard" w:date="2023-01-31T11:58:00Z" w:initials="PF">
    <w:p w14:paraId="638F95CB" w14:textId="77777777" w:rsidR="004F28D5" w:rsidRDefault="004F28D5" w:rsidP="000E1F72">
      <w:r>
        <w:rPr>
          <w:rStyle w:val="CommentReference"/>
        </w:rPr>
        <w:annotationRef/>
      </w:r>
      <w:r>
        <w:rPr>
          <w:color w:val="000000"/>
          <w:sz w:val="20"/>
          <w:szCs w:val="20"/>
        </w:rPr>
        <w:t xml:space="preserve">There is a huge body of research and commentary on these issues. A strategic question about how deeply (if at all) one wants to wade into this for this paper. </w:t>
      </w:r>
    </w:p>
    <w:p w14:paraId="36043D41" w14:textId="77777777" w:rsidR="004F28D5" w:rsidRDefault="004F28D5" w:rsidP="000E1F72">
      <w:r>
        <w:rPr>
          <w:color w:val="000000"/>
          <w:sz w:val="20"/>
          <w:szCs w:val="20"/>
        </w:rPr>
        <w:t>At minimum, this kind of material/discussion needs to be in the discussion section. Another device is a few short declarative sentences with multiple supporting references.</w:t>
      </w:r>
    </w:p>
  </w:comment>
  <w:comment w:id="669" w:author="Patrick Fafard" w:date="2023-01-31T11:55:00Z" w:initials="PF">
    <w:p w14:paraId="4AF28F93" w14:textId="77777777" w:rsidR="00E92412" w:rsidRDefault="004F28D5" w:rsidP="00244B05">
      <w:r>
        <w:rPr>
          <w:rStyle w:val="CommentReference"/>
        </w:rPr>
        <w:annotationRef/>
      </w:r>
      <w:r w:rsidR="00E92412">
        <w:rPr>
          <w:sz w:val="20"/>
          <w:szCs w:val="20"/>
        </w:rPr>
        <w:t>To make the manuscript more streamlined, this material is best moved to the discussion section.</w:t>
      </w:r>
      <w:r w:rsidR="00E92412">
        <w:rPr>
          <w:sz w:val="20"/>
          <w:szCs w:val="20"/>
        </w:rPr>
        <w:cr/>
      </w:r>
      <w:r w:rsidR="00E92412">
        <w:rPr>
          <w:sz w:val="20"/>
          <w:szCs w:val="20"/>
        </w:rPr>
        <w:cr/>
        <w:t xml:space="preserve">This is especially important because, beyond individuals, these </w:t>
      </w:r>
      <w:proofErr w:type="spellStart"/>
      <w:r w:rsidR="00E92412">
        <w:rPr>
          <w:sz w:val="20"/>
          <w:szCs w:val="20"/>
        </w:rPr>
        <w:t>tradeoffs</w:t>
      </w:r>
      <w:proofErr w:type="spellEnd"/>
      <w:r w:rsidR="00E92412">
        <w:rPr>
          <w:sz w:val="20"/>
          <w:szCs w:val="20"/>
        </w:rPr>
        <w:t xml:space="preserve"> deeply divide the public health community indeed Canadians more generally.</w:t>
      </w:r>
    </w:p>
    <w:p w14:paraId="567AE89F" w14:textId="77777777" w:rsidR="00E92412" w:rsidRDefault="00E92412" w:rsidP="00244B05"/>
    <w:p w14:paraId="66F248EE" w14:textId="77777777" w:rsidR="00E92412" w:rsidRDefault="00E92412" w:rsidP="00244B05">
      <w:r>
        <w:rPr>
          <w:sz w:val="20"/>
          <w:szCs w:val="20"/>
        </w:rPr>
        <w:t xml:space="preserve">But I am inclined to think that this example of a </w:t>
      </w:r>
      <w:proofErr w:type="spellStart"/>
      <w:r>
        <w:rPr>
          <w:sz w:val="20"/>
          <w:szCs w:val="20"/>
        </w:rPr>
        <w:t>tradeoff</w:t>
      </w:r>
      <w:proofErr w:type="spellEnd"/>
      <w:r>
        <w:rPr>
          <w:sz w:val="20"/>
          <w:szCs w:val="20"/>
        </w:rPr>
        <w:t xml:space="preserve"> opens yet another can of worms and a point of disagreement that the manuscript may not be intended to address in any detail. </w:t>
      </w:r>
    </w:p>
  </w:comment>
  <w:comment w:id="2313" w:author="Patrick Fafard" w:date="2023-01-31T12:05:00Z" w:initials="PF">
    <w:p w14:paraId="51E80F9E" w14:textId="260979D1" w:rsidR="00063D5F" w:rsidRDefault="00063D5F" w:rsidP="001C4E41">
      <w:r>
        <w:rPr>
          <w:rStyle w:val="CommentReference"/>
        </w:rPr>
        <w:annotationRef/>
      </w:r>
      <w:r>
        <w:rPr>
          <w:color w:val="000000"/>
          <w:sz w:val="20"/>
          <w:szCs w:val="20"/>
        </w:rPr>
        <w:t xml:space="preserve">I am not convinced that a small survey like this - with </w:t>
      </w:r>
      <w:proofErr w:type="gramStart"/>
      <w:r>
        <w:rPr>
          <w:color w:val="000000"/>
          <w:sz w:val="20"/>
          <w:szCs w:val="20"/>
        </w:rPr>
        <w:t>all of</w:t>
      </w:r>
      <w:proofErr w:type="gramEnd"/>
      <w:r>
        <w:rPr>
          <w:color w:val="000000"/>
          <w:sz w:val="20"/>
          <w:szCs w:val="20"/>
        </w:rPr>
        <w:t xml:space="preserve"> the temporal and sampling limitations - should be used to speak generally about the PH workforce, or at least in such strong terms.</w:t>
      </w:r>
    </w:p>
    <w:p w14:paraId="4EAC03FA" w14:textId="77777777" w:rsidR="00063D5F" w:rsidRDefault="00063D5F" w:rsidP="001C4E41"/>
    <w:p w14:paraId="162D4370" w14:textId="77777777" w:rsidR="00063D5F" w:rsidRDefault="00063D5F" w:rsidP="001C4E41">
      <w:r>
        <w:rPr>
          <w:color w:val="000000"/>
          <w:sz w:val="20"/>
          <w:szCs w:val="20"/>
        </w:rPr>
        <w:t xml:space="preserve">This material should be in the discussion section and shortened quite a bit with a whole bunch of qualifiers. I am not sure this survey allows for claims like the one made in the last </w:t>
      </w:r>
      <w:proofErr w:type="gramStart"/>
      <w:r>
        <w:rPr>
          <w:color w:val="000000"/>
          <w:sz w:val="20"/>
          <w:szCs w:val="20"/>
        </w:rPr>
        <w:t>sentence</w:t>
      </w:r>
      <w:proofErr w:type="gramEnd"/>
      <w:r>
        <w:rPr>
          <w:color w:val="000000"/>
          <w:sz w:val="20"/>
          <w:szCs w:val="20"/>
        </w:rPr>
        <w:t xml:space="preserve"> or a better wording might be …. “When public health professionals consider the </w:t>
      </w:r>
      <w:proofErr w:type="spellStart"/>
      <w:r>
        <w:rPr>
          <w:color w:val="000000"/>
          <w:sz w:val="20"/>
          <w:szCs w:val="20"/>
        </w:rPr>
        <w:t>tradeoffs</w:t>
      </w:r>
      <w:proofErr w:type="spellEnd"/>
      <w:r>
        <w:rPr>
          <w:color w:val="000000"/>
          <w:sz w:val="20"/>
          <w:szCs w:val="20"/>
        </w:rPr>
        <w:t xml:space="preserve"> between measures to stop or reduce the spread of disease and the resulting effects on the economy, not surprisingly, their underlying ideological preferences influence their evaluation.”</w:t>
      </w:r>
    </w:p>
  </w:comment>
  <w:comment w:id="2314" w:author="Simon Kiss" w:date="2023-08-01T15:16:00Z" w:initials="SK">
    <w:p w14:paraId="57B27B19" w14:textId="77777777" w:rsidR="003A1533" w:rsidRDefault="003A1533">
      <w:pPr>
        <w:pStyle w:val="CommentText"/>
      </w:pPr>
      <w:r>
        <w:rPr>
          <w:rStyle w:val="CommentReference"/>
        </w:rPr>
        <w:annotationRef/>
      </w:r>
      <w:r w:rsidR="002F455C">
        <w:t>Patrick, your first comment is concerning. What else is the point of the project?</w:t>
      </w:r>
    </w:p>
    <w:p w14:paraId="7D2F3705" w14:textId="66A4B4A1" w:rsidR="002F455C" w:rsidRDefault="002F455C">
      <w:pPr>
        <w:pStyle w:val="CommentText"/>
      </w:pPr>
    </w:p>
  </w:comment>
  <w:comment w:id="2401" w:author="Patrick Fafard" w:date="2023-01-31T11:16:00Z" w:initials="PF">
    <w:p w14:paraId="6B20753B" w14:textId="77777777" w:rsidR="00720CBC" w:rsidRDefault="00720CBC" w:rsidP="00720CBC">
      <w:r>
        <w:rPr>
          <w:rStyle w:val="CommentReference"/>
        </w:rPr>
        <w:annotationRef/>
      </w:r>
      <w:r>
        <w:rPr>
          <w:color w:val="000000"/>
          <w:sz w:val="20"/>
          <w:szCs w:val="20"/>
        </w:rPr>
        <w:t>Again, desc needs to be simpler with methodological points moved to the text</w:t>
      </w:r>
    </w:p>
    <w:p w14:paraId="573E3EA2" w14:textId="77777777" w:rsidR="00720CBC" w:rsidRDefault="00720CBC" w:rsidP="00720CBC"/>
  </w:comment>
  <w:comment w:id="2402" w:author="Simon Kiss" w:date="2023-09-18T13:56:00Z" w:initials="SK">
    <w:p w14:paraId="47E0CBB1" w14:textId="77777777" w:rsidR="006B20F2" w:rsidRDefault="006B20F2">
      <w:pPr>
        <w:pStyle w:val="CommentText"/>
      </w:pPr>
      <w:r>
        <w:rPr>
          <w:rStyle w:val="CommentReference"/>
        </w:rPr>
        <w:annotationRef/>
      </w:r>
      <w:r>
        <w:t>Having looked at a few quantitative research articles, this level of detail is appropriate.</w:t>
      </w:r>
    </w:p>
    <w:p w14:paraId="03ACB191" w14:textId="4F7B4A5E" w:rsidR="006B20F2" w:rsidRDefault="006B20F2">
      <w:pPr>
        <w:pStyle w:val="CommentText"/>
      </w:pPr>
    </w:p>
  </w:comment>
  <w:comment w:id="2423" w:author="Simon Kiss" w:date="2022-09-23T12:14:00Z" w:initials="SK">
    <w:p w14:paraId="795FD401" w14:textId="77777777" w:rsidR="00720CBC" w:rsidRDefault="00720CBC" w:rsidP="00720CBC">
      <w:pPr>
        <w:pStyle w:val="CommentText"/>
      </w:pPr>
      <w:r>
        <w:rPr>
          <w:rStyle w:val="CommentReference"/>
        </w:rPr>
        <w:annotationRef/>
      </w:r>
      <w:r>
        <w:t xml:space="preserve">I’ve done this with a dichotomous variable for plus </w:t>
      </w:r>
      <w:proofErr w:type="gramStart"/>
      <w:r>
        <w:t>65 .Notice</w:t>
      </w:r>
      <w:proofErr w:type="gramEnd"/>
      <w:r>
        <w:t xml:space="preserve"> how the coefficients are noticeable in the table. </w:t>
      </w:r>
    </w:p>
    <w:p w14:paraId="6C553248" w14:textId="77777777" w:rsidR="00720CBC" w:rsidRDefault="00720CBC" w:rsidP="00720CBC">
      <w:pPr>
        <w:pStyle w:val="CommentText"/>
      </w:pPr>
    </w:p>
  </w:comment>
  <w:comment w:id="2434" w:author="Simon Kiss" w:date="2022-09-23T12:20:00Z" w:initials="SK">
    <w:p w14:paraId="11DC258E" w14:textId="77777777" w:rsidR="003D44BA" w:rsidRPr="00BA3CAD" w:rsidRDefault="003D44BA" w:rsidP="003D44BA">
      <w:pPr>
        <w:pStyle w:val="CommentText"/>
        <w:rPr>
          <w:b/>
          <w:bCs/>
        </w:rPr>
      </w:pPr>
      <w:r>
        <w:rPr>
          <w:rStyle w:val="CommentReference"/>
        </w:rPr>
        <w:annotationRef/>
      </w:r>
      <w:r w:rsidRPr="00BA3CAD">
        <w:rPr>
          <w:b/>
          <w:bCs/>
        </w:rPr>
        <w:t>I don’t really feel confident about these data.</w:t>
      </w:r>
      <w:r>
        <w:t xml:space="preserve"> </w:t>
      </w:r>
      <w:r>
        <w:br/>
      </w:r>
      <w:r>
        <w:br/>
        <w:t xml:space="preserve">Note that this is just raw data, not drawn from any regression with controls. This is a different type of analysis at this point at the text and is largely unjustified. </w:t>
      </w:r>
      <w:r>
        <w:br/>
      </w:r>
      <w:r>
        <w:br/>
        <w:t xml:space="preserve">I did run some regressions where I tested whether or not COVID case counts were actually correlated with policy </w:t>
      </w:r>
      <w:proofErr w:type="spellStart"/>
      <w:proofErr w:type="gramStart"/>
      <w:r>
        <w:t>preferenes</w:t>
      </w:r>
      <w:proofErr w:type="spellEnd"/>
      <w:proofErr w:type="gramEnd"/>
      <w:r>
        <w:t xml:space="preserve"> and they </w:t>
      </w:r>
      <w:r w:rsidRPr="00BA3CAD">
        <w:rPr>
          <w:b/>
          <w:bCs/>
        </w:rPr>
        <w:t xml:space="preserve">did not show up as significant for either of these. I think these should come out. </w:t>
      </w:r>
    </w:p>
  </w:comment>
  <w:comment w:id="2432" w:author="Patrick Fafard" w:date="2023-01-31T12:07:00Z" w:initials="PF">
    <w:p w14:paraId="4599846A" w14:textId="77777777" w:rsidR="003D44BA" w:rsidRDefault="003D44BA" w:rsidP="003D44BA">
      <w:r>
        <w:rPr>
          <w:rStyle w:val="CommentReference"/>
        </w:rPr>
        <w:annotationRef/>
      </w:r>
      <w:r>
        <w:rPr>
          <w:color w:val="000000"/>
          <w:sz w:val="20"/>
          <w:szCs w:val="20"/>
        </w:rPr>
        <w:t>Strongly agree</w:t>
      </w:r>
    </w:p>
  </w:comment>
  <w:comment w:id="2987" w:author="Simon Kiss" w:date="2023-07-26T10:48:00Z" w:initials="SK">
    <w:p w14:paraId="6A3E29FC" w14:textId="1CCB101D" w:rsidR="001D0783" w:rsidRDefault="001D0783">
      <w:pPr>
        <w:pStyle w:val="CommentText"/>
      </w:pPr>
      <w:r>
        <w:rPr>
          <w:rStyle w:val="CommentReference"/>
        </w:rPr>
        <w:annotationRef/>
      </w:r>
      <w:r>
        <w:t>I take this point, I have reworked</w:t>
      </w:r>
    </w:p>
  </w:comment>
  <w:comment w:id="2988" w:author="Simon Kiss" w:date="2023-07-26T10:48:00Z" w:initials="SK">
    <w:p w14:paraId="28810620" w14:textId="2C1F5A37" w:rsidR="001D0783" w:rsidRDefault="001D0783">
      <w:pPr>
        <w:pStyle w:val="CommentText"/>
      </w:pPr>
      <w:r>
        <w:rPr>
          <w:rStyle w:val="CommentReference"/>
        </w:rPr>
        <w:annotationRef/>
      </w:r>
      <w:r>
        <w:t xml:space="preserve">No this is incorrect. The caption *clearly* states that it has been scaled so that 1 is a conservative position and 0 is a liberal, left-wing position. That means the PH workforce holds the more liberal positions on ALL items. </w:t>
      </w:r>
    </w:p>
  </w:comment>
  <w:comment w:id="2989" w:author="Simon Kiss" w:date="2023-07-26T10:49:00Z" w:initials="SK">
    <w:p w14:paraId="0F0EA6C3" w14:textId="3811217F" w:rsidR="00A815AC" w:rsidRDefault="00A815AC">
      <w:pPr>
        <w:pStyle w:val="CommentText"/>
      </w:pPr>
      <w:r>
        <w:rPr>
          <w:rStyle w:val="CommentReference"/>
        </w:rPr>
        <w:annotationRef/>
      </w:r>
      <w:r>
        <w:t xml:space="preserve">The ideology variable is straightforward measure of self-placement on a left-right scale. The issue with this measure is that many people do not know what left and right mean. That is why it is informative to put it alongside other measures that gauged respondents’ positions on a variety of issues.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42A26E" w15:done="0"/>
  <w15:commentEx w15:paraId="3878E330" w15:paraIdParent="5E42A26E" w15:done="0"/>
  <w15:commentEx w15:paraId="2EC65A2E" w15:done="0"/>
  <w15:commentEx w15:paraId="60DAEDA9" w15:paraIdParent="2EC65A2E" w15:done="0"/>
  <w15:commentEx w15:paraId="4F8FD553" w15:done="0"/>
  <w15:commentEx w15:paraId="6B623C4A" w15:paraIdParent="4F8FD553" w15:done="0"/>
  <w15:commentEx w15:paraId="2F960021" w15:done="0"/>
  <w15:commentEx w15:paraId="3E256365" w15:paraIdParent="2F960021" w15:done="0"/>
  <w15:commentEx w15:paraId="0B4B5027" w15:done="0"/>
  <w15:commentEx w15:paraId="7E2F1480" w15:done="1"/>
  <w15:commentEx w15:paraId="42F411F4" w15:done="0"/>
  <w15:commentEx w15:paraId="2AD2F358" w15:paraIdParent="42F411F4" w15:done="1"/>
  <w15:commentEx w15:paraId="4B48613C" w15:done="1"/>
  <w15:commentEx w15:paraId="641B0848" w15:paraIdParent="4B48613C" w15:done="1"/>
  <w15:commentEx w15:paraId="518CF4ED" w15:done="0"/>
  <w15:commentEx w15:paraId="206A1253" w15:paraIdParent="518CF4ED" w15:done="1"/>
  <w15:commentEx w15:paraId="4B11C94E" w15:done="1"/>
  <w15:commentEx w15:paraId="046493E6" w15:paraIdParent="4B11C94E" w15:done="1"/>
  <w15:commentEx w15:paraId="218A9AE0" w15:done="0"/>
  <w15:commentEx w15:paraId="5D643F51" w15:paraIdParent="218A9AE0" w15:done="0"/>
  <w15:commentEx w15:paraId="198CA0BA" w15:done="1"/>
  <w15:commentEx w15:paraId="0A51D358" w15:paraIdParent="198CA0BA" w15:done="1"/>
  <w15:commentEx w15:paraId="59309CCE" w15:done="0"/>
  <w15:commentEx w15:paraId="38D3F7D9" w15:paraIdParent="59309CCE" w15:done="0"/>
  <w15:commentEx w15:paraId="6473044F" w15:done="1"/>
  <w15:commentEx w15:paraId="299C9A0C" w15:paraIdParent="6473044F" w15:done="1"/>
  <w15:commentEx w15:paraId="6FDF98BA" w15:done="0"/>
  <w15:commentEx w15:paraId="24257417" w15:paraIdParent="6FDF98BA" w15:done="0"/>
  <w15:commentEx w15:paraId="3525D562" w15:done="0"/>
  <w15:commentEx w15:paraId="3BE3ACD6" w15:paraIdParent="3525D562" w15:done="0"/>
  <w15:commentEx w15:paraId="4A516E71" w15:done="1"/>
  <w15:commentEx w15:paraId="4A790CB4" w15:paraIdParent="4A516E71" w15:done="1"/>
  <w15:commentEx w15:paraId="45E9BF20" w15:done="1"/>
  <w15:commentEx w15:paraId="6B76BBA3" w15:paraIdParent="45E9BF20" w15:done="1"/>
  <w15:commentEx w15:paraId="7AD8031D" w15:done="1"/>
  <w15:commentEx w15:paraId="701FBBEC" w15:done="1"/>
  <w15:commentEx w15:paraId="0BDCA047" w15:paraIdParent="701FBBEC" w15:done="1"/>
  <w15:commentEx w15:paraId="09E801AE" w15:done="0"/>
  <w15:commentEx w15:paraId="79617BA1" w15:paraIdParent="09E801AE" w15:done="0"/>
  <w15:commentEx w15:paraId="295AB554" w15:done="0"/>
  <w15:commentEx w15:paraId="2A214A37" w15:paraIdParent="295AB554" w15:done="0"/>
  <w15:commentEx w15:paraId="08A06321" w15:done="1"/>
  <w15:commentEx w15:paraId="48A67DAA" w15:paraIdParent="08A06321" w15:done="1"/>
  <w15:commentEx w15:paraId="681E8158" w15:paraIdParent="08A06321" w15:done="1"/>
  <w15:commentEx w15:paraId="07292DF6" w15:done="1"/>
  <w15:commentEx w15:paraId="1CBA6D05" w15:done="0"/>
  <w15:commentEx w15:paraId="6D64143C" w15:paraIdParent="1CBA6D05" w15:done="0"/>
  <w15:commentEx w15:paraId="79FE4989" w15:done="1"/>
  <w15:commentEx w15:paraId="4087558B" w15:done="0"/>
  <w15:commentEx w15:paraId="3000CE12" w15:done="0"/>
  <w15:commentEx w15:paraId="38794193" w15:done="0"/>
  <w15:commentEx w15:paraId="1DF5AA30" w15:paraIdParent="38794193" w15:done="0"/>
  <w15:commentEx w15:paraId="0DD9734B" w15:done="0"/>
  <w15:commentEx w15:paraId="36043D41" w15:paraIdParent="0DD9734B" w15:done="0"/>
  <w15:commentEx w15:paraId="66F248EE" w15:done="0"/>
  <w15:commentEx w15:paraId="162D4370" w15:done="0"/>
  <w15:commentEx w15:paraId="7D2F3705" w15:paraIdParent="162D4370" w15:done="0"/>
  <w15:commentEx w15:paraId="573E3EA2" w15:done="1"/>
  <w15:commentEx w15:paraId="03ACB191" w15:paraIdParent="573E3EA2" w15:done="1"/>
  <w15:commentEx w15:paraId="6C553248" w15:done="0"/>
  <w15:commentEx w15:paraId="11DC258E" w15:done="0"/>
  <w15:commentEx w15:paraId="4599846A" w15:paraIdParent="11DC258E" w15:done="0"/>
  <w15:commentEx w15:paraId="6A3E29FC" w15:done="0"/>
  <w15:commentEx w15:paraId="28810620" w15:done="0"/>
  <w15:commentEx w15:paraId="0F0EA6C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8DFF7" w16cex:dateUtc="2022-11-11T14:51:00Z"/>
  <w16cex:commentExtensible w16cex:durableId="276BBEC1" w16cex:dateUtc="2023-01-13T16:28:00Z"/>
  <w16cex:commentExtensible w16cex:durableId="2718E02E" w16cex:dateUtc="2022-11-11T14:52:00Z"/>
  <w16cex:commentExtensible w16cex:durableId="276BBF00" w16cex:dateUtc="2023-01-13T16:29:00Z"/>
  <w16cex:commentExtensible w16cex:durableId="2718E0C6" w16cex:dateUtc="2022-11-11T14:55:00Z"/>
  <w16cex:commentExtensible w16cex:durableId="276BBF11" w16cex:dateUtc="2023-01-13T16:29:00Z"/>
  <w16cex:commentExtensible w16cex:durableId="2718E170" w16cex:dateUtc="2022-11-11T14:57:00Z"/>
  <w16cex:commentExtensible w16cex:durableId="276BBF7A" w16cex:dateUtc="2023-01-13T16:31:00Z"/>
  <w16cex:commentExtensible w16cex:durableId="2718E238" w16cex:dateUtc="2022-11-11T15:01:00Z"/>
  <w16cex:commentExtensible w16cex:durableId="276BBFAE" w16cex:dateUtc="2023-01-13T16:31:00Z"/>
  <w16cex:commentExtensible w16cex:durableId="279A141A" w16cex:dateUtc="2023-02-17T19:56:00Z"/>
  <w16cex:commentExtensible w16cex:durableId="279A1878" w16cex:dateUtc="2023-02-17T20:15:00Z"/>
  <w16cex:commentExtensible w16cex:durableId="28AEBC5F" w16cex:dateUtc="2023-09-15T15:19:00Z"/>
  <w16cex:commentExtensible w16cex:durableId="286B72F1" w16cex:dateUtc="2022-11-11T15:14:00Z"/>
  <w16cex:commentExtensible w16cex:durableId="286B72F0" w16cex:dateUtc="2023-01-13T16:43:00Z"/>
  <w16cex:commentExtensible w16cex:durableId="286B72EF" w16cex:dateUtc="2023-01-13T16:46:00Z"/>
  <w16cex:commentExtensible w16cex:durableId="286B72EE" w16cex:dateUtc="2023-02-17T19:59:00Z"/>
  <w16cex:commentExtensible w16cex:durableId="276BC27F" w16cex:dateUtc="2023-01-13T16:43:00Z"/>
  <w16cex:commentExtensible w16cex:durableId="279A14EB" w16cex:dateUtc="2023-02-17T19:59:00Z"/>
  <w16cex:commentExtensible w16cex:durableId="276BC482" w16cex:dateUtc="2023-01-13T16:52:00Z"/>
  <w16cex:commentExtensible w16cex:durableId="28AEBE21" w16cex:dateUtc="2023-09-15T15:27:00Z"/>
  <w16cex:commentExtensible w16cex:durableId="276BC516" w16cex:dateUtc="2023-01-13T16:55:00Z"/>
  <w16cex:commentExtensible w16cex:durableId="28AEBE3E" w16cex:dateUtc="2023-09-15T15:27:00Z"/>
  <w16cex:commentExtensible w16cex:durableId="2718E865" w16cex:dateUtc="2022-11-11T15:27:00Z"/>
  <w16cex:commentExtensible w16cex:durableId="286BB51F" w16cex:dateUtc="2023-07-26T19:07:00Z"/>
  <w16cex:commentExtensible w16cex:durableId="28AEBE96" w16cex:dateUtc="2023-09-15T15:29:00Z"/>
  <w16cex:commentExtensible w16cex:durableId="276BC59B" w16cex:dateUtc="2023-01-13T16:57:00Z"/>
  <w16cex:commentExtensible w16cex:durableId="286BA794" w16cex:dateUtc="2023-07-26T18:09:00Z"/>
  <w16cex:commentExtensible w16cex:durableId="2718E954" w16cex:dateUtc="2022-11-11T15:31:00Z"/>
  <w16cex:commentExtensible w16cex:durableId="27822523" w16cex:dateUtc="2023-01-30T16:14:00Z"/>
  <w16cex:commentExtensible w16cex:durableId="286BB54E" w16cex:dateUtc="2023-07-26T19:07:00Z"/>
  <w16cex:commentExtensible w16cex:durableId="2782265A" w16cex:dateUtc="2023-01-30T16:19:00Z"/>
  <w16cex:commentExtensible w16cex:durableId="286BB5C9" w16cex:dateUtc="2023-07-26T19:10:00Z"/>
  <w16cex:commentExtensible w16cex:durableId="27822DDA" w16cex:dateUtc="2023-01-30T16:51:00Z"/>
  <w16cex:commentExtensible w16cex:durableId="286CE224" w16cex:dateUtc="2023-07-27T16:31:00Z"/>
  <w16cex:commentExtensible w16cex:durableId="2718FA2F" w16cex:dateUtc="2022-11-11T16:43:00Z"/>
  <w16cex:commentExtensible w16cex:durableId="278377C7" w16cex:dateUtc="2023-01-31T16:19:00Z"/>
  <w16cex:commentExtensible w16cex:durableId="286BA271" w16cex:dateUtc="2023-07-26T17:47:00Z"/>
  <w16cex:commentExtensible w16cex:durableId="2798D9E7" w16cex:dateUtc="2023-02-16T21:35:00Z"/>
  <w16cex:commentExtensible w16cex:durableId="28739C2A" w16cex:dateUtc="2023-08-01T18:58:00Z"/>
  <w16cex:commentExtensible w16cex:durableId="268A4A60" w16cex:dateUtc="2022-07-26T15:11:00Z"/>
  <w16cex:commentExtensible w16cex:durableId="278380FB" w16cex:dateUtc="2023-01-31T16:58:00Z"/>
  <w16cex:commentExtensible w16cex:durableId="27838032" w16cex:dateUtc="2023-01-31T16:55:00Z"/>
  <w16cex:commentExtensible w16cex:durableId="278382A7" w16cex:dateUtc="2023-01-31T17:05:00Z"/>
  <w16cex:commentExtensible w16cex:durableId="2873A04D" w16cex:dateUtc="2023-08-01T19:16:00Z"/>
  <w16cex:commentExtensible w16cex:durableId="27837727" w16cex:dateUtc="2023-01-31T16:16:00Z"/>
  <w16cex:commentExtensible w16cex:durableId="28B2D58D" w16cex:dateUtc="2023-09-18T17:56:00Z"/>
  <w16cex:commentExtensible w16cex:durableId="26D8218C" w16cex:dateUtc="2022-09-23T16:14:00Z"/>
  <w16cex:commentExtensible w16cex:durableId="278382E7" w16cex:dateUtc="2023-01-31T17:07:00Z"/>
  <w16cex:commentExtensible w16cex:durableId="286B7883" w16cex:dateUtc="2023-07-26T14:48:00Z"/>
  <w16cex:commentExtensible w16cex:durableId="286B787D" w16cex:dateUtc="2023-07-26T14:48:00Z"/>
  <w16cex:commentExtensible w16cex:durableId="286B78CC" w16cex:dateUtc="2023-07-26T14: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42A26E" w16cid:durableId="2718DFF7"/>
  <w16cid:commentId w16cid:paraId="3878E330" w16cid:durableId="276BBEC1"/>
  <w16cid:commentId w16cid:paraId="2EC65A2E" w16cid:durableId="2718E02E"/>
  <w16cid:commentId w16cid:paraId="60DAEDA9" w16cid:durableId="276BBF00"/>
  <w16cid:commentId w16cid:paraId="4F8FD553" w16cid:durableId="2718E0C6"/>
  <w16cid:commentId w16cid:paraId="6B623C4A" w16cid:durableId="276BBF11"/>
  <w16cid:commentId w16cid:paraId="2F960021" w16cid:durableId="2718E170"/>
  <w16cid:commentId w16cid:paraId="3E256365" w16cid:durableId="276BBF7A"/>
  <w16cid:commentId w16cid:paraId="0B4B5027" w16cid:durableId="2718E238"/>
  <w16cid:commentId w16cid:paraId="7E2F1480" w16cid:durableId="276BBFAE"/>
  <w16cid:commentId w16cid:paraId="42F411F4" w16cid:durableId="28A9853F"/>
  <w16cid:commentId w16cid:paraId="2AD2F358" w16cid:durableId="279A141A"/>
  <w16cid:commentId w16cid:paraId="4B48613C" w16cid:durableId="28A98541"/>
  <w16cid:commentId w16cid:paraId="641B0848" w16cid:durableId="279A1878"/>
  <w16cid:commentId w16cid:paraId="518CF4ED" w16cid:durableId="28A98543"/>
  <w16cid:commentId w16cid:paraId="206A1253" w16cid:durableId="28AEBC5F"/>
  <w16cid:commentId w16cid:paraId="4B11C94E" w16cid:durableId="286B72F1"/>
  <w16cid:commentId w16cid:paraId="046493E6" w16cid:durableId="286B72F0"/>
  <w16cid:commentId w16cid:paraId="218A9AE0" w16cid:durableId="286B72EF"/>
  <w16cid:commentId w16cid:paraId="5D643F51" w16cid:durableId="286B72EE"/>
  <w16cid:commentId w16cid:paraId="198CA0BA" w16cid:durableId="28A97047"/>
  <w16cid:commentId w16cid:paraId="0A51D358" w16cid:durableId="276BC27F"/>
  <w16cid:commentId w16cid:paraId="59309CCE" w16cid:durableId="28A9854A"/>
  <w16cid:commentId w16cid:paraId="38D3F7D9" w16cid:durableId="279A14EB"/>
  <w16cid:commentId w16cid:paraId="6473044F" w16cid:durableId="276BC482"/>
  <w16cid:commentId w16cid:paraId="299C9A0C" w16cid:durableId="28AEBE21"/>
  <w16cid:commentId w16cid:paraId="6FDF98BA" w16cid:durableId="276BC516"/>
  <w16cid:commentId w16cid:paraId="24257417" w16cid:durableId="28AEBE3E"/>
  <w16cid:commentId w16cid:paraId="3525D562" w16cid:durableId="2718E865"/>
  <w16cid:commentId w16cid:paraId="3BE3ACD6" w16cid:durableId="286BB51F"/>
  <w16cid:commentId w16cid:paraId="4A516E71" w16cid:durableId="28A98550"/>
  <w16cid:commentId w16cid:paraId="4A790CB4" w16cid:durableId="28AEBE96"/>
  <w16cid:commentId w16cid:paraId="45E9BF20" w16cid:durableId="276BC59B"/>
  <w16cid:commentId w16cid:paraId="6B76BBA3" w16cid:durableId="286BA794"/>
  <w16cid:commentId w16cid:paraId="7AD8031D" w16cid:durableId="2718E954"/>
  <w16cid:commentId w16cid:paraId="701FBBEC" w16cid:durableId="27822523"/>
  <w16cid:commentId w16cid:paraId="0BDCA047" w16cid:durableId="286BB54E"/>
  <w16cid:commentId w16cid:paraId="09E801AE" w16cid:durableId="2782265A"/>
  <w16cid:commentId w16cid:paraId="79617BA1" w16cid:durableId="286BB5C9"/>
  <w16cid:commentId w16cid:paraId="295AB554" w16cid:durableId="27822DDA"/>
  <w16cid:commentId w16cid:paraId="2A214A37" w16cid:durableId="286CE224"/>
  <w16cid:commentId w16cid:paraId="08A06321" w16cid:durableId="2718FA2F"/>
  <w16cid:commentId w16cid:paraId="48A67DAA" w16cid:durableId="278377C7"/>
  <w16cid:commentId w16cid:paraId="681E8158" w16cid:durableId="286BA271"/>
  <w16cid:commentId w16cid:paraId="07292DF6" w16cid:durableId="28A98564"/>
  <w16cid:commentId w16cid:paraId="1CBA6D05" w16cid:durableId="28A98565"/>
  <w16cid:commentId w16cid:paraId="6D64143C" w16cid:durableId="2798D9E7"/>
  <w16cid:commentId w16cid:paraId="79FE4989" w16cid:durableId="28A98567"/>
  <w16cid:commentId w16cid:paraId="4087558B" w16cid:durableId="28A98568"/>
  <w16cid:commentId w16cid:paraId="3000CE12" w16cid:durableId="28A98569"/>
  <w16cid:commentId w16cid:paraId="38794193" w16cid:durableId="28A9856A"/>
  <w16cid:commentId w16cid:paraId="1DF5AA30" w16cid:durableId="28739C2A"/>
  <w16cid:commentId w16cid:paraId="0DD9734B" w16cid:durableId="268A4A60"/>
  <w16cid:commentId w16cid:paraId="36043D41" w16cid:durableId="278380FB"/>
  <w16cid:commentId w16cid:paraId="66F248EE" w16cid:durableId="27838032"/>
  <w16cid:commentId w16cid:paraId="162D4370" w16cid:durableId="278382A7"/>
  <w16cid:commentId w16cid:paraId="7D2F3705" w16cid:durableId="2873A04D"/>
  <w16cid:commentId w16cid:paraId="573E3EA2" w16cid:durableId="27837727"/>
  <w16cid:commentId w16cid:paraId="03ACB191" w16cid:durableId="28B2D58D"/>
  <w16cid:commentId w16cid:paraId="6C553248" w16cid:durableId="26D8218C"/>
  <w16cid:commentId w16cid:paraId="11DC258E" w16cid:durableId="28A98585"/>
  <w16cid:commentId w16cid:paraId="4599846A" w16cid:durableId="278382E7"/>
  <w16cid:commentId w16cid:paraId="6A3E29FC" w16cid:durableId="286B7883"/>
  <w16cid:commentId w16cid:paraId="28810620" w16cid:durableId="286B787D"/>
  <w16cid:commentId w16cid:paraId="0F0EA6C3" w16cid:durableId="286B78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3FE37" w14:textId="77777777" w:rsidR="00FD63D9" w:rsidRDefault="00FD63D9" w:rsidP="00206C94">
      <w:r>
        <w:separator/>
      </w:r>
    </w:p>
  </w:endnote>
  <w:endnote w:type="continuationSeparator" w:id="0">
    <w:p w14:paraId="7750B8B9" w14:textId="77777777" w:rsidR="00FD63D9" w:rsidRDefault="00FD63D9" w:rsidP="00206C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75666992"/>
      <w:docPartObj>
        <w:docPartGallery w:val="Page Numbers (Bottom of Page)"/>
        <w:docPartUnique/>
      </w:docPartObj>
    </w:sdtPr>
    <w:sdtEndPr>
      <w:rPr>
        <w:rStyle w:val="PageNumber"/>
      </w:rPr>
    </w:sdtEndPr>
    <w:sdtContent>
      <w:p w14:paraId="43E90306" w14:textId="15001B28" w:rsidR="00025FD1" w:rsidRDefault="00025FD1" w:rsidP="0090611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20CBC">
          <w:rPr>
            <w:rStyle w:val="PageNumber"/>
            <w:noProof/>
          </w:rPr>
          <w:t>25</w:t>
        </w:r>
        <w:r>
          <w:rPr>
            <w:rStyle w:val="PageNumber"/>
          </w:rPr>
          <w:fldChar w:fldCharType="end"/>
        </w:r>
      </w:p>
    </w:sdtContent>
  </w:sdt>
  <w:p w14:paraId="0A323A08" w14:textId="77777777" w:rsidR="00025FD1" w:rsidRDefault="00025FD1">
    <w:pPr>
      <w:pStyle w:val="Footer"/>
      <w:ind w:right="360"/>
      <w:pPrChange w:id="2" w:author="Joslyn Trowbridge" w:date="2022-11-23T17:16: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3" w:author="Joslyn Trowbridge" w:date="2022-11-23T17:16:00Z"/>
  <w:sdt>
    <w:sdtPr>
      <w:rPr>
        <w:rStyle w:val="PageNumber"/>
      </w:rPr>
      <w:id w:val="-589080680"/>
      <w:docPartObj>
        <w:docPartGallery w:val="Page Numbers (Bottom of Page)"/>
        <w:docPartUnique/>
      </w:docPartObj>
    </w:sdtPr>
    <w:sdtEndPr>
      <w:rPr>
        <w:rStyle w:val="PageNumber"/>
      </w:rPr>
    </w:sdtEndPr>
    <w:sdtContent>
      <w:customXmlInsRangeEnd w:id="3"/>
      <w:p w14:paraId="0F56DFD4" w14:textId="6A9A1C78" w:rsidR="00025FD1" w:rsidRDefault="00025FD1" w:rsidP="0090611E">
        <w:pPr>
          <w:pStyle w:val="Footer"/>
          <w:framePr w:wrap="none" w:vAnchor="text" w:hAnchor="margin" w:xAlign="right" w:y="1"/>
          <w:rPr>
            <w:ins w:id="4" w:author="Joslyn Trowbridge" w:date="2022-11-23T17:16:00Z"/>
            <w:rStyle w:val="PageNumber"/>
          </w:rPr>
        </w:pPr>
        <w:ins w:id="5" w:author="Joslyn Trowbridge" w:date="2022-11-23T17:16:00Z">
          <w:r>
            <w:rPr>
              <w:rStyle w:val="PageNumber"/>
            </w:rPr>
            <w:fldChar w:fldCharType="begin"/>
          </w:r>
          <w:r>
            <w:rPr>
              <w:rStyle w:val="PageNumber"/>
            </w:rPr>
            <w:instrText xml:space="preserve"> PAGE </w:instrText>
          </w:r>
        </w:ins>
        <w:r>
          <w:rPr>
            <w:rStyle w:val="PageNumber"/>
          </w:rPr>
          <w:fldChar w:fldCharType="separate"/>
        </w:r>
        <w:r>
          <w:rPr>
            <w:rStyle w:val="PageNumber"/>
            <w:noProof/>
          </w:rPr>
          <w:t>1</w:t>
        </w:r>
        <w:ins w:id="6" w:author="Joslyn Trowbridge" w:date="2022-11-23T17:16:00Z">
          <w:r>
            <w:rPr>
              <w:rStyle w:val="PageNumber"/>
            </w:rPr>
            <w:fldChar w:fldCharType="end"/>
          </w:r>
        </w:ins>
      </w:p>
      <w:customXmlInsRangeStart w:id="7" w:author="Joslyn Trowbridge" w:date="2022-11-23T17:16:00Z"/>
    </w:sdtContent>
  </w:sdt>
  <w:customXmlInsRangeEnd w:id="7"/>
  <w:p w14:paraId="0F2EBEB5" w14:textId="77777777" w:rsidR="00025FD1" w:rsidRDefault="00025FD1" w:rsidP="00D623B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2F2ACC" w14:textId="77777777" w:rsidR="00FD63D9" w:rsidRDefault="00FD63D9" w:rsidP="00206C94">
      <w:r>
        <w:separator/>
      </w:r>
    </w:p>
  </w:footnote>
  <w:footnote w:type="continuationSeparator" w:id="0">
    <w:p w14:paraId="542811D8" w14:textId="77777777" w:rsidR="00FD63D9" w:rsidRDefault="00FD63D9" w:rsidP="00206C94">
      <w:r>
        <w:continuationSeparator/>
      </w:r>
    </w:p>
  </w:footnote>
  <w:footnote w:id="1">
    <w:p w14:paraId="7608DFD0" w14:textId="40BA402B" w:rsidR="00206C94" w:rsidRPr="007E38E3" w:rsidDel="002367BA" w:rsidRDefault="00206C94" w:rsidP="007E38E3">
      <w:pPr>
        <w:jc w:val="both"/>
        <w:rPr>
          <w:del w:id="86" w:author="Simon Kiss" w:date="2023-07-26T10:11:00Z"/>
          <w:sz w:val="20"/>
          <w:szCs w:val="20"/>
        </w:rPr>
      </w:pPr>
      <w:del w:id="87" w:author="Simon Kiss" w:date="2023-07-26T10:11:00Z">
        <w:r w:rsidRPr="00E92412" w:rsidDel="002367BA">
          <w:rPr>
            <w:rStyle w:val="FootnoteReference"/>
          </w:rPr>
          <w:footnoteRef/>
        </w:r>
        <w:r w:rsidDel="002367BA">
          <w:delText xml:space="preserve"> </w:delText>
        </w:r>
        <w:r w:rsidR="007E38E3" w:rsidRPr="007E38E3" w:rsidDel="002367BA">
          <w:rPr>
            <w:sz w:val="20"/>
            <w:szCs w:val="20"/>
          </w:rPr>
          <w:delText xml:space="preserve">This is a particularly significant problem in toxicology. In the controversy associated with regulating BPA, those advocating prohibitions on the chemical, relied on publicly funded studies studying the effects of a small range of doses. Those opposed to strong prohibitions advocated for such relying on industry-funded studies with larger ranges of doses </w:delText>
        </w:r>
        <w:r w:rsidR="007E38E3" w:rsidRPr="007E38E3" w:rsidDel="002367BA">
          <w:rPr>
            <w:sz w:val="20"/>
            <w:szCs w:val="20"/>
          </w:rPr>
          <w:fldChar w:fldCharType="begin"/>
        </w:r>
        <w:r w:rsidR="00454EE1" w:rsidDel="002367BA">
          <w:rPr>
            <w:sz w:val="20"/>
            <w:szCs w:val="20"/>
          </w:rPr>
          <w:delInstrText xml:space="preserve"> ADDIN ZOTERO_ITEM CSL_CITATION {"citationID":"Z3u0lHY6","properties":{"formattedCitation":"(Kiss 2015)","plainCitation":"(Kiss 2015)","noteIndex":1},"citationItems":[{"id":1833,"uris":["http://zotero.org/users/4203446/items/SGLUD5GZ"],"itemData":{"id":1833,"type":"article-journal","container-title":"Canadian Journal of Political Science/ Revue de science politique canadienne","DOI":"10.1017/S0008423914001127","issue":"04","journalAbbreviation":"Canadian Journal of Political Science/ …","page":"1-25","title":"Where Did All The Baby Bottles Go? Risk Perception, Interest Groups, Media Coverage and Institutional Imperatives in Canada's Regulation of Bisphenol A","volume":"47","author":[{"family":"Kiss","given":"Simon"}],"issued":{"date-parts":[["2015"]]},"citation-key":"kissWhereDidAll2015a"}}],"schema":"https://github.com/citation-style-language/schema/raw/master/csl-citation.json"} </w:delInstrText>
        </w:r>
        <w:r w:rsidR="007E38E3" w:rsidRPr="007E38E3" w:rsidDel="002367BA">
          <w:rPr>
            <w:sz w:val="20"/>
            <w:szCs w:val="20"/>
          </w:rPr>
          <w:fldChar w:fldCharType="separate"/>
        </w:r>
        <w:r w:rsidR="007E38E3" w:rsidRPr="007E38E3" w:rsidDel="002367BA">
          <w:rPr>
            <w:noProof/>
            <w:sz w:val="20"/>
            <w:szCs w:val="20"/>
          </w:rPr>
          <w:delText>(Kiss 2015)</w:delText>
        </w:r>
        <w:r w:rsidR="007E38E3" w:rsidRPr="007E38E3" w:rsidDel="002367BA">
          <w:rPr>
            <w:sz w:val="20"/>
            <w:szCs w:val="20"/>
          </w:rPr>
          <w:fldChar w:fldCharType="end"/>
        </w:r>
        <w:r w:rsidR="007E38E3" w:rsidRPr="007E38E3" w:rsidDel="002367BA">
          <w:rPr>
            <w:sz w:val="20"/>
            <w:szCs w:val="20"/>
          </w:rPr>
          <w:delText xml:space="preserve">. </w:delText>
        </w:r>
      </w:del>
    </w:p>
  </w:footnote>
  <w:footnote w:id="2">
    <w:p w14:paraId="0CB67F2F" w14:textId="3C580E9D" w:rsidR="005E4434" w:rsidRDefault="005E4434">
      <w:pPr>
        <w:pStyle w:val="FootnoteText"/>
      </w:pPr>
      <w:ins w:id="152" w:author="Simon Kiss" w:date="2023-07-26T15:06:00Z">
        <w:r>
          <w:rPr>
            <w:rStyle w:val="FootnoteReference"/>
          </w:rPr>
          <w:footnoteRef/>
        </w:r>
        <w:r>
          <w:t xml:space="preserve"> 12 respondents of the final public health sample were students, a category of membership with the CPHA.</w:t>
        </w:r>
      </w:ins>
      <w:ins w:id="153" w:author="Simon Kiss" w:date="2023-09-18T11:31:00Z">
        <w:r w:rsidR="00614E24">
          <w:t xml:space="preserve"> They were excluded from the analysis. </w:t>
        </w:r>
      </w:ins>
    </w:p>
  </w:footnote>
  <w:footnote w:id="3">
    <w:p w14:paraId="77E4A3DF" w14:textId="6DF09927" w:rsidR="00D75628" w:rsidRDefault="00D75628">
      <w:pPr>
        <w:pStyle w:val="FootnoteText"/>
      </w:pPr>
      <w:ins w:id="248" w:author="Simon Kiss" w:date="2023-09-21T11:37:00Z">
        <w:r>
          <w:rPr>
            <w:rStyle w:val="FootnoteReference"/>
          </w:rPr>
          <w:footnoteRef/>
        </w:r>
        <w:r>
          <w:t xml:space="preserve"> Exact tables are in supplementary material.</w:t>
        </w:r>
      </w:ins>
    </w:p>
  </w:footnote>
  <w:footnote w:id="4">
    <w:p w14:paraId="421F8530" w14:textId="51AE7710" w:rsidR="001D0AFA" w:rsidDel="00D5461E" w:rsidRDefault="001D0AFA">
      <w:pPr>
        <w:pStyle w:val="FootnoteText"/>
        <w:rPr>
          <w:del w:id="454" w:author="Simon Kiss" w:date="2023-07-26T15:08:00Z"/>
        </w:rPr>
      </w:pPr>
      <w:del w:id="455" w:author="Simon Kiss" w:date="2023-07-26T15:08:00Z">
        <w:r w:rsidRPr="00E92412" w:rsidDel="00D5461E">
          <w:rPr>
            <w:rStyle w:val="FootnoteReference"/>
          </w:rPr>
          <w:footnoteRef/>
        </w:r>
        <w:r w:rsidDel="00D5461E">
          <w:delText xml:space="preserve"> The CPHA membership includes some students in public health programs; there were 12 students who responded. </w:delText>
        </w:r>
      </w:del>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01570"/>
    <w:multiLevelType w:val="hybridMultilevel"/>
    <w:tmpl w:val="563A6E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663439"/>
    <w:multiLevelType w:val="multilevel"/>
    <w:tmpl w:val="7B62E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EC30FE"/>
    <w:multiLevelType w:val="multilevel"/>
    <w:tmpl w:val="9FB8CE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A700C8D"/>
    <w:multiLevelType w:val="hybridMultilevel"/>
    <w:tmpl w:val="54687684"/>
    <w:lvl w:ilvl="0" w:tplc="9542A28C">
      <w:start w:val="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054EAC"/>
    <w:multiLevelType w:val="hybridMultilevel"/>
    <w:tmpl w:val="C556119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 w15:restartNumberingAfterBreak="0">
    <w:nsid w:val="756B48D4"/>
    <w:multiLevelType w:val="hybridMultilevel"/>
    <w:tmpl w:val="32787DDA"/>
    <w:lvl w:ilvl="0" w:tplc="7E422C2E">
      <w:start w:val="49"/>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95587468">
    <w:abstractNumId w:val="4"/>
  </w:num>
  <w:num w:numId="2" w16cid:durableId="1116828965">
    <w:abstractNumId w:val="5"/>
  </w:num>
  <w:num w:numId="3" w16cid:durableId="124348244">
    <w:abstractNumId w:val="2"/>
  </w:num>
  <w:num w:numId="4" w16cid:durableId="134379099">
    <w:abstractNumId w:val="1"/>
  </w:num>
  <w:num w:numId="5" w16cid:durableId="869757187">
    <w:abstractNumId w:val="3"/>
  </w:num>
  <w:num w:numId="6" w16cid:durableId="204336346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Kiss">
    <w15:presenceInfo w15:providerId="AD" w15:userId="S::skiss@wlu.ca::b180e695-ff51-4278-b09e-25c131ac97f8"/>
  </w15:person>
  <w15:person w15:author="Joslyn Trowbridge">
    <w15:presenceInfo w15:providerId="AD" w15:userId="S::joslyn.trowbridge@mail.utoronto.ca::c66f96f7-e150-42d7-b85f-9264a3e9acee"/>
  </w15:person>
  <w15:person w15:author="Patrick Fafard">
    <w15:presenceInfo w15:providerId="AD" w15:userId="S::pfafard@uottawa.ca::a399674a-e821-4acd-99d0-9b4b5074d6e6"/>
  </w15:person>
  <w15:person w15:author="EL">
    <w15:presenceInfo w15:providerId="None" w15:userId="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222"/>
    <w:rsid w:val="0000108B"/>
    <w:rsid w:val="0000417C"/>
    <w:rsid w:val="00012A5B"/>
    <w:rsid w:val="00015B24"/>
    <w:rsid w:val="00016CF6"/>
    <w:rsid w:val="00022B8B"/>
    <w:rsid w:val="00025FD1"/>
    <w:rsid w:val="00026872"/>
    <w:rsid w:val="000324CB"/>
    <w:rsid w:val="00032EB2"/>
    <w:rsid w:val="00034645"/>
    <w:rsid w:val="00034D0C"/>
    <w:rsid w:val="00036393"/>
    <w:rsid w:val="00037BB4"/>
    <w:rsid w:val="00054A89"/>
    <w:rsid w:val="00060125"/>
    <w:rsid w:val="00062ADB"/>
    <w:rsid w:val="00063D5F"/>
    <w:rsid w:val="00064B89"/>
    <w:rsid w:val="00070A95"/>
    <w:rsid w:val="00070B32"/>
    <w:rsid w:val="0007175D"/>
    <w:rsid w:val="0007251E"/>
    <w:rsid w:val="000727AD"/>
    <w:rsid w:val="00080C53"/>
    <w:rsid w:val="00081074"/>
    <w:rsid w:val="00081B89"/>
    <w:rsid w:val="00085D07"/>
    <w:rsid w:val="00090074"/>
    <w:rsid w:val="00093CAA"/>
    <w:rsid w:val="000956EA"/>
    <w:rsid w:val="0009668D"/>
    <w:rsid w:val="000A010F"/>
    <w:rsid w:val="000A5092"/>
    <w:rsid w:val="000A5777"/>
    <w:rsid w:val="000A6A10"/>
    <w:rsid w:val="000A7537"/>
    <w:rsid w:val="000B02CF"/>
    <w:rsid w:val="000B2563"/>
    <w:rsid w:val="000C0879"/>
    <w:rsid w:val="000C79C3"/>
    <w:rsid w:val="000D2B6F"/>
    <w:rsid w:val="000D2C2E"/>
    <w:rsid w:val="000E7D44"/>
    <w:rsid w:val="000F0681"/>
    <w:rsid w:val="000F142B"/>
    <w:rsid w:val="000F4B13"/>
    <w:rsid w:val="000F644F"/>
    <w:rsid w:val="000F745A"/>
    <w:rsid w:val="0010188A"/>
    <w:rsid w:val="00104F2E"/>
    <w:rsid w:val="001135EC"/>
    <w:rsid w:val="00114705"/>
    <w:rsid w:val="00116AB9"/>
    <w:rsid w:val="00120552"/>
    <w:rsid w:val="00125E44"/>
    <w:rsid w:val="00133262"/>
    <w:rsid w:val="00134386"/>
    <w:rsid w:val="00135CF2"/>
    <w:rsid w:val="00136577"/>
    <w:rsid w:val="00141B0F"/>
    <w:rsid w:val="00145960"/>
    <w:rsid w:val="00146F4C"/>
    <w:rsid w:val="00162B71"/>
    <w:rsid w:val="0017007A"/>
    <w:rsid w:val="0017543B"/>
    <w:rsid w:val="001764A5"/>
    <w:rsid w:val="001773EC"/>
    <w:rsid w:val="00181050"/>
    <w:rsid w:val="001A48FA"/>
    <w:rsid w:val="001A7A4D"/>
    <w:rsid w:val="001B38B5"/>
    <w:rsid w:val="001B4B24"/>
    <w:rsid w:val="001B5DF0"/>
    <w:rsid w:val="001B6969"/>
    <w:rsid w:val="001C0D66"/>
    <w:rsid w:val="001C25AB"/>
    <w:rsid w:val="001C4344"/>
    <w:rsid w:val="001C7228"/>
    <w:rsid w:val="001D0783"/>
    <w:rsid w:val="001D0AFA"/>
    <w:rsid w:val="001E659D"/>
    <w:rsid w:val="001F5A5D"/>
    <w:rsid w:val="001F7994"/>
    <w:rsid w:val="00200923"/>
    <w:rsid w:val="002011AF"/>
    <w:rsid w:val="00202641"/>
    <w:rsid w:val="00204DB2"/>
    <w:rsid w:val="00205CC3"/>
    <w:rsid w:val="002068F0"/>
    <w:rsid w:val="00206C94"/>
    <w:rsid w:val="00206DB8"/>
    <w:rsid w:val="0021091F"/>
    <w:rsid w:val="0021347D"/>
    <w:rsid w:val="00216A62"/>
    <w:rsid w:val="00226A90"/>
    <w:rsid w:val="00227869"/>
    <w:rsid w:val="0023263B"/>
    <w:rsid w:val="002367BA"/>
    <w:rsid w:val="00242A54"/>
    <w:rsid w:val="00244DA4"/>
    <w:rsid w:val="00245392"/>
    <w:rsid w:val="002466E1"/>
    <w:rsid w:val="00251679"/>
    <w:rsid w:val="00251B4A"/>
    <w:rsid w:val="0025351B"/>
    <w:rsid w:val="00261ACF"/>
    <w:rsid w:val="0026201C"/>
    <w:rsid w:val="002643F4"/>
    <w:rsid w:val="002662B9"/>
    <w:rsid w:val="0026671F"/>
    <w:rsid w:val="00266CE1"/>
    <w:rsid w:val="002679E3"/>
    <w:rsid w:val="0027081E"/>
    <w:rsid w:val="00270955"/>
    <w:rsid w:val="00270959"/>
    <w:rsid w:val="00270C76"/>
    <w:rsid w:val="00275B33"/>
    <w:rsid w:val="00282E58"/>
    <w:rsid w:val="00285A68"/>
    <w:rsid w:val="002930EC"/>
    <w:rsid w:val="00293A78"/>
    <w:rsid w:val="00296FBE"/>
    <w:rsid w:val="002C13FF"/>
    <w:rsid w:val="002C299B"/>
    <w:rsid w:val="002C5864"/>
    <w:rsid w:val="002C5AA5"/>
    <w:rsid w:val="002C70CD"/>
    <w:rsid w:val="002D061B"/>
    <w:rsid w:val="002D084C"/>
    <w:rsid w:val="002D2526"/>
    <w:rsid w:val="002E2F15"/>
    <w:rsid w:val="002E6C3E"/>
    <w:rsid w:val="002F455C"/>
    <w:rsid w:val="00302261"/>
    <w:rsid w:val="00303BDA"/>
    <w:rsid w:val="00303D95"/>
    <w:rsid w:val="00303DB7"/>
    <w:rsid w:val="00310132"/>
    <w:rsid w:val="00311548"/>
    <w:rsid w:val="0033027D"/>
    <w:rsid w:val="003333A4"/>
    <w:rsid w:val="00333E1B"/>
    <w:rsid w:val="00341BBE"/>
    <w:rsid w:val="003446E2"/>
    <w:rsid w:val="00347FBF"/>
    <w:rsid w:val="0035186F"/>
    <w:rsid w:val="00353D0F"/>
    <w:rsid w:val="00353E88"/>
    <w:rsid w:val="003623A7"/>
    <w:rsid w:val="0036379A"/>
    <w:rsid w:val="00366C76"/>
    <w:rsid w:val="00373147"/>
    <w:rsid w:val="0037566B"/>
    <w:rsid w:val="0038473A"/>
    <w:rsid w:val="00387ED5"/>
    <w:rsid w:val="00393D92"/>
    <w:rsid w:val="00397AE2"/>
    <w:rsid w:val="003A0CCB"/>
    <w:rsid w:val="003A1533"/>
    <w:rsid w:val="003A172C"/>
    <w:rsid w:val="003A1A12"/>
    <w:rsid w:val="003A2C8F"/>
    <w:rsid w:val="003A4823"/>
    <w:rsid w:val="003A4915"/>
    <w:rsid w:val="003B0F9E"/>
    <w:rsid w:val="003B28E0"/>
    <w:rsid w:val="003B4FD7"/>
    <w:rsid w:val="003B6E45"/>
    <w:rsid w:val="003C0A64"/>
    <w:rsid w:val="003C3F7F"/>
    <w:rsid w:val="003C6003"/>
    <w:rsid w:val="003D0A07"/>
    <w:rsid w:val="003D21E1"/>
    <w:rsid w:val="003D44BA"/>
    <w:rsid w:val="003D4EA6"/>
    <w:rsid w:val="003E3E9D"/>
    <w:rsid w:val="003E4A22"/>
    <w:rsid w:val="003F1D8C"/>
    <w:rsid w:val="003F4F9A"/>
    <w:rsid w:val="003F5A1A"/>
    <w:rsid w:val="003F5F33"/>
    <w:rsid w:val="00403B50"/>
    <w:rsid w:val="00404A35"/>
    <w:rsid w:val="004058D6"/>
    <w:rsid w:val="00406B04"/>
    <w:rsid w:val="0040744F"/>
    <w:rsid w:val="00407EAC"/>
    <w:rsid w:val="0041023E"/>
    <w:rsid w:val="004105E6"/>
    <w:rsid w:val="00410DF3"/>
    <w:rsid w:val="004110FD"/>
    <w:rsid w:val="00411EAD"/>
    <w:rsid w:val="00420980"/>
    <w:rsid w:val="00421542"/>
    <w:rsid w:val="00421C8A"/>
    <w:rsid w:val="00425500"/>
    <w:rsid w:val="00425FEA"/>
    <w:rsid w:val="00426082"/>
    <w:rsid w:val="00426465"/>
    <w:rsid w:val="00427AE5"/>
    <w:rsid w:val="00427BA7"/>
    <w:rsid w:val="004324A7"/>
    <w:rsid w:val="00440E05"/>
    <w:rsid w:val="004422C1"/>
    <w:rsid w:val="00442333"/>
    <w:rsid w:val="0045076E"/>
    <w:rsid w:val="00450B4D"/>
    <w:rsid w:val="00454EE1"/>
    <w:rsid w:val="004605FB"/>
    <w:rsid w:val="00464F38"/>
    <w:rsid w:val="00466DF4"/>
    <w:rsid w:val="00467C5C"/>
    <w:rsid w:val="0047364A"/>
    <w:rsid w:val="00482C00"/>
    <w:rsid w:val="00483B47"/>
    <w:rsid w:val="00484857"/>
    <w:rsid w:val="00486617"/>
    <w:rsid w:val="00487245"/>
    <w:rsid w:val="00490667"/>
    <w:rsid w:val="00492417"/>
    <w:rsid w:val="00497B40"/>
    <w:rsid w:val="004A45CB"/>
    <w:rsid w:val="004A5855"/>
    <w:rsid w:val="004B05D0"/>
    <w:rsid w:val="004B10EC"/>
    <w:rsid w:val="004B163E"/>
    <w:rsid w:val="004B32EA"/>
    <w:rsid w:val="004B6443"/>
    <w:rsid w:val="004C1617"/>
    <w:rsid w:val="004C6E42"/>
    <w:rsid w:val="004D17DB"/>
    <w:rsid w:val="004D211D"/>
    <w:rsid w:val="004D3A73"/>
    <w:rsid w:val="004E1487"/>
    <w:rsid w:val="004E2BD4"/>
    <w:rsid w:val="004E559D"/>
    <w:rsid w:val="004F1F32"/>
    <w:rsid w:val="004F28D5"/>
    <w:rsid w:val="004F2ADC"/>
    <w:rsid w:val="004F56AF"/>
    <w:rsid w:val="00502727"/>
    <w:rsid w:val="00505825"/>
    <w:rsid w:val="00511FE1"/>
    <w:rsid w:val="0051322C"/>
    <w:rsid w:val="00513F0F"/>
    <w:rsid w:val="0051409D"/>
    <w:rsid w:val="00514E08"/>
    <w:rsid w:val="0051594E"/>
    <w:rsid w:val="00522D1C"/>
    <w:rsid w:val="00525583"/>
    <w:rsid w:val="00527929"/>
    <w:rsid w:val="005367C1"/>
    <w:rsid w:val="00536D78"/>
    <w:rsid w:val="0054541A"/>
    <w:rsid w:val="00545DC0"/>
    <w:rsid w:val="005461CB"/>
    <w:rsid w:val="00554240"/>
    <w:rsid w:val="00554F5B"/>
    <w:rsid w:val="0055631A"/>
    <w:rsid w:val="00556E40"/>
    <w:rsid w:val="0056088C"/>
    <w:rsid w:val="005624BC"/>
    <w:rsid w:val="00571A04"/>
    <w:rsid w:val="00575E87"/>
    <w:rsid w:val="005822CF"/>
    <w:rsid w:val="00585CE9"/>
    <w:rsid w:val="00586C08"/>
    <w:rsid w:val="00586D94"/>
    <w:rsid w:val="0058764D"/>
    <w:rsid w:val="005913E6"/>
    <w:rsid w:val="005948B9"/>
    <w:rsid w:val="005A5066"/>
    <w:rsid w:val="005A5FE3"/>
    <w:rsid w:val="005A6172"/>
    <w:rsid w:val="005A7EB0"/>
    <w:rsid w:val="005A7F7A"/>
    <w:rsid w:val="005B4737"/>
    <w:rsid w:val="005B4D25"/>
    <w:rsid w:val="005B4F84"/>
    <w:rsid w:val="005B5540"/>
    <w:rsid w:val="005B5FCE"/>
    <w:rsid w:val="005C2633"/>
    <w:rsid w:val="005C3139"/>
    <w:rsid w:val="005C482D"/>
    <w:rsid w:val="005C4E8A"/>
    <w:rsid w:val="005C7DC2"/>
    <w:rsid w:val="005D1EA9"/>
    <w:rsid w:val="005D377D"/>
    <w:rsid w:val="005D42BA"/>
    <w:rsid w:val="005E19C5"/>
    <w:rsid w:val="005E2412"/>
    <w:rsid w:val="005E4434"/>
    <w:rsid w:val="005F2ADA"/>
    <w:rsid w:val="005F3A8E"/>
    <w:rsid w:val="006005FA"/>
    <w:rsid w:val="00600D92"/>
    <w:rsid w:val="00602995"/>
    <w:rsid w:val="00607532"/>
    <w:rsid w:val="006104E8"/>
    <w:rsid w:val="006132C6"/>
    <w:rsid w:val="00613562"/>
    <w:rsid w:val="00614E24"/>
    <w:rsid w:val="0062490A"/>
    <w:rsid w:val="006253DC"/>
    <w:rsid w:val="00627505"/>
    <w:rsid w:val="00630B07"/>
    <w:rsid w:val="00630B54"/>
    <w:rsid w:val="00630C40"/>
    <w:rsid w:val="00631096"/>
    <w:rsid w:val="0063460E"/>
    <w:rsid w:val="00635CAD"/>
    <w:rsid w:val="00642937"/>
    <w:rsid w:val="0064294B"/>
    <w:rsid w:val="00646AEE"/>
    <w:rsid w:val="00647535"/>
    <w:rsid w:val="00652A61"/>
    <w:rsid w:val="00657E2F"/>
    <w:rsid w:val="00660897"/>
    <w:rsid w:val="0066201E"/>
    <w:rsid w:val="00663ACF"/>
    <w:rsid w:val="006663F8"/>
    <w:rsid w:val="006704EA"/>
    <w:rsid w:val="006725E3"/>
    <w:rsid w:val="00673B23"/>
    <w:rsid w:val="0068238E"/>
    <w:rsid w:val="00683BD4"/>
    <w:rsid w:val="006852F6"/>
    <w:rsid w:val="00685F21"/>
    <w:rsid w:val="006875A4"/>
    <w:rsid w:val="00687F98"/>
    <w:rsid w:val="006A0488"/>
    <w:rsid w:val="006A4D75"/>
    <w:rsid w:val="006A6830"/>
    <w:rsid w:val="006B20F2"/>
    <w:rsid w:val="006B28E1"/>
    <w:rsid w:val="006B347C"/>
    <w:rsid w:val="006B70D1"/>
    <w:rsid w:val="006C15E5"/>
    <w:rsid w:val="006C2AB4"/>
    <w:rsid w:val="006C3E8C"/>
    <w:rsid w:val="006C44B8"/>
    <w:rsid w:val="006C6309"/>
    <w:rsid w:val="006D0090"/>
    <w:rsid w:val="006D2A58"/>
    <w:rsid w:val="006D4A49"/>
    <w:rsid w:val="006D5976"/>
    <w:rsid w:val="006D7F8B"/>
    <w:rsid w:val="006E0C34"/>
    <w:rsid w:val="0070078B"/>
    <w:rsid w:val="007018A1"/>
    <w:rsid w:val="007071A0"/>
    <w:rsid w:val="00710CA8"/>
    <w:rsid w:val="007200EB"/>
    <w:rsid w:val="00720CBC"/>
    <w:rsid w:val="00721782"/>
    <w:rsid w:val="007226A3"/>
    <w:rsid w:val="00732217"/>
    <w:rsid w:val="007347EC"/>
    <w:rsid w:val="0074116E"/>
    <w:rsid w:val="00744374"/>
    <w:rsid w:val="007503E1"/>
    <w:rsid w:val="00757741"/>
    <w:rsid w:val="0076140D"/>
    <w:rsid w:val="00762188"/>
    <w:rsid w:val="00765D21"/>
    <w:rsid w:val="00773B40"/>
    <w:rsid w:val="00782B13"/>
    <w:rsid w:val="0078481F"/>
    <w:rsid w:val="00784DC0"/>
    <w:rsid w:val="007851A7"/>
    <w:rsid w:val="007950EF"/>
    <w:rsid w:val="007A2B5C"/>
    <w:rsid w:val="007A2D89"/>
    <w:rsid w:val="007A3261"/>
    <w:rsid w:val="007B1E84"/>
    <w:rsid w:val="007B25EA"/>
    <w:rsid w:val="007B505C"/>
    <w:rsid w:val="007B6498"/>
    <w:rsid w:val="007B7480"/>
    <w:rsid w:val="007C054E"/>
    <w:rsid w:val="007C1968"/>
    <w:rsid w:val="007C58BD"/>
    <w:rsid w:val="007C7D61"/>
    <w:rsid w:val="007D1CB3"/>
    <w:rsid w:val="007D1F20"/>
    <w:rsid w:val="007D39A4"/>
    <w:rsid w:val="007D474F"/>
    <w:rsid w:val="007E0D52"/>
    <w:rsid w:val="007E33B1"/>
    <w:rsid w:val="007E38E3"/>
    <w:rsid w:val="007F2343"/>
    <w:rsid w:val="00800A0F"/>
    <w:rsid w:val="00800CE1"/>
    <w:rsid w:val="008024DA"/>
    <w:rsid w:val="00802C16"/>
    <w:rsid w:val="008032EF"/>
    <w:rsid w:val="008055E6"/>
    <w:rsid w:val="008066C9"/>
    <w:rsid w:val="008072B7"/>
    <w:rsid w:val="00811C32"/>
    <w:rsid w:val="00812641"/>
    <w:rsid w:val="0081497C"/>
    <w:rsid w:val="00822B40"/>
    <w:rsid w:val="00825084"/>
    <w:rsid w:val="008301FC"/>
    <w:rsid w:val="00832766"/>
    <w:rsid w:val="00836302"/>
    <w:rsid w:val="008364C0"/>
    <w:rsid w:val="008403E0"/>
    <w:rsid w:val="00842E12"/>
    <w:rsid w:val="00846CAE"/>
    <w:rsid w:val="008502E5"/>
    <w:rsid w:val="00851F86"/>
    <w:rsid w:val="00855156"/>
    <w:rsid w:val="0085720D"/>
    <w:rsid w:val="00864152"/>
    <w:rsid w:val="00875870"/>
    <w:rsid w:val="00892096"/>
    <w:rsid w:val="008922C8"/>
    <w:rsid w:val="0089533F"/>
    <w:rsid w:val="00895633"/>
    <w:rsid w:val="00895689"/>
    <w:rsid w:val="008975AC"/>
    <w:rsid w:val="008A3075"/>
    <w:rsid w:val="008B5DFA"/>
    <w:rsid w:val="008C3EBE"/>
    <w:rsid w:val="008C54D4"/>
    <w:rsid w:val="008D071C"/>
    <w:rsid w:val="008D0BB6"/>
    <w:rsid w:val="008D43C0"/>
    <w:rsid w:val="008D59E7"/>
    <w:rsid w:val="008E3249"/>
    <w:rsid w:val="008E6999"/>
    <w:rsid w:val="008E7716"/>
    <w:rsid w:val="008E796D"/>
    <w:rsid w:val="008F1D44"/>
    <w:rsid w:val="008F63D0"/>
    <w:rsid w:val="00913132"/>
    <w:rsid w:val="0091355C"/>
    <w:rsid w:val="00914E94"/>
    <w:rsid w:val="0092390E"/>
    <w:rsid w:val="00924852"/>
    <w:rsid w:val="00927C8A"/>
    <w:rsid w:val="00930615"/>
    <w:rsid w:val="00937444"/>
    <w:rsid w:val="00941E85"/>
    <w:rsid w:val="009439EE"/>
    <w:rsid w:val="00944622"/>
    <w:rsid w:val="00947B78"/>
    <w:rsid w:val="00950181"/>
    <w:rsid w:val="00952218"/>
    <w:rsid w:val="00953759"/>
    <w:rsid w:val="0096458F"/>
    <w:rsid w:val="009707D4"/>
    <w:rsid w:val="009711FF"/>
    <w:rsid w:val="00974C30"/>
    <w:rsid w:val="00977E87"/>
    <w:rsid w:val="009810B5"/>
    <w:rsid w:val="0098235B"/>
    <w:rsid w:val="009826E9"/>
    <w:rsid w:val="00983923"/>
    <w:rsid w:val="00986A96"/>
    <w:rsid w:val="0099247C"/>
    <w:rsid w:val="00992FA7"/>
    <w:rsid w:val="009A075E"/>
    <w:rsid w:val="009A188C"/>
    <w:rsid w:val="009A2738"/>
    <w:rsid w:val="009A2AD7"/>
    <w:rsid w:val="009A4E7C"/>
    <w:rsid w:val="009A670F"/>
    <w:rsid w:val="009B3139"/>
    <w:rsid w:val="009B45B2"/>
    <w:rsid w:val="009C0CE7"/>
    <w:rsid w:val="009D35A4"/>
    <w:rsid w:val="009E23D3"/>
    <w:rsid w:val="009E789D"/>
    <w:rsid w:val="009F272E"/>
    <w:rsid w:val="00A12817"/>
    <w:rsid w:val="00A12845"/>
    <w:rsid w:val="00A14281"/>
    <w:rsid w:val="00A148E7"/>
    <w:rsid w:val="00A14FE2"/>
    <w:rsid w:val="00A17DE9"/>
    <w:rsid w:val="00A20EF6"/>
    <w:rsid w:val="00A23953"/>
    <w:rsid w:val="00A263DF"/>
    <w:rsid w:val="00A27226"/>
    <w:rsid w:val="00A27233"/>
    <w:rsid w:val="00A347B9"/>
    <w:rsid w:val="00A374B7"/>
    <w:rsid w:val="00A503B6"/>
    <w:rsid w:val="00A50EF2"/>
    <w:rsid w:val="00A548A4"/>
    <w:rsid w:val="00A55B97"/>
    <w:rsid w:val="00A567DF"/>
    <w:rsid w:val="00A62217"/>
    <w:rsid w:val="00A65256"/>
    <w:rsid w:val="00A70724"/>
    <w:rsid w:val="00A71164"/>
    <w:rsid w:val="00A815AC"/>
    <w:rsid w:val="00A81CAE"/>
    <w:rsid w:val="00A8501C"/>
    <w:rsid w:val="00A87BCE"/>
    <w:rsid w:val="00A91222"/>
    <w:rsid w:val="00A959C5"/>
    <w:rsid w:val="00A97BDA"/>
    <w:rsid w:val="00AA1AD1"/>
    <w:rsid w:val="00AA3B08"/>
    <w:rsid w:val="00AA56BB"/>
    <w:rsid w:val="00AA6B76"/>
    <w:rsid w:val="00AA7896"/>
    <w:rsid w:val="00AB260E"/>
    <w:rsid w:val="00AB2D7E"/>
    <w:rsid w:val="00AB2DD8"/>
    <w:rsid w:val="00AB40CB"/>
    <w:rsid w:val="00AC008B"/>
    <w:rsid w:val="00AC177A"/>
    <w:rsid w:val="00AC3328"/>
    <w:rsid w:val="00AC3E71"/>
    <w:rsid w:val="00AC405A"/>
    <w:rsid w:val="00AC51F5"/>
    <w:rsid w:val="00AD695B"/>
    <w:rsid w:val="00AD7318"/>
    <w:rsid w:val="00AD7AF1"/>
    <w:rsid w:val="00AE0652"/>
    <w:rsid w:val="00AF02F4"/>
    <w:rsid w:val="00AF0850"/>
    <w:rsid w:val="00AF2791"/>
    <w:rsid w:val="00AF2874"/>
    <w:rsid w:val="00AF3EC0"/>
    <w:rsid w:val="00AF556E"/>
    <w:rsid w:val="00AF5C79"/>
    <w:rsid w:val="00AF63E2"/>
    <w:rsid w:val="00AF6FE2"/>
    <w:rsid w:val="00AF7D23"/>
    <w:rsid w:val="00B003EB"/>
    <w:rsid w:val="00B01F98"/>
    <w:rsid w:val="00B0315B"/>
    <w:rsid w:val="00B035A9"/>
    <w:rsid w:val="00B0707D"/>
    <w:rsid w:val="00B11F0B"/>
    <w:rsid w:val="00B12F4B"/>
    <w:rsid w:val="00B16443"/>
    <w:rsid w:val="00B16C37"/>
    <w:rsid w:val="00B16F7C"/>
    <w:rsid w:val="00B173A8"/>
    <w:rsid w:val="00B2350D"/>
    <w:rsid w:val="00B24C04"/>
    <w:rsid w:val="00B26205"/>
    <w:rsid w:val="00B30D83"/>
    <w:rsid w:val="00B32709"/>
    <w:rsid w:val="00B32768"/>
    <w:rsid w:val="00B33BD8"/>
    <w:rsid w:val="00B3402B"/>
    <w:rsid w:val="00B35A1F"/>
    <w:rsid w:val="00B35A27"/>
    <w:rsid w:val="00B37AC2"/>
    <w:rsid w:val="00B41F8B"/>
    <w:rsid w:val="00B423B8"/>
    <w:rsid w:val="00B43854"/>
    <w:rsid w:val="00B44BE5"/>
    <w:rsid w:val="00B44C05"/>
    <w:rsid w:val="00B5071C"/>
    <w:rsid w:val="00B50FC0"/>
    <w:rsid w:val="00B54204"/>
    <w:rsid w:val="00B546A2"/>
    <w:rsid w:val="00B54A8A"/>
    <w:rsid w:val="00B57EA3"/>
    <w:rsid w:val="00B64270"/>
    <w:rsid w:val="00B648F2"/>
    <w:rsid w:val="00B66802"/>
    <w:rsid w:val="00B66C76"/>
    <w:rsid w:val="00B67C7F"/>
    <w:rsid w:val="00B717A8"/>
    <w:rsid w:val="00B74E3B"/>
    <w:rsid w:val="00B806B2"/>
    <w:rsid w:val="00B82D8E"/>
    <w:rsid w:val="00B8652F"/>
    <w:rsid w:val="00B86EC5"/>
    <w:rsid w:val="00B8749C"/>
    <w:rsid w:val="00B927FA"/>
    <w:rsid w:val="00B93293"/>
    <w:rsid w:val="00B939B2"/>
    <w:rsid w:val="00BA2670"/>
    <w:rsid w:val="00BA2D30"/>
    <w:rsid w:val="00BA2EBE"/>
    <w:rsid w:val="00BA3CAD"/>
    <w:rsid w:val="00BA4CC5"/>
    <w:rsid w:val="00BB0368"/>
    <w:rsid w:val="00BB418A"/>
    <w:rsid w:val="00BB50CA"/>
    <w:rsid w:val="00BB6CAF"/>
    <w:rsid w:val="00BC1291"/>
    <w:rsid w:val="00BC2476"/>
    <w:rsid w:val="00BC3F46"/>
    <w:rsid w:val="00BC41BB"/>
    <w:rsid w:val="00BD033B"/>
    <w:rsid w:val="00BD7F9C"/>
    <w:rsid w:val="00BE2DD9"/>
    <w:rsid w:val="00BE4A83"/>
    <w:rsid w:val="00BE77FE"/>
    <w:rsid w:val="00BF0CD7"/>
    <w:rsid w:val="00BF3A5D"/>
    <w:rsid w:val="00BF7411"/>
    <w:rsid w:val="00C00963"/>
    <w:rsid w:val="00C01202"/>
    <w:rsid w:val="00C023C2"/>
    <w:rsid w:val="00C064DA"/>
    <w:rsid w:val="00C077B1"/>
    <w:rsid w:val="00C15690"/>
    <w:rsid w:val="00C206A5"/>
    <w:rsid w:val="00C20B38"/>
    <w:rsid w:val="00C20C5E"/>
    <w:rsid w:val="00C27790"/>
    <w:rsid w:val="00C31C94"/>
    <w:rsid w:val="00C3297E"/>
    <w:rsid w:val="00C330CB"/>
    <w:rsid w:val="00C36F78"/>
    <w:rsid w:val="00C3719B"/>
    <w:rsid w:val="00C41A0E"/>
    <w:rsid w:val="00C42EDA"/>
    <w:rsid w:val="00C43C61"/>
    <w:rsid w:val="00C5028E"/>
    <w:rsid w:val="00C52136"/>
    <w:rsid w:val="00C5613D"/>
    <w:rsid w:val="00C56387"/>
    <w:rsid w:val="00C602D6"/>
    <w:rsid w:val="00C63D43"/>
    <w:rsid w:val="00C645CA"/>
    <w:rsid w:val="00C66338"/>
    <w:rsid w:val="00C718C4"/>
    <w:rsid w:val="00C71ED3"/>
    <w:rsid w:val="00C74A7E"/>
    <w:rsid w:val="00C75573"/>
    <w:rsid w:val="00C76A6E"/>
    <w:rsid w:val="00C76F8E"/>
    <w:rsid w:val="00C775E7"/>
    <w:rsid w:val="00C7769C"/>
    <w:rsid w:val="00C8063C"/>
    <w:rsid w:val="00C8342D"/>
    <w:rsid w:val="00C855C1"/>
    <w:rsid w:val="00C90270"/>
    <w:rsid w:val="00C910AF"/>
    <w:rsid w:val="00C94408"/>
    <w:rsid w:val="00C97607"/>
    <w:rsid w:val="00CA51B9"/>
    <w:rsid w:val="00CA717E"/>
    <w:rsid w:val="00CB03E1"/>
    <w:rsid w:val="00CB0A9A"/>
    <w:rsid w:val="00CB2217"/>
    <w:rsid w:val="00CB57BD"/>
    <w:rsid w:val="00CB6D3C"/>
    <w:rsid w:val="00CC0183"/>
    <w:rsid w:val="00CC40BF"/>
    <w:rsid w:val="00CD1F88"/>
    <w:rsid w:val="00CD670D"/>
    <w:rsid w:val="00CD75B7"/>
    <w:rsid w:val="00CE16B1"/>
    <w:rsid w:val="00CF09E3"/>
    <w:rsid w:val="00CF624A"/>
    <w:rsid w:val="00D04AC9"/>
    <w:rsid w:val="00D05766"/>
    <w:rsid w:val="00D156AB"/>
    <w:rsid w:val="00D20233"/>
    <w:rsid w:val="00D20DD0"/>
    <w:rsid w:val="00D216D8"/>
    <w:rsid w:val="00D2574F"/>
    <w:rsid w:val="00D26F5B"/>
    <w:rsid w:val="00D3221F"/>
    <w:rsid w:val="00D324EE"/>
    <w:rsid w:val="00D373AA"/>
    <w:rsid w:val="00D379DD"/>
    <w:rsid w:val="00D40E91"/>
    <w:rsid w:val="00D4141F"/>
    <w:rsid w:val="00D504EE"/>
    <w:rsid w:val="00D520D3"/>
    <w:rsid w:val="00D52BF1"/>
    <w:rsid w:val="00D5461E"/>
    <w:rsid w:val="00D575E2"/>
    <w:rsid w:val="00D603EC"/>
    <w:rsid w:val="00D623BA"/>
    <w:rsid w:val="00D653BC"/>
    <w:rsid w:val="00D70739"/>
    <w:rsid w:val="00D711D8"/>
    <w:rsid w:val="00D7310C"/>
    <w:rsid w:val="00D7320E"/>
    <w:rsid w:val="00D75628"/>
    <w:rsid w:val="00D77413"/>
    <w:rsid w:val="00D80EB4"/>
    <w:rsid w:val="00D83963"/>
    <w:rsid w:val="00D8435D"/>
    <w:rsid w:val="00D86149"/>
    <w:rsid w:val="00D91236"/>
    <w:rsid w:val="00D9592E"/>
    <w:rsid w:val="00D9679A"/>
    <w:rsid w:val="00DA03DB"/>
    <w:rsid w:val="00DB4547"/>
    <w:rsid w:val="00DB553A"/>
    <w:rsid w:val="00DB691A"/>
    <w:rsid w:val="00DB7BD9"/>
    <w:rsid w:val="00DC0509"/>
    <w:rsid w:val="00DD0908"/>
    <w:rsid w:val="00DD09E3"/>
    <w:rsid w:val="00DD4059"/>
    <w:rsid w:val="00DD4953"/>
    <w:rsid w:val="00DD64E7"/>
    <w:rsid w:val="00DD6935"/>
    <w:rsid w:val="00DD7506"/>
    <w:rsid w:val="00DE60A8"/>
    <w:rsid w:val="00DE6DA6"/>
    <w:rsid w:val="00DF5C0B"/>
    <w:rsid w:val="00E00A98"/>
    <w:rsid w:val="00E0128F"/>
    <w:rsid w:val="00E023D9"/>
    <w:rsid w:val="00E054BB"/>
    <w:rsid w:val="00E06D94"/>
    <w:rsid w:val="00E122E5"/>
    <w:rsid w:val="00E13D77"/>
    <w:rsid w:val="00E13DA0"/>
    <w:rsid w:val="00E2575B"/>
    <w:rsid w:val="00E402BE"/>
    <w:rsid w:val="00E410BC"/>
    <w:rsid w:val="00E45A71"/>
    <w:rsid w:val="00E475CA"/>
    <w:rsid w:val="00E504A3"/>
    <w:rsid w:val="00E50858"/>
    <w:rsid w:val="00E51C23"/>
    <w:rsid w:val="00E525C0"/>
    <w:rsid w:val="00E56550"/>
    <w:rsid w:val="00E56575"/>
    <w:rsid w:val="00E56C88"/>
    <w:rsid w:val="00E60701"/>
    <w:rsid w:val="00E61E7C"/>
    <w:rsid w:val="00E65C83"/>
    <w:rsid w:val="00E73A7D"/>
    <w:rsid w:val="00E776AB"/>
    <w:rsid w:val="00E813EF"/>
    <w:rsid w:val="00E8311A"/>
    <w:rsid w:val="00E863AC"/>
    <w:rsid w:val="00E92412"/>
    <w:rsid w:val="00E93668"/>
    <w:rsid w:val="00E956CC"/>
    <w:rsid w:val="00EA0E4C"/>
    <w:rsid w:val="00EA0F88"/>
    <w:rsid w:val="00EA10E4"/>
    <w:rsid w:val="00EA2F75"/>
    <w:rsid w:val="00EB331C"/>
    <w:rsid w:val="00EC79E3"/>
    <w:rsid w:val="00ED03FC"/>
    <w:rsid w:val="00ED2C32"/>
    <w:rsid w:val="00ED398E"/>
    <w:rsid w:val="00ED49BD"/>
    <w:rsid w:val="00EE45A8"/>
    <w:rsid w:val="00EE5FF0"/>
    <w:rsid w:val="00EE7376"/>
    <w:rsid w:val="00EF0666"/>
    <w:rsid w:val="00EF0683"/>
    <w:rsid w:val="00EF0C9B"/>
    <w:rsid w:val="00EF20AE"/>
    <w:rsid w:val="00EF3514"/>
    <w:rsid w:val="00EF6AD2"/>
    <w:rsid w:val="00F00C53"/>
    <w:rsid w:val="00F04D83"/>
    <w:rsid w:val="00F12E58"/>
    <w:rsid w:val="00F1412B"/>
    <w:rsid w:val="00F15745"/>
    <w:rsid w:val="00F24E4E"/>
    <w:rsid w:val="00F259F6"/>
    <w:rsid w:val="00F2753E"/>
    <w:rsid w:val="00F37C5B"/>
    <w:rsid w:val="00F4145D"/>
    <w:rsid w:val="00F45E00"/>
    <w:rsid w:val="00F52F5E"/>
    <w:rsid w:val="00F53777"/>
    <w:rsid w:val="00F553E2"/>
    <w:rsid w:val="00F565D7"/>
    <w:rsid w:val="00F63D7B"/>
    <w:rsid w:val="00F63EB8"/>
    <w:rsid w:val="00F64361"/>
    <w:rsid w:val="00F65E5A"/>
    <w:rsid w:val="00F6728A"/>
    <w:rsid w:val="00F9174D"/>
    <w:rsid w:val="00F971FB"/>
    <w:rsid w:val="00FA0414"/>
    <w:rsid w:val="00FA2FA8"/>
    <w:rsid w:val="00FA3219"/>
    <w:rsid w:val="00FA663F"/>
    <w:rsid w:val="00FA6BCE"/>
    <w:rsid w:val="00FB0C68"/>
    <w:rsid w:val="00FB2890"/>
    <w:rsid w:val="00FB5ABC"/>
    <w:rsid w:val="00FB614D"/>
    <w:rsid w:val="00FB7DF8"/>
    <w:rsid w:val="00FC29F4"/>
    <w:rsid w:val="00FD63D9"/>
    <w:rsid w:val="00FD79F5"/>
    <w:rsid w:val="00FE3D50"/>
    <w:rsid w:val="00FF13AB"/>
    <w:rsid w:val="00FF622B"/>
    <w:rsid w:val="00FF78D1"/>
    <w:rsid w:val="00FF7FEB"/>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11771"/>
  <w15:chartTrackingRefBased/>
  <w15:docId w15:val="{B6637614-672A-634A-B0F3-718D782D1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122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6C8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436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1222"/>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A91222"/>
  </w:style>
  <w:style w:type="paragraph" w:customStyle="1" w:styleId="gtfootnote">
    <w:name w:val="gt_footnote"/>
    <w:basedOn w:val="Normal"/>
    <w:rsid w:val="00070A95"/>
    <w:pPr>
      <w:spacing w:before="100" w:beforeAutospacing="1" w:after="100" w:afterAutospacing="1"/>
    </w:pPr>
    <w:rPr>
      <w:rFonts w:eastAsiaTheme="minorEastAsia"/>
    </w:rPr>
  </w:style>
  <w:style w:type="character" w:styleId="Strong">
    <w:name w:val="Strong"/>
    <w:basedOn w:val="DefaultParagraphFont"/>
    <w:uiPriority w:val="22"/>
    <w:qFormat/>
    <w:rsid w:val="00070A95"/>
    <w:rPr>
      <w:b/>
      <w:bCs/>
    </w:rPr>
  </w:style>
  <w:style w:type="character" w:styleId="Emphasis">
    <w:name w:val="Emphasis"/>
    <w:basedOn w:val="DefaultParagraphFont"/>
    <w:uiPriority w:val="20"/>
    <w:qFormat/>
    <w:rsid w:val="00070A95"/>
    <w:rPr>
      <w:i/>
      <w:iCs/>
    </w:rPr>
  </w:style>
  <w:style w:type="paragraph" w:styleId="Caption">
    <w:name w:val="caption"/>
    <w:basedOn w:val="Normal"/>
    <w:next w:val="Normal"/>
    <w:uiPriority w:val="35"/>
    <w:unhideWhenUsed/>
    <w:qFormat/>
    <w:rsid w:val="00B01F98"/>
    <w:pPr>
      <w:spacing w:after="200"/>
    </w:pPr>
    <w:rPr>
      <w:i/>
      <w:iCs/>
      <w:color w:val="44546A" w:themeColor="text2"/>
      <w:sz w:val="18"/>
      <w:szCs w:val="18"/>
    </w:rPr>
  </w:style>
  <w:style w:type="character" w:customStyle="1" w:styleId="Heading2Char">
    <w:name w:val="Heading 2 Char"/>
    <w:basedOn w:val="DefaultParagraphFont"/>
    <w:link w:val="Heading2"/>
    <w:uiPriority w:val="9"/>
    <w:rsid w:val="00E56C88"/>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EE5FF0"/>
    <w:rPr>
      <w:sz w:val="16"/>
      <w:szCs w:val="16"/>
    </w:rPr>
  </w:style>
  <w:style w:type="paragraph" w:styleId="CommentText">
    <w:name w:val="annotation text"/>
    <w:basedOn w:val="Normal"/>
    <w:link w:val="CommentTextChar"/>
    <w:uiPriority w:val="99"/>
    <w:unhideWhenUsed/>
    <w:rsid w:val="00EE5FF0"/>
    <w:rPr>
      <w:sz w:val="20"/>
      <w:szCs w:val="20"/>
    </w:rPr>
  </w:style>
  <w:style w:type="character" w:customStyle="1" w:styleId="CommentTextChar">
    <w:name w:val="Comment Text Char"/>
    <w:basedOn w:val="DefaultParagraphFont"/>
    <w:link w:val="CommentText"/>
    <w:uiPriority w:val="99"/>
    <w:rsid w:val="00EE5FF0"/>
    <w:rPr>
      <w:sz w:val="20"/>
      <w:szCs w:val="20"/>
    </w:rPr>
  </w:style>
  <w:style w:type="paragraph" w:styleId="CommentSubject">
    <w:name w:val="annotation subject"/>
    <w:basedOn w:val="CommentText"/>
    <w:next w:val="CommentText"/>
    <w:link w:val="CommentSubjectChar"/>
    <w:uiPriority w:val="99"/>
    <w:semiHidden/>
    <w:unhideWhenUsed/>
    <w:rsid w:val="00EE5FF0"/>
    <w:rPr>
      <w:b/>
      <w:bCs/>
    </w:rPr>
  </w:style>
  <w:style w:type="character" w:customStyle="1" w:styleId="CommentSubjectChar">
    <w:name w:val="Comment Subject Char"/>
    <w:basedOn w:val="CommentTextChar"/>
    <w:link w:val="CommentSubject"/>
    <w:uiPriority w:val="99"/>
    <w:semiHidden/>
    <w:rsid w:val="00EE5FF0"/>
    <w:rPr>
      <w:b/>
      <w:bCs/>
      <w:sz w:val="20"/>
      <w:szCs w:val="20"/>
    </w:rPr>
  </w:style>
  <w:style w:type="character" w:styleId="Hyperlink">
    <w:name w:val="Hyperlink"/>
    <w:basedOn w:val="DefaultParagraphFont"/>
    <w:uiPriority w:val="99"/>
    <w:unhideWhenUsed/>
    <w:rsid w:val="007A3261"/>
    <w:rPr>
      <w:color w:val="0563C1" w:themeColor="hyperlink"/>
      <w:u w:val="single"/>
    </w:rPr>
  </w:style>
  <w:style w:type="character" w:styleId="UnresolvedMention">
    <w:name w:val="Unresolved Mention"/>
    <w:basedOn w:val="DefaultParagraphFont"/>
    <w:uiPriority w:val="99"/>
    <w:semiHidden/>
    <w:unhideWhenUsed/>
    <w:rsid w:val="007A3261"/>
    <w:rPr>
      <w:color w:val="605E5C"/>
      <w:shd w:val="clear" w:color="auto" w:fill="E1DFDD"/>
    </w:rPr>
  </w:style>
  <w:style w:type="paragraph" w:styleId="ListParagraph">
    <w:name w:val="List Paragraph"/>
    <w:basedOn w:val="Normal"/>
    <w:uiPriority w:val="34"/>
    <w:qFormat/>
    <w:rsid w:val="00FF7FEB"/>
    <w:pPr>
      <w:ind w:left="720"/>
      <w:contextualSpacing/>
    </w:pPr>
  </w:style>
  <w:style w:type="character" w:customStyle="1" w:styleId="Heading3Char">
    <w:name w:val="Heading 3 Char"/>
    <w:basedOn w:val="DefaultParagraphFont"/>
    <w:link w:val="Heading3"/>
    <w:uiPriority w:val="9"/>
    <w:rsid w:val="00F64361"/>
    <w:rPr>
      <w:rFonts w:asciiTheme="majorHAnsi" w:eastAsiaTheme="majorEastAsia" w:hAnsiTheme="majorHAnsi" w:cstheme="majorBidi"/>
      <w:color w:val="1F3763" w:themeColor="accent1" w:themeShade="7F"/>
    </w:rPr>
  </w:style>
  <w:style w:type="character" w:customStyle="1" w:styleId="gtcolumnspanner2">
    <w:name w:val="gt_column_spanner2"/>
    <w:basedOn w:val="DefaultParagraphFont"/>
    <w:rsid w:val="00A148E7"/>
  </w:style>
  <w:style w:type="paragraph" w:styleId="TOC1">
    <w:name w:val="toc 1"/>
    <w:basedOn w:val="Normal"/>
    <w:next w:val="Normal"/>
    <w:autoRedefine/>
    <w:uiPriority w:val="39"/>
    <w:unhideWhenUsed/>
    <w:rsid w:val="00CC40BF"/>
    <w:pPr>
      <w:spacing w:after="100"/>
    </w:pPr>
  </w:style>
  <w:style w:type="paragraph" w:styleId="TOC2">
    <w:name w:val="toc 2"/>
    <w:basedOn w:val="Normal"/>
    <w:next w:val="Normal"/>
    <w:autoRedefine/>
    <w:uiPriority w:val="39"/>
    <w:unhideWhenUsed/>
    <w:rsid w:val="00CC40BF"/>
    <w:pPr>
      <w:spacing w:after="100"/>
      <w:ind w:left="240"/>
    </w:pPr>
  </w:style>
  <w:style w:type="paragraph" w:styleId="BalloonText">
    <w:name w:val="Balloon Text"/>
    <w:basedOn w:val="Normal"/>
    <w:link w:val="BalloonTextChar"/>
    <w:uiPriority w:val="99"/>
    <w:semiHidden/>
    <w:unhideWhenUsed/>
    <w:rsid w:val="00266CE1"/>
    <w:rPr>
      <w:sz w:val="18"/>
      <w:szCs w:val="18"/>
    </w:rPr>
  </w:style>
  <w:style w:type="character" w:customStyle="1" w:styleId="BalloonTextChar">
    <w:name w:val="Balloon Text Char"/>
    <w:basedOn w:val="DefaultParagraphFont"/>
    <w:link w:val="BalloonText"/>
    <w:uiPriority w:val="99"/>
    <w:semiHidden/>
    <w:rsid w:val="00266CE1"/>
    <w:rPr>
      <w:rFonts w:ascii="Times New Roman" w:hAnsi="Times New Roman" w:cs="Times New Roman"/>
      <w:sz w:val="18"/>
      <w:szCs w:val="18"/>
    </w:rPr>
  </w:style>
  <w:style w:type="paragraph" w:styleId="Bibliography">
    <w:name w:val="Bibliography"/>
    <w:basedOn w:val="Normal"/>
    <w:next w:val="Normal"/>
    <w:uiPriority w:val="37"/>
    <w:unhideWhenUsed/>
    <w:rsid w:val="00206C94"/>
    <w:pPr>
      <w:ind w:left="720" w:hanging="720"/>
    </w:pPr>
  </w:style>
  <w:style w:type="paragraph" w:styleId="FootnoteText">
    <w:name w:val="footnote text"/>
    <w:basedOn w:val="Normal"/>
    <w:link w:val="FootnoteTextChar"/>
    <w:uiPriority w:val="99"/>
    <w:semiHidden/>
    <w:unhideWhenUsed/>
    <w:rsid w:val="00206C94"/>
    <w:rPr>
      <w:sz w:val="20"/>
      <w:szCs w:val="20"/>
    </w:rPr>
  </w:style>
  <w:style w:type="character" w:customStyle="1" w:styleId="FootnoteTextChar">
    <w:name w:val="Footnote Text Char"/>
    <w:basedOn w:val="DefaultParagraphFont"/>
    <w:link w:val="FootnoteText"/>
    <w:uiPriority w:val="99"/>
    <w:semiHidden/>
    <w:rsid w:val="00206C94"/>
    <w:rPr>
      <w:sz w:val="20"/>
      <w:szCs w:val="20"/>
    </w:rPr>
  </w:style>
  <w:style w:type="character" w:styleId="FootnoteReference">
    <w:name w:val="footnote reference"/>
    <w:basedOn w:val="DefaultParagraphFont"/>
    <w:uiPriority w:val="99"/>
    <w:semiHidden/>
    <w:unhideWhenUsed/>
    <w:rsid w:val="00206C94"/>
    <w:rPr>
      <w:vertAlign w:val="superscript"/>
    </w:rPr>
  </w:style>
  <w:style w:type="character" w:styleId="FollowedHyperlink">
    <w:name w:val="FollowedHyperlink"/>
    <w:basedOn w:val="DefaultParagraphFont"/>
    <w:uiPriority w:val="99"/>
    <w:semiHidden/>
    <w:unhideWhenUsed/>
    <w:rsid w:val="00DD7506"/>
    <w:rPr>
      <w:color w:val="954F72" w:themeColor="followedHyperlink"/>
      <w:u w:val="single"/>
    </w:rPr>
  </w:style>
  <w:style w:type="paragraph" w:styleId="Revision">
    <w:name w:val="Revision"/>
    <w:hidden/>
    <w:uiPriority w:val="99"/>
    <w:semiHidden/>
    <w:rsid w:val="00BF3A5D"/>
  </w:style>
  <w:style w:type="paragraph" w:styleId="Footer">
    <w:name w:val="footer"/>
    <w:basedOn w:val="Normal"/>
    <w:link w:val="FooterChar"/>
    <w:uiPriority w:val="99"/>
    <w:unhideWhenUsed/>
    <w:rsid w:val="00025FD1"/>
    <w:pPr>
      <w:tabs>
        <w:tab w:val="center" w:pos="4680"/>
        <w:tab w:val="right" w:pos="9360"/>
      </w:tabs>
    </w:pPr>
  </w:style>
  <w:style w:type="character" w:customStyle="1" w:styleId="FooterChar">
    <w:name w:val="Footer Char"/>
    <w:basedOn w:val="DefaultParagraphFont"/>
    <w:link w:val="Footer"/>
    <w:uiPriority w:val="99"/>
    <w:rsid w:val="00025FD1"/>
  </w:style>
  <w:style w:type="character" w:styleId="PageNumber">
    <w:name w:val="page number"/>
    <w:basedOn w:val="DefaultParagraphFont"/>
    <w:uiPriority w:val="99"/>
    <w:semiHidden/>
    <w:unhideWhenUsed/>
    <w:rsid w:val="00025FD1"/>
  </w:style>
  <w:style w:type="character" w:styleId="EndnoteReference">
    <w:name w:val="endnote reference"/>
    <w:basedOn w:val="DefaultParagraphFont"/>
    <w:uiPriority w:val="99"/>
    <w:semiHidden/>
    <w:unhideWhenUsed/>
    <w:rsid w:val="00E92412"/>
    <w:rPr>
      <w:vertAlign w:val="superscript"/>
    </w:rPr>
  </w:style>
  <w:style w:type="paragraph" w:styleId="Header">
    <w:name w:val="header"/>
    <w:basedOn w:val="Normal"/>
    <w:link w:val="HeaderChar"/>
    <w:uiPriority w:val="99"/>
    <w:unhideWhenUsed/>
    <w:rsid w:val="00720CBC"/>
    <w:pPr>
      <w:tabs>
        <w:tab w:val="center" w:pos="4680"/>
        <w:tab w:val="right" w:pos="9360"/>
      </w:tabs>
    </w:pPr>
  </w:style>
  <w:style w:type="character" w:customStyle="1" w:styleId="HeaderChar">
    <w:name w:val="Header Char"/>
    <w:basedOn w:val="DefaultParagraphFont"/>
    <w:link w:val="Header"/>
    <w:uiPriority w:val="99"/>
    <w:rsid w:val="00720C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640144">
      <w:bodyDiv w:val="1"/>
      <w:marLeft w:val="0"/>
      <w:marRight w:val="0"/>
      <w:marTop w:val="0"/>
      <w:marBottom w:val="0"/>
      <w:divBdr>
        <w:top w:val="none" w:sz="0" w:space="0" w:color="auto"/>
        <w:left w:val="none" w:sz="0" w:space="0" w:color="auto"/>
        <w:bottom w:val="none" w:sz="0" w:space="0" w:color="auto"/>
        <w:right w:val="none" w:sz="0" w:space="0" w:color="auto"/>
      </w:divBdr>
    </w:div>
    <w:div w:id="209923768">
      <w:bodyDiv w:val="1"/>
      <w:marLeft w:val="0"/>
      <w:marRight w:val="0"/>
      <w:marTop w:val="0"/>
      <w:marBottom w:val="0"/>
      <w:divBdr>
        <w:top w:val="none" w:sz="0" w:space="0" w:color="auto"/>
        <w:left w:val="none" w:sz="0" w:space="0" w:color="auto"/>
        <w:bottom w:val="none" w:sz="0" w:space="0" w:color="auto"/>
        <w:right w:val="none" w:sz="0" w:space="0" w:color="auto"/>
      </w:divBdr>
      <w:divsChild>
        <w:div w:id="666521065">
          <w:marLeft w:val="0"/>
          <w:marRight w:val="0"/>
          <w:marTop w:val="0"/>
          <w:marBottom w:val="0"/>
          <w:divBdr>
            <w:top w:val="none" w:sz="0" w:space="0" w:color="auto"/>
            <w:left w:val="none" w:sz="0" w:space="0" w:color="auto"/>
            <w:bottom w:val="none" w:sz="0" w:space="0" w:color="auto"/>
            <w:right w:val="none" w:sz="0" w:space="0" w:color="auto"/>
          </w:divBdr>
        </w:div>
      </w:divsChild>
    </w:div>
    <w:div w:id="358705414">
      <w:bodyDiv w:val="1"/>
      <w:marLeft w:val="0"/>
      <w:marRight w:val="0"/>
      <w:marTop w:val="0"/>
      <w:marBottom w:val="0"/>
      <w:divBdr>
        <w:top w:val="none" w:sz="0" w:space="0" w:color="auto"/>
        <w:left w:val="none" w:sz="0" w:space="0" w:color="auto"/>
        <w:bottom w:val="none" w:sz="0" w:space="0" w:color="auto"/>
        <w:right w:val="none" w:sz="0" w:space="0" w:color="auto"/>
      </w:divBdr>
      <w:divsChild>
        <w:div w:id="589434578">
          <w:marLeft w:val="0"/>
          <w:marRight w:val="0"/>
          <w:marTop w:val="0"/>
          <w:marBottom w:val="0"/>
          <w:divBdr>
            <w:top w:val="none" w:sz="0" w:space="0" w:color="auto"/>
            <w:left w:val="none" w:sz="0" w:space="0" w:color="auto"/>
            <w:bottom w:val="none" w:sz="0" w:space="0" w:color="auto"/>
            <w:right w:val="none" w:sz="0" w:space="0" w:color="auto"/>
          </w:divBdr>
        </w:div>
      </w:divsChild>
    </w:div>
    <w:div w:id="631446504">
      <w:bodyDiv w:val="1"/>
      <w:marLeft w:val="0"/>
      <w:marRight w:val="0"/>
      <w:marTop w:val="0"/>
      <w:marBottom w:val="0"/>
      <w:divBdr>
        <w:top w:val="none" w:sz="0" w:space="0" w:color="auto"/>
        <w:left w:val="none" w:sz="0" w:space="0" w:color="auto"/>
        <w:bottom w:val="none" w:sz="0" w:space="0" w:color="auto"/>
        <w:right w:val="none" w:sz="0" w:space="0" w:color="auto"/>
      </w:divBdr>
      <w:divsChild>
        <w:div w:id="1194878891">
          <w:marLeft w:val="0"/>
          <w:marRight w:val="0"/>
          <w:marTop w:val="0"/>
          <w:marBottom w:val="0"/>
          <w:divBdr>
            <w:top w:val="none" w:sz="0" w:space="0" w:color="auto"/>
            <w:left w:val="none" w:sz="0" w:space="0" w:color="auto"/>
            <w:bottom w:val="none" w:sz="0" w:space="0" w:color="auto"/>
            <w:right w:val="none" w:sz="0" w:space="0" w:color="auto"/>
          </w:divBdr>
          <w:divsChild>
            <w:div w:id="564416061">
              <w:marLeft w:val="0"/>
              <w:marRight w:val="0"/>
              <w:marTop w:val="0"/>
              <w:marBottom w:val="0"/>
              <w:divBdr>
                <w:top w:val="none" w:sz="0" w:space="0" w:color="auto"/>
                <w:left w:val="none" w:sz="0" w:space="0" w:color="auto"/>
                <w:bottom w:val="none" w:sz="0" w:space="0" w:color="auto"/>
                <w:right w:val="none" w:sz="0" w:space="0" w:color="auto"/>
              </w:divBdr>
              <w:divsChild>
                <w:div w:id="1633751799">
                  <w:marLeft w:val="0"/>
                  <w:marRight w:val="0"/>
                  <w:marTop w:val="0"/>
                  <w:marBottom w:val="0"/>
                  <w:divBdr>
                    <w:top w:val="none" w:sz="0" w:space="0" w:color="auto"/>
                    <w:left w:val="none" w:sz="0" w:space="0" w:color="auto"/>
                    <w:bottom w:val="none" w:sz="0" w:space="0" w:color="auto"/>
                    <w:right w:val="none" w:sz="0" w:space="0" w:color="auto"/>
                  </w:divBdr>
                  <w:divsChild>
                    <w:div w:id="180377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337005">
      <w:bodyDiv w:val="1"/>
      <w:marLeft w:val="0"/>
      <w:marRight w:val="0"/>
      <w:marTop w:val="0"/>
      <w:marBottom w:val="0"/>
      <w:divBdr>
        <w:top w:val="none" w:sz="0" w:space="0" w:color="auto"/>
        <w:left w:val="none" w:sz="0" w:space="0" w:color="auto"/>
        <w:bottom w:val="none" w:sz="0" w:space="0" w:color="auto"/>
        <w:right w:val="none" w:sz="0" w:space="0" w:color="auto"/>
      </w:divBdr>
    </w:div>
    <w:div w:id="682053088">
      <w:bodyDiv w:val="1"/>
      <w:marLeft w:val="0"/>
      <w:marRight w:val="0"/>
      <w:marTop w:val="0"/>
      <w:marBottom w:val="0"/>
      <w:divBdr>
        <w:top w:val="none" w:sz="0" w:space="0" w:color="auto"/>
        <w:left w:val="none" w:sz="0" w:space="0" w:color="auto"/>
        <w:bottom w:val="none" w:sz="0" w:space="0" w:color="auto"/>
        <w:right w:val="none" w:sz="0" w:space="0" w:color="auto"/>
      </w:divBdr>
      <w:divsChild>
        <w:div w:id="861744649">
          <w:marLeft w:val="0"/>
          <w:marRight w:val="0"/>
          <w:marTop w:val="0"/>
          <w:marBottom w:val="0"/>
          <w:divBdr>
            <w:top w:val="none" w:sz="0" w:space="0" w:color="auto"/>
            <w:left w:val="none" w:sz="0" w:space="0" w:color="auto"/>
            <w:bottom w:val="none" w:sz="0" w:space="0" w:color="auto"/>
            <w:right w:val="none" w:sz="0" w:space="0" w:color="auto"/>
          </w:divBdr>
        </w:div>
      </w:divsChild>
    </w:div>
    <w:div w:id="886913220">
      <w:bodyDiv w:val="1"/>
      <w:marLeft w:val="0"/>
      <w:marRight w:val="0"/>
      <w:marTop w:val="0"/>
      <w:marBottom w:val="0"/>
      <w:divBdr>
        <w:top w:val="none" w:sz="0" w:space="0" w:color="auto"/>
        <w:left w:val="none" w:sz="0" w:space="0" w:color="auto"/>
        <w:bottom w:val="none" w:sz="0" w:space="0" w:color="auto"/>
        <w:right w:val="none" w:sz="0" w:space="0" w:color="auto"/>
      </w:divBdr>
      <w:divsChild>
        <w:div w:id="1045065514">
          <w:marLeft w:val="0"/>
          <w:marRight w:val="0"/>
          <w:marTop w:val="0"/>
          <w:marBottom w:val="0"/>
          <w:divBdr>
            <w:top w:val="none" w:sz="0" w:space="0" w:color="auto"/>
            <w:left w:val="none" w:sz="0" w:space="0" w:color="auto"/>
            <w:bottom w:val="none" w:sz="0" w:space="0" w:color="auto"/>
            <w:right w:val="none" w:sz="0" w:space="0" w:color="auto"/>
          </w:divBdr>
        </w:div>
      </w:divsChild>
    </w:div>
    <w:div w:id="978724289">
      <w:bodyDiv w:val="1"/>
      <w:marLeft w:val="0"/>
      <w:marRight w:val="0"/>
      <w:marTop w:val="0"/>
      <w:marBottom w:val="0"/>
      <w:divBdr>
        <w:top w:val="none" w:sz="0" w:space="0" w:color="auto"/>
        <w:left w:val="none" w:sz="0" w:space="0" w:color="auto"/>
        <w:bottom w:val="none" w:sz="0" w:space="0" w:color="auto"/>
        <w:right w:val="none" w:sz="0" w:space="0" w:color="auto"/>
      </w:divBdr>
    </w:div>
    <w:div w:id="1051001631">
      <w:bodyDiv w:val="1"/>
      <w:marLeft w:val="0"/>
      <w:marRight w:val="0"/>
      <w:marTop w:val="0"/>
      <w:marBottom w:val="0"/>
      <w:divBdr>
        <w:top w:val="none" w:sz="0" w:space="0" w:color="auto"/>
        <w:left w:val="none" w:sz="0" w:space="0" w:color="auto"/>
        <w:bottom w:val="none" w:sz="0" w:space="0" w:color="auto"/>
        <w:right w:val="none" w:sz="0" w:space="0" w:color="auto"/>
      </w:divBdr>
      <w:divsChild>
        <w:div w:id="1232887826">
          <w:marLeft w:val="0"/>
          <w:marRight w:val="0"/>
          <w:marTop w:val="0"/>
          <w:marBottom w:val="0"/>
          <w:divBdr>
            <w:top w:val="none" w:sz="0" w:space="0" w:color="auto"/>
            <w:left w:val="none" w:sz="0" w:space="0" w:color="auto"/>
            <w:bottom w:val="none" w:sz="0" w:space="0" w:color="auto"/>
            <w:right w:val="none" w:sz="0" w:space="0" w:color="auto"/>
          </w:divBdr>
        </w:div>
      </w:divsChild>
    </w:div>
    <w:div w:id="1092355363">
      <w:bodyDiv w:val="1"/>
      <w:marLeft w:val="0"/>
      <w:marRight w:val="0"/>
      <w:marTop w:val="0"/>
      <w:marBottom w:val="0"/>
      <w:divBdr>
        <w:top w:val="none" w:sz="0" w:space="0" w:color="auto"/>
        <w:left w:val="none" w:sz="0" w:space="0" w:color="auto"/>
        <w:bottom w:val="none" w:sz="0" w:space="0" w:color="auto"/>
        <w:right w:val="none" w:sz="0" w:space="0" w:color="auto"/>
      </w:divBdr>
      <w:divsChild>
        <w:div w:id="1784613286">
          <w:marLeft w:val="0"/>
          <w:marRight w:val="0"/>
          <w:marTop w:val="0"/>
          <w:marBottom w:val="0"/>
          <w:divBdr>
            <w:top w:val="none" w:sz="0" w:space="0" w:color="auto"/>
            <w:left w:val="none" w:sz="0" w:space="0" w:color="auto"/>
            <w:bottom w:val="none" w:sz="0" w:space="0" w:color="auto"/>
            <w:right w:val="none" w:sz="0" w:space="0" w:color="auto"/>
          </w:divBdr>
        </w:div>
      </w:divsChild>
    </w:div>
    <w:div w:id="1294409290">
      <w:bodyDiv w:val="1"/>
      <w:marLeft w:val="0"/>
      <w:marRight w:val="0"/>
      <w:marTop w:val="0"/>
      <w:marBottom w:val="0"/>
      <w:divBdr>
        <w:top w:val="none" w:sz="0" w:space="0" w:color="auto"/>
        <w:left w:val="none" w:sz="0" w:space="0" w:color="auto"/>
        <w:bottom w:val="none" w:sz="0" w:space="0" w:color="auto"/>
        <w:right w:val="none" w:sz="0" w:space="0" w:color="auto"/>
      </w:divBdr>
      <w:divsChild>
        <w:div w:id="828257012">
          <w:marLeft w:val="0"/>
          <w:marRight w:val="0"/>
          <w:marTop w:val="0"/>
          <w:marBottom w:val="0"/>
          <w:divBdr>
            <w:top w:val="none" w:sz="0" w:space="0" w:color="auto"/>
            <w:left w:val="none" w:sz="0" w:space="0" w:color="auto"/>
            <w:bottom w:val="none" w:sz="0" w:space="0" w:color="auto"/>
            <w:right w:val="none" w:sz="0" w:space="0" w:color="auto"/>
          </w:divBdr>
        </w:div>
      </w:divsChild>
    </w:div>
    <w:div w:id="1514957298">
      <w:bodyDiv w:val="1"/>
      <w:marLeft w:val="0"/>
      <w:marRight w:val="0"/>
      <w:marTop w:val="0"/>
      <w:marBottom w:val="0"/>
      <w:divBdr>
        <w:top w:val="none" w:sz="0" w:space="0" w:color="auto"/>
        <w:left w:val="none" w:sz="0" w:space="0" w:color="auto"/>
        <w:bottom w:val="none" w:sz="0" w:space="0" w:color="auto"/>
        <w:right w:val="none" w:sz="0" w:space="0" w:color="auto"/>
      </w:divBdr>
    </w:div>
    <w:div w:id="1629042746">
      <w:bodyDiv w:val="1"/>
      <w:marLeft w:val="0"/>
      <w:marRight w:val="0"/>
      <w:marTop w:val="0"/>
      <w:marBottom w:val="0"/>
      <w:divBdr>
        <w:top w:val="none" w:sz="0" w:space="0" w:color="auto"/>
        <w:left w:val="none" w:sz="0" w:space="0" w:color="auto"/>
        <w:bottom w:val="none" w:sz="0" w:space="0" w:color="auto"/>
        <w:right w:val="none" w:sz="0" w:space="0" w:color="auto"/>
      </w:divBdr>
      <w:divsChild>
        <w:div w:id="35589614">
          <w:marLeft w:val="0"/>
          <w:marRight w:val="0"/>
          <w:marTop w:val="0"/>
          <w:marBottom w:val="0"/>
          <w:divBdr>
            <w:top w:val="none" w:sz="0" w:space="0" w:color="auto"/>
            <w:left w:val="none" w:sz="0" w:space="0" w:color="auto"/>
            <w:bottom w:val="none" w:sz="0" w:space="0" w:color="auto"/>
            <w:right w:val="none" w:sz="0" w:space="0" w:color="auto"/>
          </w:divBdr>
        </w:div>
      </w:divsChild>
    </w:div>
    <w:div w:id="1638097565">
      <w:bodyDiv w:val="1"/>
      <w:marLeft w:val="0"/>
      <w:marRight w:val="0"/>
      <w:marTop w:val="0"/>
      <w:marBottom w:val="0"/>
      <w:divBdr>
        <w:top w:val="none" w:sz="0" w:space="0" w:color="auto"/>
        <w:left w:val="none" w:sz="0" w:space="0" w:color="auto"/>
        <w:bottom w:val="none" w:sz="0" w:space="0" w:color="auto"/>
        <w:right w:val="none" w:sz="0" w:space="0" w:color="auto"/>
      </w:divBdr>
      <w:divsChild>
        <w:div w:id="234315585">
          <w:marLeft w:val="0"/>
          <w:marRight w:val="0"/>
          <w:marTop w:val="0"/>
          <w:marBottom w:val="0"/>
          <w:divBdr>
            <w:top w:val="none" w:sz="0" w:space="0" w:color="auto"/>
            <w:left w:val="none" w:sz="0" w:space="0" w:color="auto"/>
            <w:bottom w:val="none" w:sz="0" w:space="0" w:color="auto"/>
            <w:right w:val="none" w:sz="0" w:space="0" w:color="auto"/>
          </w:divBdr>
        </w:div>
      </w:divsChild>
    </w:div>
    <w:div w:id="1797526559">
      <w:bodyDiv w:val="1"/>
      <w:marLeft w:val="0"/>
      <w:marRight w:val="0"/>
      <w:marTop w:val="0"/>
      <w:marBottom w:val="0"/>
      <w:divBdr>
        <w:top w:val="none" w:sz="0" w:space="0" w:color="auto"/>
        <w:left w:val="none" w:sz="0" w:space="0" w:color="auto"/>
        <w:bottom w:val="none" w:sz="0" w:space="0" w:color="auto"/>
        <w:right w:val="none" w:sz="0" w:space="0" w:color="auto"/>
      </w:divBdr>
      <w:divsChild>
        <w:div w:id="1253200674">
          <w:marLeft w:val="0"/>
          <w:marRight w:val="0"/>
          <w:marTop w:val="0"/>
          <w:marBottom w:val="0"/>
          <w:divBdr>
            <w:top w:val="none" w:sz="0" w:space="0" w:color="auto"/>
            <w:left w:val="none" w:sz="0" w:space="0" w:color="auto"/>
            <w:bottom w:val="none" w:sz="0" w:space="0" w:color="auto"/>
            <w:right w:val="none" w:sz="0" w:space="0" w:color="auto"/>
          </w:divBdr>
        </w:div>
      </w:divsChild>
    </w:div>
    <w:div w:id="2082284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footer" Target="footer1.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image" Target="media/image3.pn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16101</Words>
  <Characters>91779</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107665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Kiss</dc:creator>
  <cp:keywords/>
  <dc:description/>
  <cp:lastModifiedBy>Simon Kiss</cp:lastModifiedBy>
  <cp:revision>4</cp:revision>
  <cp:lastPrinted>2023-07-26T18:00:00Z</cp:lastPrinted>
  <dcterms:created xsi:type="dcterms:W3CDTF">2023-09-26T18:47:00Z</dcterms:created>
  <dcterms:modified xsi:type="dcterms:W3CDTF">2023-09-26T18:48:00Z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id="6GeTO20c"/&gt;&lt;style id="http://www.zotero.org/styles/chicago-author-date" locale="en-CA"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